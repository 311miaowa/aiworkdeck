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19E16">
      <w:pPr>
        <w:jc w:val="center"/>
        <w:rPr>
          <w:rFonts w:ascii="Arial" w:hAnsi="Arial" w:eastAsia="楷体_GB2312" w:cs="Arial"/>
          <w:bCs/>
          <w:sz w:val="32"/>
          <w:szCs w:val="32"/>
          <w14:ligatures w14:val="standardContextual"/>
        </w:rPr>
      </w:pPr>
      <w:bookmarkStart w:id="15" w:name="_GoBack"/>
      <w:bookmarkEnd w:id="15"/>
    </w:p>
    <w:p w14:paraId="53A9397C">
      <w:pPr>
        <w:jc w:val="center"/>
        <w:rPr>
          <w:rFonts w:ascii="Arial" w:hAnsi="Arial" w:eastAsia="楷体_GB2312" w:cs="Arial"/>
          <w:sz w:val="28"/>
          <w:szCs w:val="28"/>
          <w14:ligatures w14:val="standardContextual"/>
        </w:rPr>
      </w:pPr>
    </w:p>
    <w:p w14:paraId="12180FF2">
      <w:pPr>
        <w:jc w:val="center"/>
        <w:rPr>
          <w:rFonts w:ascii="Arial" w:hAnsi="Arial" w:eastAsia="楷体_GB2312" w:cs="Arial"/>
          <w:sz w:val="28"/>
          <w:szCs w:val="28"/>
          <w14:ligatures w14:val="standardContextual"/>
        </w:rPr>
      </w:pPr>
    </w:p>
    <w:p w14:paraId="4028819E">
      <w:pPr>
        <w:jc w:val="center"/>
        <w:rPr>
          <w:rFonts w:ascii="Arial" w:hAnsi="Arial" w:eastAsia="楷体_GB2312" w:cs="Arial"/>
          <w:sz w:val="28"/>
          <w:szCs w:val="28"/>
          <w14:ligatures w14:val="standardContextual"/>
        </w:rPr>
      </w:pPr>
    </w:p>
    <w:p w14:paraId="7F9854E0">
      <w:pPr>
        <w:jc w:val="center"/>
        <w:rPr>
          <w:rFonts w:ascii="Arial" w:hAnsi="Arial" w:eastAsia="楷体_GB2312" w:cs="Arial"/>
          <w:b/>
          <w:bCs/>
          <w:sz w:val="32"/>
          <w:szCs w:val="32"/>
          <w14:ligatures w14:val="standardContextual"/>
        </w:rPr>
      </w:pPr>
      <w:r>
        <w:rPr>
          <w:rFonts w:ascii="Arial" w:hAnsi="Arial" w:eastAsia="楷体_GB2312" w:cs="Arial"/>
          <w:b/>
          <w:bCs/>
          <w:sz w:val="32"/>
          <w:szCs w:val="32"/>
          <w14:ligatures w14:val="standardContextual"/>
        </w:rPr>
        <w:t>四川汇源光通信股份有限公司</w:t>
      </w:r>
    </w:p>
    <w:p w14:paraId="6D0167E8">
      <w:pPr>
        <w:jc w:val="center"/>
        <w:rPr>
          <w:rFonts w:ascii="Arial" w:hAnsi="Arial" w:eastAsia="楷体_GB2312" w:cs="Arial"/>
          <w:b/>
          <w:bCs/>
          <w:sz w:val="32"/>
          <w:szCs w:val="32"/>
          <w14:ligatures w14:val="standardContextual"/>
        </w:rPr>
      </w:pPr>
      <w:r>
        <w:rPr>
          <w:rFonts w:ascii="Arial" w:hAnsi="Arial" w:eastAsia="楷体_GB2312" w:cs="Arial"/>
          <w:b/>
          <w:bCs/>
          <w:sz w:val="32"/>
          <w:szCs w:val="32"/>
          <w14:ligatures w14:val="standardContextual"/>
        </w:rPr>
        <w:t>向特定对象发行A股股票</w:t>
      </w:r>
    </w:p>
    <w:p w14:paraId="69FC237E">
      <w:pPr>
        <w:jc w:val="center"/>
        <w:rPr>
          <w:rFonts w:ascii="Arial" w:hAnsi="Arial" w:eastAsia="楷体_GB2312" w:cs="Arial"/>
          <w:b/>
          <w:bCs/>
          <w:sz w:val="32"/>
          <w:szCs w:val="32"/>
          <w14:ligatures w14:val="standardContextual"/>
        </w:rPr>
      </w:pPr>
      <w:r>
        <w:rPr>
          <w:rFonts w:ascii="Arial" w:hAnsi="Arial" w:eastAsia="楷体_GB2312" w:cs="Arial"/>
          <w:b/>
          <w:bCs/>
          <w:sz w:val="32"/>
          <w:szCs w:val="32"/>
          <w14:ligatures w14:val="standardContextual"/>
        </w:rPr>
        <w:t>附条件生效的股份认购协议</w:t>
      </w:r>
    </w:p>
    <w:p w14:paraId="08EA8E7D">
      <w:pPr>
        <w:jc w:val="center"/>
        <w:rPr>
          <w:rFonts w:ascii="Arial" w:hAnsi="Arial" w:eastAsia="楷体_GB2312" w:cs="Arial"/>
          <w:b/>
          <w:bCs/>
          <w:sz w:val="28"/>
          <w:szCs w:val="28"/>
          <w14:ligatures w14:val="standardContextual"/>
        </w:rPr>
      </w:pPr>
    </w:p>
    <w:p w14:paraId="29691299">
      <w:pPr>
        <w:jc w:val="center"/>
        <w:rPr>
          <w:rFonts w:ascii="Arial" w:hAnsi="Arial" w:eastAsia="楷体_GB2312" w:cs="Arial"/>
          <w:b/>
          <w:bCs/>
          <w:sz w:val="28"/>
          <w:szCs w:val="28"/>
          <w14:ligatures w14:val="standardContextual"/>
        </w:rPr>
      </w:pPr>
    </w:p>
    <w:p w14:paraId="04F30F02">
      <w:pPr>
        <w:jc w:val="center"/>
        <w:rPr>
          <w:rFonts w:ascii="Arial" w:hAnsi="Arial" w:eastAsia="楷体_GB2312" w:cs="Arial"/>
          <w:b/>
          <w:bCs/>
          <w:sz w:val="28"/>
          <w:szCs w:val="28"/>
          <w14:ligatures w14:val="standardContextual"/>
        </w:rPr>
      </w:pPr>
    </w:p>
    <w:p w14:paraId="63809A82">
      <w:pPr>
        <w:jc w:val="center"/>
        <w:rPr>
          <w:rFonts w:ascii="Arial" w:hAnsi="Arial" w:eastAsia="楷体_GB2312" w:cs="Arial"/>
          <w:b/>
          <w:bCs/>
          <w:sz w:val="28"/>
          <w:szCs w:val="28"/>
          <w14:ligatures w14:val="standardContextual"/>
        </w:rPr>
      </w:pPr>
    </w:p>
    <w:p w14:paraId="3CC909CF">
      <w:pPr>
        <w:jc w:val="center"/>
        <w:rPr>
          <w:rFonts w:ascii="Arial" w:hAnsi="Arial" w:eastAsia="楷体_GB2312" w:cs="Arial"/>
          <w:b/>
          <w:bCs/>
          <w:sz w:val="28"/>
          <w:szCs w:val="28"/>
          <w14:ligatures w14:val="standardContextual"/>
        </w:rPr>
      </w:pPr>
    </w:p>
    <w:p w14:paraId="23981AAD">
      <w:pPr>
        <w:jc w:val="center"/>
        <w:rPr>
          <w:rFonts w:ascii="Arial" w:hAnsi="Arial" w:eastAsia="楷体_GB2312" w:cs="Arial"/>
          <w:b/>
          <w:bCs/>
          <w:sz w:val="28"/>
          <w:szCs w:val="28"/>
          <w14:ligatures w14:val="standardContextual"/>
        </w:rPr>
      </w:pPr>
    </w:p>
    <w:p w14:paraId="3EFB5278">
      <w:pPr>
        <w:jc w:val="center"/>
        <w:rPr>
          <w:rFonts w:ascii="Arial" w:hAnsi="Arial" w:eastAsia="楷体_GB2312" w:cs="Arial"/>
          <w:b/>
          <w:bCs/>
          <w:sz w:val="28"/>
          <w:szCs w:val="28"/>
          <w14:ligatures w14:val="standardContextual"/>
        </w:rPr>
      </w:pPr>
    </w:p>
    <w:p w14:paraId="4A97AC18">
      <w:pPr>
        <w:jc w:val="center"/>
        <w:rPr>
          <w:rFonts w:ascii="Arial" w:hAnsi="Arial" w:eastAsia="楷体_GB2312" w:cs="Arial"/>
          <w:b/>
          <w:bCs/>
          <w:sz w:val="28"/>
          <w:szCs w:val="28"/>
          <w14:ligatures w14:val="standardContextual"/>
        </w:rPr>
      </w:pPr>
      <w:r>
        <w:rPr>
          <w:rFonts w:ascii="Arial" w:hAnsi="Arial" w:eastAsia="楷体_GB2312" w:cs="Arial"/>
          <w:b/>
          <w:bCs/>
          <w:sz w:val="28"/>
          <w:szCs w:val="28"/>
          <w14:ligatures w14:val="standardContextual"/>
        </w:rPr>
        <w:t>二</w:t>
      </w:r>
      <w:r>
        <w:rPr>
          <w:rFonts w:ascii="Arial" w:hAnsi="Arial" w:eastAsia="微软雅黑" w:cs="Arial"/>
          <w:b/>
          <w:bCs/>
          <w:sz w:val="28"/>
          <w:szCs w:val="28"/>
          <w14:ligatures w14:val="standardContextual"/>
        </w:rPr>
        <w:t>〇</w:t>
      </w:r>
      <w:r>
        <w:rPr>
          <w:rFonts w:ascii="Arial" w:hAnsi="Arial" w:eastAsia="楷体_GB2312" w:cs="Arial"/>
          <w:b/>
          <w:bCs/>
          <w:sz w:val="28"/>
          <w:szCs w:val="28"/>
          <w14:ligatures w14:val="standardContextual"/>
        </w:rPr>
        <w:t>二五年</w:t>
      </w:r>
      <w:r>
        <w:rPr>
          <w:rFonts w:hint="eastAsia" w:ascii="Arial" w:hAnsi="Arial" w:eastAsia="楷体_GB2312" w:cs="Arial"/>
          <w:b/>
          <w:bCs/>
          <w:sz w:val="28"/>
          <w:szCs w:val="28"/>
          <w14:ligatures w14:val="standardContextual"/>
        </w:rPr>
        <w:t>十一</w:t>
      </w:r>
      <w:r>
        <w:rPr>
          <w:rFonts w:ascii="Arial" w:hAnsi="Arial" w:eastAsia="楷体_GB2312" w:cs="Arial"/>
          <w:b/>
          <w:bCs/>
          <w:sz w:val="28"/>
          <w:szCs w:val="28"/>
          <w14:ligatures w14:val="standardContextual"/>
        </w:rPr>
        <w:t>月</w:t>
      </w:r>
    </w:p>
    <w:p w14:paraId="37B20124">
      <w:pPr>
        <w:widowControl/>
        <w:jc w:val="left"/>
        <w:rPr>
          <w:rFonts w:ascii="Arial" w:hAnsi="Arial" w:eastAsia="楷体_GB2312" w:cs="Arial"/>
          <w:sz w:val="28"/>
          <w:szCs w:val="28"/>
          <w14:ligatures w14:val="standardContextual"/>
        </w:rPr>
      </w:pPr>
      <w:r>
        <w:rPr>
          <w:rFonts w:ascii="Arial" w:hAnsi="Arial" w:eastAsia="楷体_GB2312" w:cs="Arial"/>
          <w:sz w:val="28"/>
          <w:szCs w:val="28"/>
          <w14:ligatures w14:val="standardContextual"/>
        </w:rPr>
        <w:br w:type="page"/>
      </w:r>
    </w:p>
    <w:p w14:paraId="42E2958C">
      <w:pPr>
        <w:spacing w:line="360" w:lineRule="auto"/>
        <w:jc w:val="center"/>
        <w:rPr>
          <w:rFonts w:ascii="Arial" w:hAnsi="Arial" w:eastAsia="楷体_GB2312" w:cs="Arial"/>
          <w:b/>
          <w:bCs/>
          <w:sz w:val="28"/>
          <w:szCs w:val="28"/>
          <w14:ligatures w14:val="standardContextual"/>
        </w:rPr>
        <w:sectPr>
          <w:footerReference r:id="rId5" w:type="default"/>
          <w:pgSz w:w="11906" w:h="16838"/>
          <w:pgMar w:top="1440" w:right="1800" w:bottom="1440" w:left="1800" w:header="851" w:footer="992" w:gutter="0"/>
          <w:cols w:space="425" w:num="1"/>
          <w:docGrid w:type="lines" w:linePitch="312" w:charSpace="0"/>
        </w:sectPr>
      </w:pPr>
    </w:p>
    <w:p w14:paraId="0990030A">
      <w:pPr>
        <w:spacing w:line="360" w:lineRule="auto"/>
        <w:jc w:val="center"/>
        <w:rPr>
          <w:rFonts w:ascii="Arial" w:hAnsi="Arial" w:eastAsia="楷体_GB2312" w:cs="Arial"/>
          <w:b/>
          <w:bCs/>
          <w:sz w:val="28"/>
          <w:szCs w:val="28"/>
          <w14:ligatures w14:val="standardContextual"/>
        </w:rPr>
      </w:pPr>
      <w:r>
        <w:rPr>
          <w:rFonts w:ascii="Arial" w:hAnsi="Arial" w:eastAsia="楷体_GB2312" w:cs="Arial"/>
          <w:b/>
          <w:bCs/>
          <w:sz w:val="28"/>
          <w:szCs w:val="28"/>
          <w14:ligatures w14:val="standardContextual"/>
        </w:rPr>
        <w:t>目录</w:t>
      </w:r>
    </w:p>
    <w:sdt>
      <w:sdtPr>
        <w:rPr>
          <w:rFonts w:ascii="Arial" w:hAnsi="Arial" w:eastAsia="楷体_GB2312" w:cs="Arial"/>
          <w:sz w:val="28"/>
          <w:szCs w:val="28"/>
          <w:lang w:val="zh-CN"/>
          <w14:ligatures w14:val="standardContextual"/>
        </w:rPr>
        <w:id w:val="344139796"/>
        <w:docPartObj>
          <w:docPartGallery w:val="Table of Contents"/>
          <w:docPartUnique/>
        </w:docPartObj>
      </w:sdtPr>
      <w:sdtEndPr>
        <w:rPr>
          <w:rFonts w:ascii="Arial" w:hAnsi="Arial" w:eastAsia="楷体_GB2312" w:cs="Arial"/>
          <w:b/>
          <w:bCs/>
          <w:sz w:val="28"/>
          <w:szCs w:val="28"/>
          <w:lang w:val="zh-CN"/>
          <w14:ligatures w14:val="standardContextual"/>
        </w:rPr>
      </w:sdtEndPr>
      <w:sdtContent>
        <w:p w14:paraId="74D14EAD">
          <w:pPr>
            <w:keepNext/>
            <w:keepLines/>
            <w:widowControl/>
            <w:spacing w:before="240" w:line="259" w:lineRule="auto"/>
            <w:jc w:val="left"/>
            <w:rPr>
              <w:rFonts w:ascii="Arial" w:hAnsi="Arial" w:eastAsia="楷体_GB2312" w:cs="Arial"/>
              <w:color w:val="0F4761"/>
              <w:kern w:val="0"/>
              <w:sz w:val="28"/>
              <w:szCs w:val="28"/>
              <w14:ligatures w14:val="standardContextual"/>
            </w:rPr>
          </w:pPr>
        </w:p>
        <w:p w14:paraId="1CC43DF5">
          <w:pPr>
            <w:tabs>
              <w:tab w:val="right" w:leader="dot" w:pos="8296"/>
            </w:tabs>
            <w:rPr>
              <w:rFonts w:ascii="Arial" w:hAnsi="Arial" w:eastAsia="楷体_GB2312" w:cs="Arial"/>
              <w:szCs w:val="22"/>
            </w:rPr>
          </w:pPr>
          <w:r>
            <w:rPr>
              <w:rFonts w:ascii="Arial" w:hAnsi="Arial" w:eastAsia="楷体_GB2312" w:cs="Arial"/>
              <w:sz w:val="28"/>
              <w:szCs w:val="28"/>
              <w14:ligatures w14:val="standardContextual"/>
            </w:rPr>
            <w:fldChar w:fldCharType="begin"/>
          </w:r>
          <w:r>
            <w:rPr>
              <w:rFonts w:ascii="Arial" w:hAnsi="Arial" w:eastAsia="楷体_GB2312" w:cs="Arial"/>
              <w:sz w:val="28"/>
              <w:szCs w:val="28"/>
              <w14:ligatures w14:val="standardContextual"/>
            </w:rPr>
            <w:instrText xml:space="preserve"> TOC \o "1-3" \h \z \u </w:instrText>
          </w:r>
          <w:r>
            <w:rPr>
              <w:rFonts w:ascii="Arial" w:hAnsi="Arial" w:eastAsia="楷体_GB2312" w:cs="Arial"/>
              <w:sz w:val="28"/>
              <w:szCs w:val="28"/>
              <w14:ligatures w14:val="standardContextual"/>
            </w:rPr>
            <w:fldChar w:fldCharType="separate"/>
          </w:r>
          <w:r>
            <w:fldChar w:fldCharType="begin"/>
          </w:r>
          <w:r>
            <w:instrText xml:space="preserve"> HYPERLINK \l "_Toc192018051" </w:instrText>
          </w:r>
          <w:r>
            <w:fldChar w:fldCharType="separate"/>
          </w:r>
          <w:r>
            <w:rPr>
              <w:rFonts w:ascii="Arial" w:hAnsi="Arial" w:eastAsia="楷体_GB2312" w:cs="Arial"/>
              <w:bCs/>
              <w:sz w:val="24"/>
              <w:szCs w:val="28"/>
              <w14:ligatures w14:val="standardContextual"/>
            </w:rPr>
            <w:t>第一条  股份认购</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_Toc192018051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3</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2F89A444">
          <w:pPr>
            <w:tabs>
              <w:tab w:val="right" w:leader="dot" w:pos="8296"/>
            </w:tabs>
            <w:rPr>
              <w:rFonts w:ascii="Arial" w:hAnsi="Arial" w:eastAsia="楷体_GB2312" w:cs="Arial"/>
              <w:szCs w:val="22"/>
            </w:rPr>
          </w:pPr>
          <w:r>
            <w:fldChar w:fldCharType="begin"/>
          </w:r>
          <w:r>
            <w:instrText xml:space="preserve"> HYPERLINK \l "_Toc192018052" </w:instrText>
          </w:r>
          <w:r>
            <w:fldChar w:fldCharType="separate"/>
          </w:r>
          <w:r>
            <w:rPr>
              <w:rFonts w:ascii="Arial" w:hAnsi="Arial" w:eastAsia="楷体_GB2312" w:cs="Arial"/>
              <w:bCs/>
              <w:sz w:val="24"/>
              <w:szCs w:val="28"/>
              <w14:ligatures w14:val="standardContextual"/>
            </w:rPr>
            <w:t>第二条  认购价款的支付及股份交付</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_Toc192018052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4</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4E6F8A63">
          <w:pPr>
            <w:tabs>
              <w:tab w:val="right" w:leader="dot" w:pos="8296"/>
            </w:tabs>
            <w:rPr>
              <w:rFonts w:ascii="Arial" w:hAnsi="Arial" w:eastAsia="楷体_GB2312" w:cs="Arial"/>
              <w:szCs w:val="22"/>
            </w:rPr>
          </w:pPr>
          <w:r>
            <w:fldChar w:fldCharType="begin"/>
          </w:r>
          <w:r>
            <w:instrText xml:space="preserve"> HYPERLINK \l "_Toc192018053" </w:instrText>
          </w:r>
          <w:r>
            <w:fldChar w:fldCharType="separate"/>
          </w:r>
          <w:r>
            <w:rPr>
              <w:rFonts w:ascii="Arial" w:hAnsi="Arial" w:eastAsia="楷体_GB2312" w:cs="Arial"/>
              <w:bCs/>
              <w:sz w:val="24"/>
              <w:szCs w:val="28"/>
              <w14:ligatures w14:val="standardContextual"/>
            </w:rPr>
            <w:t>第三条  认购股份的限售期</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_Toc192018053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4</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281CCEF5">
          <w:pPr>
            <w:tabs>
              <w:tab w:val="right" w:leader="dot" w:pos="8296"/>
            </w:tabs>
            <w:rPr>
              <w:rFonts w:ascii="Arial" w:hAnsi="Arial" w:eastAsia="楷体_GB2312" w:cs="Arial"/>
              <w:szCs w:val="22"/>
            </w:rPr>
          </w:pPr>
          <w:r>
            <w:fldChar w:fldCharType="begin"/>
          </w:r>
          <w:r>
            <w:instrText xml:space="preserve"> HYPERLINK \l "_Toc192018054" </w:instrText>
          </w:r>
          <w:r>
            <w:fldChar w:fldCharType="separate"/>
          </w:r>
          <w:r>
            <w:rPr>
              <w:rFonts w:ascii="Arial" w:hAnsi="Arial" w:eastAsia="楷体_GB2312" w:cs="Arial"/>
              <w:bCs/>
              <w:sz w:val="24"/>
              <w:szCs w:val="28"/>
              <w14:ligatures w14:val="standardContextual"/>
            </w:rPr>
            <w:t>第四条  滚存利润</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_Toc192018054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5</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743C626B">
          <w:pPr>
            <w:tabs>
              <w:tab w:val="right" w:leader="dot" w:pos="8296"/>
            </w:tabs>
            <w:rPr>
              <w:rFonts w:ascii="Arial" w:hAnsi="Arial" w:eastAsia="楷体_GB2312" w:cs="Arial"/>
              <w:szCs w:val="22"/>
            </w:rPr>
          </w:pPr>
          <w:r>
            <w:fldChar w:fldCharType="begin"/>
          </w:r>
          <w:r>
            <w:instrText xml:space="preserve"> HYPERLINK \l "_Toc192018055" </w:instrText>
          </w:r>
          <w:r>
            <w:fldChar w:fldCharType="separate"/>
          </w:r>
          <w:r>
            <w:rPr>
              <w:rFonts w:ascii="Arial" w:hAnsi="Arial" w:eastAsia="楷体_GB2312" w:cs="Arial"/>
              <w:bCs/>
              <w:sz w:val="24"/>
              <w:szCs w:val="28"/>
              <w14:ligatures w14:val="standardContextual"/>
            </w:rPr>
            <w:t>第五条  陈述、保证与承诺</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_Toc192018055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5</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4B98A5C5">
          <w:pPr>
            <w:tabs>
              <w:tab w:val="right" w:leader="dot" w:pos="8296"/>
            </w:tabs>
            <w:rPr>
              <w:rFonts w:ascii="Arial" w:hAnsi="Arial" w:eastAsia="楷体_GB2312" w:cs="Arial"/>
              <w:szCs w:val="22"/>
            </w:rPr>
          </w:pPr>
          <w:r>
            <w:fldChar w:fldCharType="begin"/>
          </w:r>
          <w:r>
            <w:instrText xml:space="preserve"> HYPERLINK \l "_Toc192018056" </w:instrText>
          </w:r>
          <w:r>
            <w:fldChar w:fldCharType="separate"/>
          </w:r>
          <w:r>
            <w:rPr>
              <w:rFonts w:ascii="Arial" w:hAnsi="Arial" w:eastAsia="楷体_GB2312" w:cs="Arial"/>
              <w:bCs/>
              <w:sz w:val="24"/>
              <w:szCs w:val="28"/>
              <w14:ligatures w14:val="standardContextual"/>
            </w:rPr>
            <w:t>第六条  相关费用的承担</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_Toc192018056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6</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3A1C5CFE">
          <w:pPr>
            <w:tabs>
              <w:tab w:val="right" w:leader="dot" w:pos="8296"/>
            </w:tabs>
            <w:rPr>
              <w:rFonts w:ascii="Arial" w:hAnsi="Arial" w:eastAsia="楷体_GB2312" w:cs="Arial"/>
              <w:szCs w:val="22"/>
            </w:rPr>
          </w:pPr>
          <w:r>
            <w:fldChar w:fldCharType="begin"/>
          </w:r>
          <w:r>
            <w:instrText xml:space="preserve"> HYPERLINK \l "_Toc192018057" </w:instrText>
          </w:r>
          <w:r>
            <w:fldChar w:fldCharType="separate"/>
          </w:r>
          <w:r>
            <w:rPr>
              <w:rFonts w:ascii="Arial" w:hAnsi="Arial" w:eastAsia="楷体_GB2312" w:cs="Arial"/>
              <w:bCs/>
              <w:sz w:val="24"/>
              <w:szCs w:val="28"/>
              <w14:ligatures w14:val="standardContextual"/>
            </w:rPr>
            <w:t>第七条  协议成立与生效</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_Toc192018057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6</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6D2861B9">
          <w:pPr>
            <w:tabs>
              <w:tab w:val="right" w:leader="dot" w:pos="8296"/>
            </w:tabs>
            <w:rPr>
              <w:rFonts w:ascii="Arial" w:hAnsi="Arial" w:eastAsia="楷体_GB2312" w:cs="Arial"/>
              <w:szCs w:val="22"/>
            </w:rPr>
          </w:pPr>
          <w:r>
            <w:fldChar w:fldCharType="begin"/>
          </w:r>
          <w:r>
            <w:instrText xml:space="preserve"> HYPERLINK \l "_Toc192018058" </w:instrText>
          </w:r>
          <w:r>
            <w:fldChar w:fldCharType="separate"/>
          </w:r>
          <w:r>
            <w:rPr>
              <w:rFonts w:ascii="Arial" w:hAnsi="Arial" w:eastAsia="楷体_GB2312" w:cs="Arial"/>
              <w:bCs/>
              <w:sz w:val="24"/>
              <w:szCs w:val="28"/>
              <w14:ligatures w14:val="standardContextual"/>
            </w:rPr>
            <w:t>第八条  违约责任</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_Toc192018058 \h </w:instrText>
          </w:r>
          <w:r>
            <w:rPr>
              <w:rFonts w:ascii="Arial" w:hAnsi="Arial" w:eastAsia="楷体_GB2312" w:cs="Arial"/>
              <w:sz w:val="24"/>
              <w:szCs w:val="28"/>
              <w14:ligatures w14:val="standardContextual"/>
            </w:rPr>
            <w:fldChar w:fldCharType="separate"/>
          </w:r>
          <w:ins w:id="0" w:author="Jiang, Yifeng" w:date="2025-11-18T10:58:00Z">
            <w:r>
              <w:rPr>
                <w:rFonts w:ascii="Arial" w:hAnsi="Arial" w:eastAsia="楷体_GB2312" w:cs="Arial"/>
                <w:sz w:val="24"/>
                <w:szCs w:val="28"/>
                <w14:ligatures w14:val="standardContextual"/>
              </w:rPr>
              <w:t>7</w:t>
            </w:r>
          </w:ins>
          <w:del w:id="1" w:author="Jiang, Yifeng" w:date="2025-11-18T10:58:00Z">
            <w:r>
              <w:rPr>
                <w:rFonts w:ascii="Arial" w:hAnsi="Arial" w:eastAsia="楷体_GB2312" w:cs="Arial"/>
                <w:sz w:val="24"/>
                <w:szCs w:val="28"/>
                <w14:ligatures w14:val="standardContextual"/>
              </w:rPr>
              <w:delText>6</w:delText>
            </w:r>
          </w:del>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4139F429">
          <w:pPr>
            <w:tabs>
              <w:tab w:val="right" w:leader="dot" w:pos="8296"/>
            </w:tabs>
            <w:rPr>
              <w:rFonts w:ascii="Arial" w:hAnsi="Arial" w:eastAsia="楷体_GB2312" w:cs="Arial"/>
              <w:szCs w:val="22"/>
            </w:rPr>
          </w:pPr>
          <w:r>
            <w:fldChar w:fldCharType="begin"/>
          </w:r>
          <w:r>
            <w:instrText xml:space="preserve"> HYPERLINK \l "_Toc192018059" </w:instrText>
          </w:r>
          <w:r>
            <w:fldChar w:fldCharType="separate"/>
          </w:r>
          <w:r>
            <w:rPr>
              <w:rFonts w:ascii="Arial" w:hAnsi="Arial" w:eastAsia="楷体_GB2312" w:cs="Arial"/>
              <w:bCs/>
              <w:sz w:val="24"/>
              <w:szCs w:val="28"/>
              <w14:ligatures w14:val="standardContextual"/>
            </w:rPr>
            <w:t>第九条  不可抗力</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_Toc192018059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7</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6758AFC5">
          <w:pPr>
            <w:tabs>
              <w:tab w:val="right" w:leader="dot" w:pos="8296"/>
            </w:tabs>
            <w:rPr>
              <w:rFonts w:ascii="Arial" w:hAnsi="Arial" w:eastAsia="楷体_GB2312" w:cs="Arial"/>
              <w:szCs w:val="22"/>
            </w:rPr>
          </w:pPr>
          <w:r>
            <w:fldChar w:fldCharType="begin"/>
          </w:r>
          <w:r>
            <w:instrText xml:space="preserve"> HYPERLINK \l "_Toc192018060" </w:instrText>
          </w:r>
          <w:r>
            <w:fldChar w:fldCharType="separate"/>
          </w:r>
          <w:r>
            <w:rPr>
              <w:rFonts w:ascii="Arial" w:hAnsi="Arial" w:eastAsia="楷体_GB2312" w:cs="Arial"/>
              <w:bCs/>
              <w:sz w:val="24"/>
              <w:szCs w:val="28"/>
              <w14:ligatures w14:val="standardContextual"/>
            </w:rPr>
            <w:t>第十条  协议的修改、变更、终止</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_Toc192018060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7</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505C0177">
          <w:pPr>
            <w:tabs>
              <w:tab w:val="right" w:leader="dot" w:pos="8296"/>
            </w:tabs>
            <w:rPr>
              <w:rFonts w:ascii="Arial" w:hAnsi="Arial" w:eastAsia="楷体_GB2312" w:cs="Arial"/>
              <w:szCs w:val="22"/>
            </w:rPr>
          </w:pPr>
          <w:r>
            <w:fldChar w:fldCharType="begin"/>
          </w:r>
          <w:r>
            <w:instrText xml:space="preserve"> HYPERLINK \l "_Toc192018061" </w:instrText>
          </w:r>
          <w:r>
            <w:fldChar w:fldCharType="separate"/>
          </w:r>
          <w:r>
            <w:rPr>
              <w:rFonts w:ascii="Arial" w:hAnsi="Arial" w:eastAsia="楷体_GB2312" w:cs="Arial"/>
              <w:bCs/>
              <w:sz w:val="24"/>
              <w:szCs w:val="28"/>
              <w14:ligatures w14:val="standardContextual"/>
            </w:rPr>
            <w:t>第十一条 保密义务</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_Toc192018061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8</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74B11775">
          <w:pPr>
            <w:tabs>
              <w:tab w:val="right" w:leader="dot" w:pos="8296"/>
            </w:tabs>
            <w:rPr>
              <w:rFonts w:ascii="Arial" w:hAnsi="Arial" w:eastAsia="楷体_GB2312" w:cs="Arial"/>
              <w:szCs w:val="22"/>
            </w:rPr>
          </w:pPr>
          <w:r>
            <w:fldChar w:fldCharType="begin"/>
          </w:r>
          <w:r>
            <w:instrText xml:space="preserve"> HYPERLINK \l "_Toc192018062" </w:instrText>
          </w:r>
          <w:r>
            <w:fldChar w:fldCharType="separate"/>
          </w:r>
          <w:r>
            <w:rPr>
              <w:rFonts w:ascii="Arial" w:hAnsi="Arial" w:eastAsia="楷体_GB2312" w:cs="Arial"/>
              <w:bCs/>
              <w:sz w:val="24"/>
              <w:szCs w:val="28"/>
              <w14:ligatures w14:val="standardContextual"/>
            </w:rPr>
            <w:t>第十二条 适用法律及争议的解决</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_Toc192018062 \h </w:instrText>
          </w:r>
          <w:r>
            <w:rPr>
              <w:rFonts w:ascii="Arial" w:hAnsi="Arial" w:eastAsia="楷体_GB2312" w:cs="Arial"/>
              <w:sz w:val="24"/>
              <w:szCs w:val="28"/>
              <w14:ligatures w14:val="standardContextual"/>
            </w:rPr>
            <w:fldChar w:fldCharType="separate"/>
          </w:r>
          <w:ins w:id="2" w:author="Jiang, Yifeng" w:date="2025-11-18T10:58:00Z">
            <w:r>
              <w:rPr>
                <w:rFonts w:ascii="Arial" w:hAnsi="Arial" w:eastAsia="楷体_GB2312" w:cs="Arial"/>
                <w:sz w:val="24"/>
                <w:szCs w:val="28"/>
                <w14:ligatures w14:val="standardContextual"/>
              </w:rPr>
              <w:t>9</w:t>
            </w:r>
          </w:ins>
          <w:del w:id="3" w:author="Jiang, Yifeng" w:date="2025-11-18T10:58:00Z">
            <w:r>
              <w:rPr>
                <w:rFonts w:ascii="Arial" w:hAnsi="Arial" w:eastAsia="楷体_GB2312" w:cs="Arial"/>
                <w:sz w:val="24"/>
                <w:szCs w:val="28"/>
                <w14:ligatures w14:val="standardContextual"/>
              </w:rPr>
              <w:delText>8</w:delText>
            </w:r>
          </w:del>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48DDCC8E">
          <w:pPr>
            <w:tabs>
              <w:tab w:val="right" w:leader="dot" w:pos="8296"/>
            </w:tabs>
            <w:rPr>
              <w:rFonts w:ascii="Arial" w:hAnsi="Arial" w:eastAsia="楷体_GB2312" w:cs="Arial"/>
              <w:szCs w:val="22"/>
            </w:rPr>
          </w:pPr>
          <w:r>
            <w:fldChar w:fldCharType="begin"/>
          </w:r>
          <w:r>
            <w:instrText xml:space="preserve"> HYPERLINK \l "_Toc192018063" </w:instrText>
          </w:r>
          <w:r>
            <w:fldChar w:fldCharType="separate"/>
          </w:r>
          <w:r>
            <w:rPr>
              <w:rFonts w:ascii="Arial" w:hAnsi="Arial" w:eastAsia="楷体_GB2312" w:cs="Arial"/>
              <w:bCs/>
              <w:sz w:val="24"/>
              <w:szCs w:val="28"/>
              <w14:ligatures w14:val="standardContextual"/>
            </w:rPr>
            <w:t>第十三条 通知</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_Toc192018063 \h </w:instrText>
          </w:r>
          <w:r>
            <w:rPr>
              <w:rFonts w:ascii="Arial" w:hAnsi="Arial" w:eastAsia="楷体_GB2312" w:cs="Arial"/>
              <w:sz w:val="24"/>
              <w:szCs w:val="28"/>
              <w14:ligatures w14:val="standardContextual"/>
            </w:rPr>
            <w:fldChar w:fldCharType="separate"/>
          </w:r>
          <w:r>
            <w:rPr>
              <w:rFonts w:ascii="Arial" w:hAnsi="Arial" w:eastAsia="楷体_GB2312" w:cs="Arial"/>
              <w:sz w:val="24"/>
              <w:szCs w:val="28"/>
              <w14:ligatures w14:val="standardContextual"/>
            </w:rPr>
            <w:t>9</w:t>
          </w:r>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7FFD3089">
          <w:pPr>
            <w:tabs>
              <w:tab w:val="right" w:leader="dot" w:pos="8296"/>
            </w:tabs>
            <w:rPr>
              <w:rFonts w:ascii="Arial" w:hAnsi="Arial" w:eastAsia="楷体_GB2312" w:cs="Arial"/>
              <w:szCs w:val="22"/>
            </w:rPr>
          </w:pPr>
          <w:r>
            <w:fldChar w:fldCharType="begin"/>
          </w:r>
          <w:r>
            <w:instrText xml:space="preserve"> HYPERLINK \l "_Toc192018064" </w:instrText>
          </w:r>
          <w:r>
            <w:fldChar w:fldCharType="separate"/>
          </w:r>
          <w:r>
            <w:rPr>
              <w:rFonts w:ascii="Arial" w:hAnsi="Arial" w:eastAsia="楷体_GB2312" w:cs="Arial"/>
              <w:bCs/>
              <w:sz w:val="24"/>
              <w:szCs w:val="28"/>
              <w14:ligatures w14:val="standardContextual"/>
            </w:rPr>
            <w:t>第十四条 其他</w:t>
          </w:r>
          <w:r>
            <w:rPr>
              <w:rFonts w:ascii="Arial" w:hAnsi="Arial" w:eastAsia="楷体_GB2312" w:cs="Arial"/>
              <w:sz w:val="24"/>
              <w:szCs w:val="28"/>
              <w14:ligatures w14:val="standardContextual"/>
            </w:rPr>
            <w:tab/>
          </w:r>
          <w:r>
            <w:rPr>
              <w:rFonts w:ascii="Arial" w:hAnsi="Arial" w:eastAsia="楷体_GB2312" w:cs="Arial"/>
              <w:sz w:val="24"/>
              <w:szCs w:val="28"/>
              <w14:ligatures w14:val="standardContextual"/>
            </w:rPr>
            <w:fldChar w:fldCharType="begin"/>
          </w:r>
          <w:r>
            <w:rPr>
              <w:rFonts w:ascii="Arial" w:hAnsi="Arial" w:eastAsia="楷体_GB2312" w:cs="Arial"/>
              <w:sz w:val="24"/>
              <w:szCs w:val="28"/>
              <w14:ligatures w14:val="standardContextual"/>
            </w:rPr>
            <w:instrText xml:space="preserve"> PAGEREF _Toc192018064 \h </w:instrText>
          </w:r>
          <w:r>
            <w:rPr>
              <w:rFonts w:ascii="Arial" w:hAnsi="Arial" w:eastAsia="楷体_GB2312" w:cs="Arial"/>
              <w:sz w:val="24"/>
              <w:szCs w:val="28"/>
              <w14:ligatures w14:val="standardContextual"/>
            </w:rPr>
            <w:fldChar w:fldCharType="separate"/>
          </w:r>
          <w:ins w:id="4" w:author="Jiang, Yifeng" w:date="2025-11-18T10:58:00Z">
            <w:r>
              <w:rPr>
                <w:rFonts w:ascii="Arial" w:hAnsi="Arial" w:eastAsia="楷体_GB2312" w:cs="Arial"/>
                <w:sz w:val="24"/>
                <w:szCs w:val="28"/>
                <w14:ligatures w14:val="standardContextual"/>
              </w:rPr>
              <w:t>10</w:t>
            </w:r>
          </w:ins>
          <w:del w:id="5" w:author="Jiang, Yifeng" w:date="2025-11-18T10:58:00Z">
            <w:r>
              <w:rPr>
                <w:rFonts w:ascii="Arial" w:hAnsi="Arial" w:eastAsia="楷体_GB2312" w:cs="Arial"/>
                <w:sz w:val="24"/>
                <w:szCs w:val="28"/>
                <w14:ligatures w14:val="standardContextual"/>
              </w:rPr>
              <w:delText>9</w:delText>
            </w:r>
          </w:del>
          <w:r>
            <w:rPr>
              <w:rFonts w:ascii="Arial" w:hAnsi="Arial" w:eastAsia="楷体_GB2312" w:cs="Arial"/>
              <w:sz w:val="24"/>
              <w:szCs w:val="28"/>
              <w14:ligatures w14:val="standardContextual"/>
            </w:rPr>
            <w:fldChar w:fldCharType="end"/>
          </w:r>
          <w:r>
            <w:rPr>
              <w:rFonts w:ascii="Arial" w:hAnsi="Arial" w:eastAsia="楷体_GB2312" w:cs="Arial"/>
              <w:sz w:val="24"/>
              <w:szCs w:val="28"/>
              <w14:ligatures w14:val="standardContextual"/>
            </w:rPr>
            <w:fldChar w:fldCharType="end"/>
          </w:r>
        </w:p>
        <w:p w14:paraId="2F3BE684">
          <w:pPr>
            <w:rPr>
              <w:rFonts w:ascii="Arial" w:hAnsi="Arial" w:eastAsia="楷体_GB2312" w:cs="Arial"/>
              <w:sz w:val="28"/>
              <w:szCs w:val="28"/>
              <w14:ligatures w14:val="standardContextual"/>
            </w:rPr>
          </w:pPr>
          <w:r>
            <w:rPr>
              <w:rFonts w:ascii="Arial" w:hAnsi="Arial" w:eastAsia="楷体_GB2312" w:cs="Arial"/>
              <w:bCs/>
              <w:sz w:val="24"/>
              <w:szCs w:val="28"/>
              <w:lang w:val="zh-CN"/>
              <w14:ligatures w14:val="standardContextual"/>
            </w:rPr>
            <w:fldChar w:fldCharType="end"/>
          </w:r>
        </w:p>
      </w:sdtContent>
    </w:sdt>
    <w:p w14:paraId="28071B6A">
      <w:pPr>
        <w:rPr>
          <w:rFonts w:ascii="Arial" w:hAnsi="Arial" w:eastAsia="楷体_GB2312" w:cs="Arial"/>
          <w:sz w:val="28"/>
          <w:szCs w:val="28"/>
          <w14:ligatures w14:val="standardContextual"/>
        </w:rPr>
      </w:pPr>
    </w:p>
    <w:p w14:paraId="33B37398">
      <w:pPr>
        <w:widowControl/>
        <w:jc w:val="left"/>
        <w:rPr>
          <w:rFonts w:ascii="Arial" w:hAnsi="Arial" w:eastAsia="楷体_GB2312" w:cs="Arial"/>
          <w:sz w:val="28"/>
          <w:szCs w:val="28"/>
          <w14:ligatures w14:val="standardContextual"/>
        </w:rPr>
      </w:pPr>
      <w:r>
        <w:rPr>
          <w:rFonts w:ascii="Arial" w:hAnsi="Arial" w:eastAsia="楷体_GB2312" w:cs="Arial"/>
          <w:sz w:val="28"/>
          <w:szCs w:val="28"/>
          <w14:ligatures w14:val="standardContextual"/>
        </w:rPr>
        <w:br w:type="page"/>
      </w:r>
    </w:p>
    <w:p w14:paraId="06667001">
      <w:pPr>
        <w:spacing w:line="360" w:lineRule="auto"/>
        <w:jc w:val="center"/>
        <w:rPr>
          <w:rFonts w:ascii="Arial" w:hAnsi="Arial" w:eastAsia="楷体_GB2312" w:cs="Arial"/>
          <w:b/>
          <w:bCs/>
          <w:sz w:val="28"/>
          <w:szCs w:val="28"/>
          <w14:ligatures w14:val="standardContextual"/>
        </w:rPr>
      </w:pPr>
      <w:bookmarkStart w:id="0" w:name="_Hlk184386822"/>
      <w:r>
        <w:rPr>
          <w:rFonts w:ascii="Arial" w:hAnsi="Arial" w:eastAsia="楷体_GB2312" w:cs="Arial"/>
          <w:b/>
          <w:bCs/>
          <w:sz w:val="28"/>
          <w:szCs w:val="28"/>
          <w14:ligatures w14:val="standardContextual"/>
        </w:rPr>
        <w:t>四川汇源光通信股份有限公司向特定对象发行A股股票</w:t>
      </w:r>
      <w:r>
        <w:rPr>
          <w:rFonts w:ascii="Arial" w:hAnsi="Arial" w:eastAsia="楷体_GB2312" w:cs="Arial"/>
          <w:b/>
          <w:bCs/>
          <w:sz w:val="28"/>
          <w:szCs w:val="28"/>
          <w14:ligatures w14:val="standardContextual"/>
        </w:rPr>
        <w:br w:type="textWrapping"/>
      </w:r>
      <w:r>
        <w:rPr>
          <w:rFonts w:ascii="Arial" w:hAnsi="Arial" w:eastAsia="楷体_GB2312" w:cs="Arial"/>
          <w:b/>
          <w:bCs/>
          <w:sz w:val="28"/>
          <w:szCs w:val="28"/>
          <w14:ligatures w14:val="standardContextual"/>
        </w:rPr>
        <w:t>附条件生效的股份认购协议</w:t>
      </w:r>
      <w:bookmarkEnd w:id="0"/>
    </w:p>
    <w:p w14:paraId="22E38B6A">
      <w:pPr>
        <w:spacing w:line="360" w:lineRule="auto"/>
        <w:rPr>
          <w:rFonts w:ascii="Arial" w:hAnsi="Arial" w:eastAsia="楷体_GB2312" w:cs="Arial"/>
          <w:b/>
          <w:bCs/>
          <w:sz w:val="28"/>
          <w:szCs w:val="28"/>
          <w14:ligatures w14:val="standardContextual"/>
        </w:rPr>
      </w:pPr>
    </w:p>
    <w:p w14:paraId="0E682C11">
      <w:pPr>
        <w:spacing w:line="360" w:lineRule="auto"/>
        <w:ind w:firstLine="480" w:firstLineChars="200"/>
        <w:rPr>
          <w:rFonts w:ascii="Arial" w:hAnsi="Arial" w:eastAsia="楷体_GB2312" w:cs="Arial"/>
          <w:b/>
          <w:bCs/>
          <w:sz w:val="24"/>
          <w:szCs w:val="24"/>
          <w14:ligatures w14:val="standardContextual"/>
        </w:rPr>
      </w:pPr>
      <w:r>
        <w:rPr>
          <w:rFonts w:ascii="Arial" w:hAnsi="Arial" w:eastAsia="楷体_GB2312" w:cs="Arial"/>
          <w:b/>
          <w:bCs/>
          <w:sz w:val="24"/>
          <w:szCs w:val="24"/>
          <w14:ligatures w14:val="standardContextual"/>
        </w:rPr>
        <w:t>本协议由下列协议方于2025年</w:t>
      </w:r>
      <w:del w:id="6" w:author="KWM" w:date="2025-11-18T13:36:00Z">
        <w:r>
          <w:rPr>
            <w:rFonts w:ascii="Arial" w:hAnsi="Arial" w:eastAsia="楷体_GB2312" w:cs="Arial"/>
            <w:b/>
            <w:bCs/>
            <w:sz w:val="24"/>
            <w:szCs w:val="24"/>
            <w14:ligatures w14:val="standardContextual"/>
          </w:rPr>
          <w:delText>【】</w:delText>
        </w:r>
      </w:del>
      <w:ins w:id="7" w:author="KWM" w:date="2025-11-18T13:36:00Z">
        <w:r>
          <w:rPr>
            <w:rFonts w:hint="eastAsia" w:ascii="Arial" w:hAnsi="Arial" w:eastAsia="楷体_GB2312" w:cs="Arial"/>
            <w:b/>
            <w:bCs/>
            <w:sz w:val="24"/>
            <w:szCs w:val="24"/>
            <w14:ligatures w14:val="standardContextual"/>
          </w:rPr>
          <w:t>1</w:t>
        </w:r>
      </w:ins>
      <w:ins w:id="8" w:author="KWM" w:date="2025-11-18T13:36:00Z">
        <w:r>
          <w:rPr>
            <w:rFonts w:ascii="Arial" w:hAnsi="Arial" w:eastAsia="楷体_GB2312" w:cs="Arial"/>
            <w:b/>
            <w:bCs/>
            <w:sz w:val="24"/>
            <w:szCs w:val="24"/>
            <w14:ligatures w14:val="standardContextual"/>
          </w:rPr>
          <w:t>1</w:t>
        </w:r>
      </w:ins>
      <w:r>
        <w:rPr>
          <w:rFonts w:ascii="Arial" w:hAnsi="Arial" w:eastAsia="楷体_GB2312" w:cs="Arial"/>
          <w:b/>
          <w:bCs/>
          <w:sz w:val="24"/>
          <w:szCs w:val="24"/>
          <w14:ligatures w14:val="standardContextual"/>
        </w:rPr>
        <w:t>月</w:t>
      </w:r>
      <w:del w:id="9" w:author="KWM" w:date="2025-11-18T13:36:00Z">
        <w:r>
          <w:rPr>
            <w:rFonts w:ascii="Arial" w:hAnsi="Arial" w:eastAsia="楷体_GB2312" w:cs="Arial"/>
            <w:b/>
            <w:bCs/>
            <w:sz w:val="24"/>
            <w:szCs w:val="24"/>
            <w14:ligatures w14:val="standardContextual"/>
          </w:rPr>
          <w:delText>【】</w:delText>
        </w:r>
      </w:del>
      <w:ins w:id="10" w:author="KWM" w:date="2025-11-18T13:36:00Z">
        <w:r>
          <w:rPr>
            <w:rFonts w:hint="eastAsia" w:ascii="Arial" w:hAnsi="Arial" w:eastAsia="楷体_GB2312" w:cs="Arial"/>
            <w:b/>
            <w:bCs/>
            <w:sz w:val="24"/>
            <w:szCs w:val="24"/>
            <w14:ligatures w14:val="standardContextual"/>
          </w:rPr>
          <w:t>1</w:t>
        </w:r>
      </w:ins>
      <w:ins w:id="11" w:author="KWM" w:date="2025-11-18T13:36:00Z">
        <w:r>
          <w:rPr>
            <w:rFonts w:ascii="Arial" w:hAnsi="Arial" w:eastAsia="楷体_GB2312" w:cs="Arial"/>
            <w:b/>
            <w:bCs/>
            <w:sz w:val="24"/>
            <w:szCs w:val="24"/>
            <w14:ligatures w14:val="standardContextual"/>
          </w:rPr>
          <w:t>8</w:t>
        </w:r>
      </w:ins>
      <w:r>
        <w:rPr>
          <w:rFonts w:ascii="Arial" w:hAnsi="Arial" w:eastAsia="楷体_GB2312" w:cs="Arial"/>
          <w:b/>
          <w:bCs/>
          <w:sz w:val="24"/>
          <w:szCs w:val="24"/>
          <w14:ligatures w14:val="standardContextual"/>
        </w:rPr>
        <w:t>日在中华人民共和国（以下简称“中国”）</w:t>
      </w:r>
      <w:r>
        <w:rPr>
          <w:rFonts w:hint="eastAsia" w:ascii="Arial" w:hAnsi="Arial" w:eastAsia="楷体_GB2312" w:cs="Arial"/>
          <w:b/>
          <w:bCs/>
          <w:sz w:val="24"/>
          <w:szCs w:val="24"/>
          <w14:ligatures w14:val="standardContextual"/>
        </w:rPr>
        <w:t>【】市</w:t>
      </w:r>
      <w:r>
        <w:rPr>
          <w:rFonts w:ascii="Arial" w:hAnsi="Arial" w:eastAsia="楷体_GB2312" w:cs="Arial"/>
          <w:b/>
          <w:bCs/>
          <w:sz w:val="24"/>
          <w:szCs w:val="24"/>
          <w14:ligatures w14:val="standardContextual"/>
        </w:rPr>
        <w:t>签署：</w:t>
      </w:r>
    </w:p>
    <w:p w14:paraId="4D6F3163">
      <w:pPr>
        <w:spacing w:line="360" w:lineRule="auto"/>
        <w:rPr>
          <w:rFonts w:ascii="Arial" w:hAnsi="Arial" w:eastAsia="楷体_GB2312" w:cs="Arial"/>
          <w:b/>
          <w:bCs/>
          <w:sz w:val="24"/>
          <w:szCs w:val="24"/>
          <w14:ligatures w14:val="standardContextual"/>
        </w:rPr>
      </w:pPr>
    </w:p>
    <w:p w14:paraId="3DC6790F">
      <w:pPr>
        <w:spacing w:line="360" w:lineRule="auto"/>
        <w:rPr>
          <w:rFonts w:ascii="Arial" w:hAnsi="Arial" w:eastAsia="楷体_GB2312" w:cs="Arial"/>
          <w:b/>
          <w:bCs/>
          <w:sz w:val="24"/>
          <w:szCs w:val="24"/>
          <w14:ligatures w14:val="standardContextual"/>
        </w:rPr>
      </w:pPr>
      <w:r>
        <w:rPr>
          <w:rFonts w:hint="eastAsia" w:ascii="Arial" w:hAnsi="Arial" w:eastAsia="楷体_GB2312" w:cs="Arial"/>
          <w:b/>
          <w:bCs/>
          <w:sz w:val="24"/>
          <w:szCs w:val="24"/>
          <w14:ligatures w14:val="standardContextual"/>
        </w:rPr>
        <w:t>发行人</w:t>
      </w:r>
      <w:r>
        <w:rPr>
          <w:rFonts w:ascii="Arial" w:hAnsi="Arial" w:eastAsia="楷体_GB2312" w:cs="Arial"/>
          <w:b/>
          <w:bCs/>
          <w:sz w:val="24"/>
          <w:szCs w:val="24"/>
          <w14:ligatures w14:val="standardContextual"/>
        </w:rPr>
        <w:t>（甲方）：</w:t>
      </w:r>
    </w:p>
    <w:p w14:paraId="5C3A3A28">
      <w:pPr>
        <w:spacing w:line="360" w:lineRule="auto"/>
        <w:rPr>
          <w:rFonts w:ascii="Arial" w:hAnsi="Arial" w:eastAsia="楷体_GB2312" w:cs="Arial"/>
          <w:b/>
          <w:bCs/>
          <w:sz w:val="24"/>
          <w:szCs w:val="24"/>
          <w14:ligatures w14:val="standardContextual"/>
        </w:rPr>
      </w:pPr>
      <w:r>
        <w:rPr>
          <w:rFonts w:ascii="Arial" w:hAnsi="Arial" w:eastAsia="楷体_GB2312" w:cs="Arial"/>
          <w:b/>
          <w:bCs/>
          <w:sz w:val="24"/>
          <w:szCs w:val="24"/>
          <w14:ligatures w14:val="standardContextual"/>
        </w:rPr>
        <w:t>四川汇源光通信股份有限公司</w:t>
      </w:r>
    </w:p>
    <w:p w14:paraId="40D5FB74">
      <w:pPr>
        <w:spacing w:line="360" w:lineRule="auto"/>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注册地址：</w:t>
      </w:r>
      <w:r>
        <w:rPr>
          <w:rFonts w:hint="eastAsia" w:ascii="Arial" w:hAnsi="Arial" w:eastAsia="楷体_GB2312" w:cs="Arial"/>
          <w:sz w:val="24"/>
          <w:szCs w:val="24"/>
          <w14:ligatures w14:val="standardContextual"/>
        </w:rPr>
        <w:t>成都市高新西区西芯大道5号</w:t>
      </w:r>
      <w:r>
        <w:rPr>
          <w:rFonts w:ascii="Arial" w:hAnsi="Arial" w:eastAsia="楷体_GB2312" w:cs="Arial"/>
          <w:sz w:val="24"/>
          <w:szCs w:val="24"/>
          <w14:ligatures w14:val="standardContextual"/>
        </w:rPr>
        <w:t xml:space="preserve"> </w:t>
      </w:r>
    </w:p>
    <w:p w14:paraId="6C1C72B2">
      <w:pPr>
        <w:spacing w:line="360" w:lineRule="auto"/>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法定代表人：</w:t>
      </w:r>
      <w:r>
        <w:rPr>
          <w:rFonts w:hint="eastAsia" w:ascii="Arial" w:hAnsi="Arial" w:eastAsia="楷体_GB2312" w:cs="Arial"/>
          <w:sz w:val="24"/>
          <w:szCs w:val="24"/>
          <w14:ligatures w14:val="standardContextual"/>
        </w:rPr>
        <w:t>李红星</w:t>
      </w:r>
      <w:r>
        <w:rPr>
          <w:rFonts w:ascii="Arial" w:hAnsi="Arial" w:eastAsia="楷体_GB2312" w:cs="Arial"/>
          <w:sz w:val="24"/>
          <w:szCs w:val="24"/>
          <w14:ligatures w14:val="standardContextual"/>
        </w:rPr>
        <w:t xml:space="preserve"> </w:t>
      </w:r>
    </w:p>
    <w:p w14:paraId="70ED1B81">
      <w:pPr>
        <w:spacing w:line="360" w:lineRule="auto"/>
        <w:rPr>
          <w:rFonts w:ascii="Arial" w:hAnsi="Arial" w:eastAsia="楷体_GB2312" w:cs="Arial"/>
          <w:sz w:val="24"/>
          <w:szCs w:val="24"/>
          <w14:ligatures w14:val="standardContextual"/>
        </w:rPr>
      </w:pPr>
    </w:p>
    <w:p w14:paraId="53450EA3">
      <w:pPr>
        <w:spacing w:line="360" w:lineRule="auto"/>
        <w:rPr>
          <w:rFonts w:ascii="Arial" w:hAnsi="Arial" w:eastAsia="楷体_GB2312" w:cs="Arial"/>
          <w:b/>
          <w:bCs/>
          <w:sz w:val="24"/>
          <w:szCs w:val="24"/>
          <w14:ligatures w14:val="standardContextual"/>
        </w:rPr>
      </w:pPr>
      <w:r>
        <w:rPr>
          <w:rFonts w:hint="eastAsia" w:ascii="Arial" w:hAnsi="Arial" w:eastAsia="楷体_GB2312" w:cs="Arial"/>
          <w:b/>
          <w:bCs/>
          <w:sz w:val="24"/>
          <w:szCs w:val="24"/>
          <w14:ligatures w14:val="standardContextual"/>
        </w:rPr>
        <w:t>认购方</w:t>
      </w:r>
      <w:r>
        <w:rPr>
          <w:rFonts w:ascii="Arial" w:hAnsi="Arial" w:eastAsia="楷体_GB2312" w:cs="Arial"/>
          <w:b/>
          <w:bCs/>
          <w:sz w:val="24"/>
          <w:szCs w:val="24"/>
          <w14:ligatures w14:val="standardContextual"/>
        </w:rPr>
        <w:t>（乙方）：</w:t>
      </w:r>
    </w:p>
    <w:p w14:paraId="5B797DA0">
      <w:pPr>
        <w:spacing w:line="360" w:lineRule="auto"/>
        <w:rPr>
          <w:rFonts w:ascii="Arial" w:hAnsi="Arial" w:eastAsia="楷体_GB2312" w:cs="Arial"/>
          <w:b/>
          <w:bCs/>
          <w:sz w:val="24"/>
          <w:szCs w:val="24"/>
          <w14:ligatures w14:val="standardContextual"/>
        </w:rPr>
      </w:pPr>
      <w:r>
        <w:rPr>
          <w:rFonts w:hint="eastAsia" w:ascii="Arial" w:hAnsi="Arial" w:eastAsia="楷体_GB2312" w:cs="Arial"/>
          <w:b/>
          <w:sz w:val="24"/>
          <w:szCs w:val="24"/>
          <w14:ligatures w14:val="standardContextual"/>
        </w:rPr>
        <w:t>合肥鼎耘科技产业发展合伙企业（有限合伙）</w:t>
      </w:r>
    </w:p>
    <w:p w14:paraId="5ED53EE9">
      <w:pPr>
        <w:spacing w:line="360" w:lineRule="auto"/>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注册地址：</w:t>
      </w:r>
      <w:r>
        <w:rPr>
          <w:rFonts w:hint="eastAsia" w:ascii="Arial" w:hAnsi="Arial" w:eastAsia="楷体_GB2312" w:cs="Arial"/>
          <w:sz w:val="24"/>
          <w:szCs w:val="24"/>
          <w14:ligatures w14:val="standardContextual"/>
        </w:rPr>
        <w:t>安徽省合肥市长丰县双凤经济开发区梅冲湖路双凤智谷科技园B座6楼</w:t>
      </w:r>
    </w:p>
    <w:p w14:paraId="35DB5E0A">
      <w:pPr>
        <w:spacing w:line="360" w:lineRule="auto"/>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执行事务合伙人</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合肥鼎耘工业智能科技有限公司</w:t>
      </w:r>
    </w:p>
    <w:p w14:paraId="2B854C40">
      <w:pPr>
        <w:spacing w:line="360" w:lineRule="auto"/>
        <w:rPr>
          <w:rFonts w:ascii="Arial" w:hAnsi="Arial" w:eastAsia="楷体_GB2312" w:cs="Arial"/>
          <w:sz w:val="24"/>
          <w:szCs w:val="24"/>
          <w14:ligatures w14:val="standardContextual"/>
        </w:rPr>
      </w:pPr>
    </w:p>
    <w:p w14:paraId="33CAECDF">
      <w:pPr>
        <w:spacing w:line="360" w:lineRule="auto"/>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（甲方、乙方在本协议中单称为</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一方</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，合称为</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双方</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w:t>
      </w:r>
    </w:p>
    <w:p w14:paraId="0AEDF4A4">
      <w:pPr>
        <w:spacing w:line="360" w:lineRule="auto"/>
        <w:rPr>
          <w:rFonts w:ascii="Arial" w:hAnsi="Arial" w:eastAsia="楷体_GB2312" w:cs="Arial"/>
          <w:sz w:val="24"/>
          <w:szCs w:val="24"/>
          <w14:ligatures w14:val="standardContextual"/>
        </w:rPr>
      </w:pPr>
    </w:p>
    <w:p w14:paraId="65CEF1F2">
      <w:pPr>
        <w:spacing w:line="360" w:lineRule="auto"/>
        <w:rPr>
          <w:rFonts w:ascii="Arial" w:hAnsi="Arial" w:eastAsia="楷体_GB2312" w:cs="Arial"/>
          <w:b/>
          <w:bCs/>
          <w:sz w:val="24"/>
          <w:szCs w:val="24"/>
          <w14:ligatures w14:val="standardContextual"/>
        </w:rPr>
      </w:pPr>
      <w:r>
        <w:rPr>
          <w:rFonts w:ascii="Arial" w:hAnsi="Arial" w:eastAsia="楷体_GB2312" w:cs="Arial"/>
          <w:b/>
          <w:bCs/>
          <w:sz w:val="24"/>
          <w:szCs w:val="24"/>
          <w14:ligatures w14:val="standardContextual"/>
        </w:rPr>
        <w:t>鉴于：</w:t>
      </w:r>
    </w:p>
    <w:p w14:paraId="4F24BDDC">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1.甲方系一家依据中国</w:t>
      </w:r>
      <w:r>
        <w:rPr>
          <w:rFonts w:hint="eastAsia" w:ascii="Arial" w:hAnsi="Arial" w:eastAsia="楷体_GB2312" w:cs="Arial"/>
          <w:sz w:val="24"/>
          <w:szCs w:val="24"/>
          <w14:ligatures w14:val="standardContextual"/>
        </w:rPr>
        <w:t>境内</w:t>
      </w:r>
      <w:r>
        <w:rPr>
          <w:rFonts w:ascii="Arial" w:hAnsi="Arial" w:eastAsia="楷体_GB2312" w:cs="Arial"/>
          <w:sz w:val="24"/>
          <w:szCs w:val="24"/>
          <w14:ligatures w14:val="standardContextual"/>
        </w:rPr>
        <w:t>法律成立并有效存续</w:t>
      </w:r>
      <w:r>
        <w:rPr>
          <w:rFonts w:hint="eastAsia" w:ascii="Arial" w:hAnsi="Arial" w:eastAsia="楷体_GB2312" w:cs="Arial"/>
          <w:sz w:val="24"/>
          <w:szCs w:val="24"/>
          <w14:ligatures w14:val="standardContextual"/>
        </w:rPr>
        <w:t>的股份有限公司，其</w:t>
      </w:r>
      <w:r>
        <w:rPr>
          <w:rFonts w:ascii="Arial" w:hAnsi="Arial" w:eastAsia="楷体_GB2312" w:cs="Arial"/>
          <w:sz w:val="24"/>
          <w:szCs w:val="24"/>
          <w14:ligatures w14:val="standardContextual"/>
        </w:rPr>
        <w:t>股票在</w:t>
      </w:r>
      <w:r>
        <w:rPr>
          <w:rFonts w:hint="eastAsia" w:ascii="Arial" w:hAnsi="Arial" w:eastAsia="楷体_GB2312" w:cs="Arial"/>
          <w:sz w:val="24"/>
          <w:szCs w:val="24"/>
          <w14:ligatures w14:val="standardContextual"/>
        </w:rPr>
        <w:t>深圳</w:t>
      </w:r>
      <w:r>
        <w:rPr>
          <w:rFonts w:ascii="Arial" w:hAnsi="Arial" w:eastAsia="楷体_GB2312" w:cs="Arial"/>
          <w:sz w:val="24"/>
          <w:szCs w:val="24"/>
          <w14:ligatures w14:val="standardContextual"/>
        </w:rPr>
        <w:t>证券交易所（以下简称</w:t>
      </w:r>
      <w:r>
        <w:rPr>
          <w:rFonts w:hint="eastAsia" w:ascii="Arial" w:hAnsi="Arial" w:eastAsia="楷体_GB2312" w:cs="Arial"/>
          <w:sz w:val="24"/>
          <w:szCs w:val="24"/>
          <w14:ligatures w14:val="standardContextual"/>
        </w:rPr>
        <w:t>“深</w:t>
      </w:r>
      <w:r>
        <w:rPr>
          <w:rFonts w:ascii="Arial" w:hAnsi="Arial" w:eastAsia="楷体_GB2312" w:cs="Arial"/>
          <w:sz w:val="24"/>
          <w:szCs w:val="24"/>
          <w14:ligatures w14:val="standardContextual"/>
        </w:rPr>
        <w:t>交所</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）上市交易（证券代码：000586.SZ，证券简称：</w:t>
      </w:r>
      <w:r>
        <w:rPr>
          <w:rFonts w:hint="eastAsia" w:ascii="Arial" w:hAnsi="Arial" w:eastAsia="楷体_GB2312" w:cs="Arial"/>
          <w:sz w:val="24"/>
          <w:szCs w:val="24"/>
          <w14:ligatures w14:val="standardContextual"/>
        </w:rPr>
        <w:t>汇源通信</w:t>
      </w:r>
      <w:r>
        <w:rPr>
          <w:rFonts w:ascii="Arial" w:hAnsi="Arial" w:eastAsia="楷体_GB2312" w:cs="Arial"/>
          <w:sz w:val="24"/>
          <w:szCs w:val="24"/>
          <w14:ligatures w14:val="standardContextual"/>
        </w:rPr>
        <w:t>）。</w:t>
      </w:r>
    </w:p>
    <w:p w14:paraId="5279CC88">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2.</w:t>
      </w:r>
      <w:r>
        <w:rPr>
          <w:rFonts w:hint="eastAsia" w:ascii="Arial" w:hAnsi="Arial" w:eastAsia="楷体_GB2312" w:cs="Arial"/>
          <w:sz w:val="24"/>
          <w:szCs w:val="24"/>
          <w14:ligatures w14:val="standardContextual"/>
        </w:rPr>
        <w:t>乙方系一家依据</w:t>
      </w:r>
      <w:r>
        <w:rPr>
          <w:rFonts w:ascii="Arial" w:hAnsi="Arial" w:eastAsia="楷体_GB2312" w:cs="Arial"/>
          <w:sz w:val="24"/>
          <w:szCs w:val="24"/>
          <w14:ligatures w14:val="standardContextual"/>
        </w:rPr>
        <w:t>中国</w:t>
      </w:r>
      <w:r>
        <w:rPr>
          <w:rFonts w:hint="eastAsia" w:ascii="Arial" w:hAnsi="Arial" w:eastAsia="楷体_GB2312" w:cs="Arial"/>
          <w:sz w:val="24"/>
          <w:szCs w:val="24"/>
          <w14:ligatures w14:val="standardContextual"/>
        </w:rPr>
        <w:t>境内</w:t>
      </w:r>
      <w:r>
        <w:rPr>
          <w:rFonts w:ascii="Arial" w:hAnsi="Arial" w:eastAsia="楷体_GB2312" w:cs="Arial"/>
          <w:sz w:val="24"/>
          <w:szCs w:val="24"/>
          <w14:ligatures w14:val="standardContextual"/>
        </w:rPr>
        <w:t>法律成立并有效存续</w:t>
      </w:r>
      <w:r>
        <w:rPr>
          <w:rFonts w:hint="eastAsia" w:ascii="Arial" w:hAnsi="Arial" w:eastAsia="楷体_GB2312" w:cs="Arial"/>
          <w:sz w:val="24"/>
          <w:szCs w:val="24"/>
          <w14:ligatures w14:val="standardContextual"/>
        </w:rPr>
        <w:t>的有限合伙企业。</w:t>
      </w:r>
    </w:p>
    <w:p w14:paraId="4F947ECE">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3.</w:t>
      </w:r>
      <w:r>
        <w:rPr>
          <w:rFonts w:ascii="Arial" w:hAnsi="Arial" w:eastAsia="楷体_GB2312" w:cs="Arial"/>
          <w:sz w:val="24"/>
          <w:szCs w:val="24"/>
          <w14:ligatures w14:val="standardContextual"/>
        </w:rPr>
        <w:t>根据甲方的经营发展需要，甲方拟向特定对象发行人民币普通股（A股）股票（以下简称</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本次发行</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，乙方拟根据本协议约定认购甲方本次发行的股票。</w:t>
      </w:r>
    </w:p>
    <w:p w14:paraId="68CDE45B">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为此，双方经友好协商，本着诚实信用、互利互惠、公平自愿的原则，依照《中华人民共和国公司法》《中华人民共和国证券法》《上市公司证券发行注册管理办法》等法律法规及中国证监会</w:t>
      </w:r>
      <w:r>
        <w:rPr>
          <w:rFonts w:hint="eastAsia" w:ascii="Arial" w:hAnsi="Arial" w:eastAsia="楷体_GB2312" w:cs="Arial"/>
          <w:sz w:val="24"/>
          <w:szCs w:val="24"/>
          <w14:ligatures w14:val="standardContextual"/>
        </w:rPr>
        <w:t>相关规定</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就乙方拟认购甲方本次发行的A股股票相关事宜，达成协议如下：</w:t>
      </w:r>
    </w:p>
    <w:p w14:paraId="3DBE6AD3">
      <w:pPr>
        <w:spacing w:line="360" w:lineRule="auto"/>
        <w:rPr>
          <w:rFonts w:ascii="Arial" w:hAnsi="Arial" w:eastAsia="楷体_GB2312" w:cs="Arial"/>
          <w:sz w:val="24"/>
          <w:szCs w:val="24"/>
          <w14:ligatures w14:val="standardContextual"/>
        </w:rPr>
      </w:pPr>
    </w:p>
    <w:p w14:paraId="4D14EC7B">
      <w:pPr>
        <w:spacing w:line="360" w:lineRule="auto"/>
        <w:outlineLvl w:val="0"/>
        <w:rPr>
          <w:rFonts w:ascii="Arial" w:hAnsi="Arial" w:eastAsia="楷体_GB2312" w:cs="Arial"/>
          <w:b/>
          <w:bCs/>
          <w:sz w:val="24"/>
          <w:szCs w:val="24"/>
          <w14:ligatures w14:val="standardContextual"/>
        </w:rPr>
      </w:pPr>
      <w:bookmarkStart w:id="1" w:name="_Toc192018051"/>
      <w:r>
        <w:rPr>
          <w:rFonts w:ascii="Arial" w:hAnsi="Arial" w:eastAsia="楷体_GB2312" w:cs="Arial"/>
          <w:b/>
          <w:bCs/>
          <w:sz w:val="24"/>
          <w:szCs w:val="24"/>
          <w14:ligatures w14:val="standardContextual"/>
        </w:rPr>
        <w:t>第一条  股份认购</w:t>
      </w:r>
      <w:bookmarkEnd w:id="1"/>
    </w:p>
    <w:p w14:paraId="0E4BBFCF">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 xml:space="preserve">1.1 </w:t>
      </w:r>
      <w:r>
        <w:rPr>
          <w:rFonts w:hint="eastAsia" w:ascii="Arial" w:hAnsi="Arial" w:eastAsia="楷体_GB2312" w:cs="Arial"/>
          <w:sz w:val="24"/>
          <w:szCs w:val="24"/>
          <w14:ligatures w14:val="standardContextual"/>
        </w:rPr>
        <w:t>认购标的</w:t>
      </w:r>
    </w:p>
    <w:p w14:paraId="0366CA88">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甲乙双方同意，乙方按照本协议约定的条件认购甲方本次发行的股票。</w:t>
      </w:r>
    </w:p>
    <w:p w14:paraId="36C0FDA1">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1.2 认购价格</w:t>
      </w:r>
    </w:p>
    <w:p w14:paraId="28607954">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1.2.1</w:t>
      </w:r>
      <w:r>
        <w:rPr>
          <w:rFonts w:hint="eastAsia" w:ascii="Arial" w:hAnsi="Arial" w:eastAsia="楷体_GB2312" w:cs="Arial"/>
          <w:sz w:val="24"/>
          <w:szCs w:val="24"/>
          <w14:ligatures w14:val="standardContextual"/>
        </w:rPr>
        <w:t>甲乙双方同意，本次发行价格为人民币</w:t>
      </w:r>
      <w:ins w:id="12" w:author="KWM" w:date="2025-11-18T13:55:00Z">
        <w:r>
          <w:rPr>
            <w:rFonts w:ascii="Arial" w:hAnsi="Arial" w:eastAsia="楷体_GB2312" w:cs="Arial"/>
            <w:sz w:val="24"/>
            <w:szCs w:val="24"/>
            <w14:ligatures w14:val="standardContextual"/>
          </w:rPr>
          <w:t>11.37</w:t>
        </w:r>
      </w:ins>
      <w:del w:id="13" w:author="KWM" w:date="2025-11-18T13:55:00Z">
        <w:r>
          <w:rPr>
            <w:rFonts w:hint="eastAsia" w:ascii="Arial" w:hAnsi="Arial" w:eastAsia="楷体_GB2312" w:cs="Arial"/>
            <w:sz w:val="24"/>
            <w:szCs w:val="24"/>
            <w14:ligatures w14:val="standardContextual"/>
          </w:rPr>
          <w:delText>【】</w:delText>
        </w:r>
      </w:del>
      <w:r>
        <w:rPr>
          <w:rFonts w:hint="eastAsia" w:ascii="Arial" w:hAnsi="Arial" w:eastAsia="楷体_GB2312" w:cs="Arial"/>
          <w:sz w:val="24"/>
          <w:szCs w:val="24"/>
          <w14:ligatures w14:val="standardContextual"/>
        </w:rPr>
        <w:t>元/股。</w:t>
      </w:r>
      <w:r>
        <w:rPr>
          <w:rFonts w:ascii="Arial" w:hAnsi="Arial" w:eastAsia="楷体_GB2312" w:cs="Arial"/>
          <w:sz w:val="24"/>
          <w:szCs w:val="24"/>
          <w14:ligatures w14:val="standardContextual"/>
        </w:rPr>
        <w:t>本次发行的定价基准日为甲方</w:t>
      </w:r>
      <w:r>
        <w:rPr>
          <w:rFonts w:hint="eastAsia" w:ascii="Arial" w:hAnsi="Arial" w:eastAsia="楷体_GB2312" w:cs="Arial"/>
          <w:sz w:val="24"/>
          <w:szCs w:val="24"/>
          <w14:ligatures w14:val="standardContextual"/>
        </w:rPr>
        <w:t>第</w:t>
      </w:r>
      <w:ins w:id="14" w:author="KWM" w:date="2025-11-18T13:56:00Z">
        <w:r>
          <w:rPr>
            <w:rFonts w:hint="eastAsia" w:ascii="Arial" w:hAnsi="Arial" w:eastAsia="楷体_GB2312" w:cs="Arial"/>
            <w:sz w:val="24"/>
            <w:szCs w:val="24"/>
            <w14:ligatures w14:val="standardContextual"/>
          </w:rPr>
          <w:t>十三</w:t>
        </w:r>
      </w:ins>
      <w:del w:id="15" w:author="KWM" w:date="2025-11-18T13:56:00Z">
        <w:r>
          <w:rPr>
            <w:rFonts w:hint="eastAsia" w:ascii="Arial" w:hAnsi="Arial" w:eastAsia="楷体_GB2312" w:cs="Arial"/>
            <w:sz w:val="24"/>
            <w:szCs w:val="24"/>
            <w14:ligatures w14:val="standardContextual"/>
          </w:rPr>
          <w:delText>【】</w:delText>
        </w:r>
      </w:del>
      <w:r>
        <w:rPr>
          <w:rFonts w:hint="eastAsia" w:ascii="Arial" w:hAnsi="Arial" w:eastAsia="楷体_GB2312" w:cs="Arial"/>
          <w:sz w:val="24"/>
          <w:szCs w:val="24"/>
          <w14:ligatures w14:val="standardContextual"/>
        </w:rPr>
        <w:t>届董事会第</w:t>
      </w:r>
      <w:ins w:id="16" w:author="KWM" w:date="2025-11-18T13:56:00Z">
        <w:r>
          <w:rPr>
            <w:rFonts w:hint="eastAsia" w:ascii="Arial" w:hAnsi="Arial" w:eastAsia="楷体_GB2312" w:cs="Arial"/>
            <w:sz w:val="24"/>
            <w:szCs w:val="24"/>
            <w14:ligatures w14:val="standardContextual"/>
          </w:rPr>
          <w:t>二</w:t>
        </w:r>
      </w:ins>
      <w:del w:id="17" w:author="KWM" w:date="2025-11-18T13:56:00Z">
        <w:r>
          <w:rPr>
            <w:rFonts w:hint="eastAsia" w:ascii="Arial" w:hAnsi="Arial" w:eastAsia="楷体_GB2312" w:cs="Arial"/>
            <w:sz w:val="24"/>
            <w:szCs w:val="24"/>
            <w14:ligatures w14:val="standardContextual"/>
          </w:rPr>
          <w:delText>【】</w:delText>
        </w:r>
      </w:del>
      <w:r>
        <w:rPr>
          <w:rFonts w:hint="eastAsia" w:ascii="Arial" w:hAnsi="Arial" w:eastAsia="楷体_GB2312" w:cs="Arial"/>
          <w:sz w:val="24"/>
          <w:szCs w:val="24"/>
          <w14:ligatures w14:val="standardContextual"/>
        </w:rPr>
        <w:t>次会议决议公告日。发行</w:t>
      </w:r>
      <w:r>
        <w:rPr>
          <w:rFonts w:ascii="Arial" w:hAnsi="Arial" w:eastAsia="楷体_GB2312" w:cs="Arial"/>
          <w:sz w:val="24"/>
          <w:szCs w:val="24"/>
          <w14:ligatures w14:val="standardContextual"/>
        </w:rPr>
        <w:t>价格</w:t>
      </w:r>
      <w:r>
        <w:rPr>
          <w:rFonts w:hint="eastAsia" w:ascii="Arial" w:hAnsi="Arial" w:eastAsia="楷体_GB2312" w:cs="Arial"/>
          <w:sz w:val="24"/>
          <w:szCs w:val="24"/>
          <w14:ligatures w14:val="standardContextual"/>
        </w:rPr>
        <w:t>不低于</w:t>
      </w:r>
      <w:r>
        <w:rPr>
          <w:rFonts w:ascii="Arial" w:hAnsi="Arial" w:eastAsia="楷体_GB2312" w:cs="Arial"/>
          <w:sz w:val="24"/>
          <w:szCs w:val="24"/>
          <w14:ligatures w14:val="standardContextual"/>
        </w:rPr>
        <w:t>定价基准日前20个交易日（不含定价基准日）甲方股票交易均价</w:t>
      </w:r>
      <w:r>
        <w:rPr>
          <w:rFonts w:hint="eastAsia" w:ascii="Arial" w:hAnsi="Arial" w:eastAsia="楷体_GB2312" w:cs="Arial"/>
          <w:sz w:val="24"/>
          <w:szCs w:val="24"/>
          <w14:ligatures w14:val="standardContextual"/>
        </w:rPr>
        <w:t>的8</w:t>
      </w:r>
      <w:r>
        <w:rPr>
          <w:rFonts w:ascii="Arial" w:hAnsi="Arial" w:eastAsia="楷体_GB2312" w:cs="Arial"/>
          <w:sz w:val="24"/>
          <w:szCs w:val="24"/>
          <w14:ligatures w14:val="standardContextual"/>
        </w:rPr>
        <w:t>0%</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定价基准日前20个交易日股票交易均价=定价基准日前20个交易日甲方股票交易总额/定价基准日前20个交易日甲方股票交易总量</w:t>
      </w:r>
      <w:r>
        <w:rPr>
          <w:rFonts w:hint="eastAsia" w:ascii="Arial" w:hAnsi="Arial" w:eastAsia="楷体_GB2312" w:cs="Arial"/>
          <w:sz w:val="24"/>
          <w:szCs w:val="24"/>
          <w14:ligatures w14:val="standardContextual"/>
        </w:rPr>
        <w:t>）。</w:t>
      </w:r>
    </w:p>
    <w:p w14:paraId="3063FA25">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1.2.2若甲方股票在本次发行</w:t>
      </w:r>
      <w:r>
        <w:rPr>
          <w:rFonts w:hint="eastAsia" w:ascii="Arial" w:hAnsi="Arial" w:eastAsia="楷体_GB2312" w:cs="Arial"/>
          <w:sz w:val="24"/>
          <w:szCs w:val="24"/>
          <w14:ligatures w14:val="standardContextual"/>
        </w:rPr>
        <w:t>的</w:t>
      </w:r>
      <w:r>
        <w:rPr>
          <w:rFonts w:ascii="Arial" w:hAnsi="Arial" w:eastAsia="楷体_GB2312" w:cs="Arial"/>
          <w:sz w:val="24"/>
          <w:szCs w:val="24"/>
          <w14:ligatures w14:val="standardContextual"/>
        </w:rPr>
        <w:t>定价基准日至发行日（为甲方向乙方发送的缴款通知中载明的缴款日，下同）期间，</w:t>
      </w:r>
      <w:r>
        <w:rPr>
          <w:rFonts w:hint="eastAsia" w:ascii="Arial" w:hAnsi="Arial" w:eastAsia="楷体_GB2312" w:cs="Arial"/>
          <w:sz w:val="24"/>
          <w:szCs w:val="24"/>
          <w14:ligatures w14:val="standardContextual"/>
        </w:rPr>
        <w:t>甲方</w:t>
      </w:r>
      <w:r>
        <w:rPr>
          <w:rFonts w:ascii="Arial" w:hAnsi="Arial" w:eastAsia="楷体_GB2312" w:cs="Arial"/>
          <w:sz w:val="24"/>
          <w:szCs w:val="24"/>
          <w14:ligatures w14:val="standardContextual"/>
        </w:rPr>
        <w:t>发生派息、送</w:t>
      </w:r>
      <w:r>
        <w:rPr>
          <w:rFonts w:hint="eastAsia" w:ascii="Arial" w:hAnsi="Arial" w:eastAsia="楷体_GB2312" w:cs="Arial"/>
          <w:sz w:val="24"/>
          <w:szCs w:val="24"/>
          <w14:ligatures w14:val="standardContextual"/>
        </w:rPr>
        <w:t>红</w:t>
      </w:r>
      <w:r>
        <w:rPr>
          <w:rFonts w:ascii="Arial" w:hAnsi="Arial" w:eastAsia="楷体_GB2312" w:cs="Arial"/>
          <w:sz w:val="24"/>
          <w:szCs w:val="24"/>
          <w14:ligatures w14:val="standardContextual"/>
        </w:rPr>
        <w:t>股、资本公积</w:t>
      </w:r>
      <w:r>
        <w:rPr>
          <w:rFonts w:hint="eastAsia" w:ascii="Arial" w:hAnsi="Arial" w:eastAsia="楷体_GB2312" w:cs="Arial"/>
          <w:sz w:val="24"/>
          <w:szCs w:val="24"/>
          <w14:ligatures w14:val="standardContextual"/>
        </w:rPr>
        <w:t>金</w:t>
      </w:r>
      <w:r>
        <w:rPr>
          <w:rFonts w:ascii="Arial" w:hAnsi="Arial" w:eastAsia="楷体_GB2312" w:cs="Arial"/>
          <w:sz w:val="24"/>
          <w:szCs w:val="24"/>
          <w14:ligatures w14:val="standardContextual"/>
        </w:rPr>
        <w:t>转增股本等除权、除息事项的，本次发行</w:t>
      </w:r>
      <w:r>
        <w:rPr>
          <w:rFonts w:hint="eastAsia" w:ascii="Arial" w:hAnsi="Arial" w:eastAsia="楷体_GB2312" w:cs="Arial"/>
          <w:sz w:val="24"/>
          <w:szCs w:val="24"/>
          <w14:ligatures w14:val="standardContextual"/>
        </w:rPr>
        <w:t>的发行</w:t>
      </w:r>
      <w:r>
        <w:rPr>
          <w:rFonts w:ascii="Arial" w:hAnsi="Arial" w:eastAsia="楷体_GB2312" w:cs="Arial"/>
          <w:sz w:val="24"/>
          <w:szCs w:val="24"/>
          <w14:ligatures w14:val="standardContextual"/>
        </w:rPr>
        <w:t>价格将</w:t>
      </w:r>
      <w:r>
        <w:rPr>
          <w:rFonts w:hint="eastAsia" w:ascii="Arial" w:hAnsi="Arial" w:eastAsia="楷体_GB2312" w:cs="Arial"/>
          <w:sz w:val="24"/>
          <w:szCs w:val="24"/>
          <w14:ligatures w14:val="standardContextual"/>
        </w:rPr>
        <w:t>作出</w:t>
      </w:r>
      <w:r>
        <w:rPr>
          <w:rFonts w:ascii="Arial" w:hAnsi="Arial" w:eastAsia="楷体_GB2312" w:cs="Arial"/>
          <w:sz w:val="24"/>
          <w:szCs w:val="24"/>
          <w14:ligatures w14:val="standardContextual"/>
        </w:rPr>
        <w:t>相应调整</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具体调整公式如下：</w:t>
      </w:r>
    </w:p>
    <w:p w14:paraId="06802F91">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派发现金股利</w:t>
      </w:r>
      <w:r>
        <w:rPr>
          <w:rFonts w:ascii="Arial" w:hAnsi="Arial" w:eastAsia="楷体_GB2312" w:cs="Arial"/>
          <w:sz w:val="24"/>
          <w:szCs w:val="24"/>
          <w14:ligatures w14:val="standardContextual"/>
        </w:rPr>
        <w:t>：P</w:t>
      </w:r>
      <w:r>
        <w:rPr>
          <w:rFonts w:ascii="Arial" w:hAnsi="Arial" w:eastAsia="楷体_GB2312" w:cs="Arial"/>
          <w:sz w:val="24"/>
          <w:szCs w:val="24"/>
          <w:vertAlign w:val="subscript"/>
          <w14:ligatures w14:val="standardContextual"/>
        </w:rPr>
        <w:t>1</w:t>
      </w:r>
      <w:r>
        <w:rPr>
          <w:rFonts w:ascii="Arial" w:hAnsi="Arial" w:eastAsia="楷体_GB2312" w:cs="Arial"/>
          <w:sz w:val="24"/>
          <w:szCs w:val="24"/>
          <w14:ligatures w14:val="standardContextual"/>
        </w:rPr>
        <w:t>=P</w:t>
      </w:r>
      <w:r>
        <w:rPr>
          <w:rFonts w:ascii="Arial" w:hAnsi="Arial" w:eastAsia="楷体_GB2312" w:cs="Arial"/>
          <w:sz w:val="24"/>
          <w:szCs w:val="24"/>
          <w:vertAlign w:val="subscript"/>
          <w14:ligatures w14:val="standardContextual"/>
        </w:rPr>
        <w:t>0</w:t>
      </w:r>
      <w:r>
        <w:rPr>
          <w:rFonts w:ascii="Arial" w:hAnsi="Arial" w:eastAsia="楷体_GB2312" w:cs="Arial"/>
          <w:sz w:val="24"/>
          <w:szCs w:val="24"/>
          <w14:ligatures w14:val="standardContextual"/>
        </w:rPr>
        <w:t>-D</w:t>
      </w:r>
    </w:p>
    <w:p w14:paraId="7EAD8425">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送</w:t>
      </w:r>
      <w:r>
        <w:rPr>
          <w:rFonts w:hint="eastAsia" w:ascii="Arial" w:hAnsi="Arial" w:eastAsia="楷体_GB2312" w:cs="Arial"/>
          <w:sz w:val="24"/>
          <w:szCs w:val="24"/>
          <w14:ligatures w14:val="standardContextual"/>
        </w:rPr>
        <w:t>红</w:t>
      </w:r>
      <w:r>
        <w:rPr>
          <w:rFonts w:ascii="Arial" w:hAnsi="Arial" w:eastAsia="楷体_GB2312" w:cs="Arial"/>
          <w:sz w:val="24"/>
          <w:szCs w:val="24"/>
          <w14:ligatures w14:val="standardContextual"/>
        </w:rPr>
        <w:t>股或转增股本：P</w:t>
      </w:r>
      <w:r>
        <w:rPr>
          <w:rFonts w:ascii="Arial" w:hAnsi="Arial" w:eastAsia="楷体_GB2312" w:cs="Arial"/>
          <w:sz w:val="24"/>
          <w:szCs w:val="24"/>
          <w:vertAlign w:val="subscript"/>
          <w14:ligatures w14:val="standardContextual"/>
        </w:rPr>
        <w:t>1</w:t>
      </w:r>
      <w:r>
        <w:rPr>
          <w:rFonts w:ascii="Arial" w:hAnsi="Arial" w:eastAsia="楷体_GB2312" w:cs="Arial"/>
          <w:sz w:val="24"/>
          <w:szCs w:val="24"/>
          <w14:ligatures w14:val="standardContextual"/>
        </w:rPr>
        <w:t>=P</w:t>
      </w:r>
      <w:r>
        <w:rPr>
          <w:rFonts w:ascii="Arial" w:hAnsi="Arial" w:eastAsia="楷体_GB2312" w:cs="Arial"/>
          <w:sz w:val="24"/>
          <w:szCs w:val="24"/>
          <w:vertAlign w:val="subscript"/>
          <w14:ligatures w14:val="standardContextual"/>
        </w:rPr>
        <w:t>0</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1+N</w:t>
      </w:r>
      <w:r>
        <w:rPr>
          <w:rFonts w:hint="eastAsia" w:ascii="Arial" w:hAnsi="Arial" w:eastAsia="楷体_GB2312" w:cs="Arial"/>
          <w:sz w:val="24"/>
          <w:szCs w:val="24"/>
          <w14:ligatures w14:val="standardContextual"/>
        </w:rPr>
        <w:t>）</w:t>
      </w:r>
    </w:p>
    <w:p w14:paraId="61B381AA">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两项同时</w:t>
      </w:r>
      <w:r>
        <w:rPr>
          <w:rFonts w:hint="eastAsia" w:ascii="Arial" w:hAnsi="Arial" w:eastAsia="楷体_GB2312" w:cs="Arial"/>
          <w:sz w:val="24"/>
          <w:szCs w:val="24"/>
          <w14:ligatures w14:val="standardContextual"/>
        </w:rPr>
        <w:t>进行</w:t>
      </w:r>
      <w:r>
        <w:rPr>
          <w:rFonts w:ascii="Arial" w:hAnsi="Arial" w:eastAsia="楷体_GB2312" w:cs="Arial"/>
          <w:sz w:val="24"/>
          <w:szCs w:val="24"/>
          <w14:ligatures w14:val="standardContextual"/>
        </w:rPr>
        <w:t>：P</w:t>
      </w:r>
      <w:r>
        <w:rPr>
          <w:rFonts w:ascii="Arial" w:hAnsi="Arial" w:eastAsia="楷体_GB2312" w:cs="Arial"/>
          <w:sz w:val="24"/>
          <w:szCs w:val="24"/>
          <w:vertAlign w:val="subscript"/>
          <w14:ligatures w14:val="standardContextual"/>
        </w:rPr>
        <w:t>1</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P</w:t>
      </w:r>
      <w:r>
        <w:rPr>
          <w:rFonts w:ascii="Arial" w:hAnsi="Arial" w:eastAsia="楷体_GB2312" w:cs="Arial"/>
          <w:sz w:val="24"/>
          <w:szCs w:val="24"/>
          <w:vertAlign w:val="subscript"/>
          <w14:ligatures w14:val="standardContextual"/>
        </w:rPr>
        <w:t>0</w:t>
      </w:r>
      <w:r>
        <w:rPr>
          <w:rFonts w:ascii="Arial" w:hAnsi="Arial" w:eastAsia="楷体_GB2312" w:cs="Arial"/>
          <w:sz w:val="24"/>
          <w:szCs w:val="24"/>
          <w14:ligatures w14:val="standardContextual"/>
        </w:rPr>
        <w:t>-D</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1+N</w:t>
      </w:r>
      <w:r>
        <w:rPr>
          <w:rFonts w:hint="eastAsia" w:ascii="Arial" w:hAnsi="Arial" w:eastAsia="楷体_GB2312" w:cs="Arial"/>
          <w:sz w:val="24"/>
          <w:szCs w:val="24"/>
          <w14:ligatures w14:val="standardContextual"/>
        </w:rPr>
        <w:t>）</w:t>
      </w:r>
    </w:p>
    <w:p w14:paraId="13E27E83">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其中，P</w:t>
      </w:r>
      <w:r>
        <w:rPr>
          <w:rFonts w:ascii="Arial" w:hAnsi="Arial" w:eastAsia="楷体_GB2312" w:cs="Arial"/>
          <w:sz w:val="24"/>
          <w:szCs w:val="24"/>
          <w:vertAlign w:val="subscript"/>
          <w14:ligatures w14:val="standardContextual"/>
        </w:rPr>
        <w:t>0</w:t>
      </w:r>
      <w:r>
        <w:rPr>
          <w:rFonts w:ascii="Arial" w:hAnsi="Arial" w:eastAsia="楷体_GB2312" w:cs="Arial"/>
          <w:sz w:val="24"/>
          <w:szCs w:val="24"/>
          <w14:ligatures w14:val="standardContextual"/>
        </w:rPr>
        <w:t>为调整前发行价格，P</w:t>
      </w:r>
      <w:r>
        <w:rPr>
          <w:rFonts w:ascii="Arial" w:hAnsi="Arial" w:eastAsia="楷体_GB2312" w:cs="Arial"/>
          <w:sz w:val="24"/>
          <w:szCs w:val="24"/>
          <w:vertAlign w:val="subscript"/>
          <w14:ligatures w14:val="standardContextual"/>
        </w:rPr>
        <w:t>1</w:t>
      </w:r>
      <w:r>
        <w:rPr>
          <w:rFonts w:ascii="Arial" w:hAnsi="Arial" w:eastAsia="楷体_GB2312" w:cs="Arial"/>
          <w:sz w:val="24"/>
          <w:szCs w:val="24"/>
          <w14:ligatures w14:val="standardContextual"/>
        </w:rPr>
        <w:t>为调整后发行价格，D为每股</w:t>
      </w:r>
      <w:r>
        <w:rPr>
          <w:rFonts w:hint="eastAsia" w:ascii="Arial" w:hAnsi="Arial" w:eastAsia="楷体_GB2312" w:cs="Arial"/>
          <w:sz w:val="24"/>
          <w:szCs w:val="24"/>
          <w14:ligatures w14:val="standardContextual"/>
        </w:rPr>
        <w:t>派发现金股利</w:t>
      </w:r>
      <w:r>
        <w:rPr>
          <w:rFonts w:ascii="Arial" w:hAnsi="Arial" w:eastAsia="楷体_GB2312" w:cs="Arial"/>
          <w:sz w:val="24"/>
          <w:szCs w:val="24"/>
          <w14:ligatures w14:val="standardContextual"/>
        </w:rPr>
        <w:t>，N为每股</w:t>
      </w:r>
      <w:r>
        <w:rPr>
          <w:rFonts w:hint="eastAsia" w:ascii="Arial" w:hAnsi="Arial" w:eastAsia="楷体_GB2312" w:cs="Arial"/>
          <w:sz w:val="24"/>
          <w:szCs w:val="24"/>
          <w14:ligatures w14:val="standardContextual"/>
        </w:rPr>
        <w:t>送红股或转增股本数</w:t>
      </w:r>
      <w:r>
        <w:rPr>
          <w:rFonts w:ascii="Arial" w:hAnsi="Arial" w:eastAsia="楷体_GB2312" w:cs="Arial"/>
          <w:sz w:val="24"/>
          <w:szCs w:val="24"/>
          <w14:ligatures w14:val="standardContextual"/>
        </w:rPr>
        <w:t>。</w:t>
      </w:r>
    </w:p>
    <w:p w14:paraId="278E8137">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1.2.3在定价基准日至发行日期间，如有关法律法规及规范性文件或中国证监会对发行价格、定价方式等事项进行政策调整并适用于本次发行的，则本次发行的每股发行价格将做相应调整。</w:t>
      </w:r>
    </w:p>
    <w:p w14:paraId="20FFEB15">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1.3 认购</w:t>
      </w:r>
      <w:r>
        <w:rPr>
          <w:rFonts w:hint="eastAsia" w:ascii="Arial" w:hAnsi="Arial" w:eastAsia="楷体_GB2312" w:cs="Arial"/>
          <w:sz w:val="24"/>
          <w:szCs w:val="24"/>
          <w14:ligatures w14:val="standardContextual"/>
        </w:rPr>
        <w:t>金额</w:t>
      </w:r>
      <w:r>
        <w:rPr>
          <w:rFonts w:ascii="Arial" w:hAnsi="Arial" w:eastAsia="楷体_GB2312" w:cs="Arial"/>
          <w:sz w:val="24"/>
          <w:szCs w:val="24"/>
          <w14:ligatures w14:val="standardContextual"/>
        </w:rPr>
        <w:t>、认购数量</w:t>
      </w:r>
    </w:p>
    <w:p w14:paraId="151D86B4">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乙方认购甲方本次发行的全部股票，</w:t>
      </w:r>
      <w:r>
        <w:rPr>
          <w:rFonts w:ascii="Arial" w:hAnsi="Arial" w:eastAsia="楷体_GB2312" w:cs="Arial"/>
          <w:sz w:val="24"/>
          <w:szCs w:val="24"/>
          <w14:ligatures w14:val="standardContextual"/>
        </w:rPr>
        <w:t>认购</w:t>
      </w:r>
      <w:r>
        <w:rPr>
          <w:rFonts w:hint="eastAsia" w:ascii="Arial" w:hAnsi="Arial" w:eastAsia="楷体_GB2312" w:cs="Arial"/>
          <w:sz w:val="24"/>
          <w:szCs w:val="24"/>
          <w14:ligatures w14:val="standardContextual"/>
        </w:rPr>
        <w:t>股份数量为</w:t>
      </w:r>
      <w:ins w:id="18" w:author="KWM" w:date="2025-11-18T14:01:00Z">
        <w:r>
          <w:rPr>
            <w:rFonts w:ascii="Arial" w:hAnsi="Arial" w:eastAsia="楷体_GB2312" w:cs="Arial"/>
            <w:sz w:val="24"/>
            <w:szCs w:val="24"/>
            <w14:ligatures w14:val="standardContextual"/>
          </w:rPr>
          <w:t>53,649,956</w:t>
        </w:r>
      </w:ins>
      <w:del w:id="19" w:author="KWM" w:date="2025-11-18T14:01:00Z">
        <w:r>
          <w:rPr>
            <w:rFonts w:hint="eastAsia" w:ascii="Arial" w:hAnsi="Arial" w:eastAsia="楷体_GB2312" w:cs="Arial"/>
            <w:sz w:val="24"/>
            <w:szCs w:val="24"/>
            <w14:ligatures w14:val="standardContextual"/>
          </w:rPr>
          <w:delText>【】</w:delText>
        </w:r>
      </w:del>
      <w:r>
        <w:rPr>
          <w:rFonts w:hint="eastAsia" w:ascii="Arial" w:hAnsi="Arial" w:eastAsia="楷体_GB2312" w:cs="Arial"/>
          <w:sz w:val="24"/>
          <w:szCs w:val="24"/>
          <w14:ligatures w14:val="standardContextual"/>
        </w:rPr>
        <w:t>股，不超过本次发行前公司总股本的30%。若甲方股票在定价基准日至发行日期间发生送红股、配股、资本公积金转增股本等除权事项的，本次发行股票的数量将随除权后的甲方总股本进行调整。</w:t>
      </w:r>
    </w:p>
    <w:p w14:paraId="2FE60DA8">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最终发行数量将由甲方股东会授权董事会</w:t>
      </w:r>
      <w:r>
        <w:rPr>
          <w:rFonts w:hint="eastAsia" w:ascii="Arial" w:hAnsi="Arial" w:eastAsia="楷体_GB2312" w:cs="Arial"/>
          <w:sz w:val="24"/>
          <w:szCs w:val="24"/>
          <w14:ligatures w14:val="standardContextual"/>
        </w:rPr>
        <w:t>及</w:t>
      </w:r>
      <w:r>
        <w:rPr>
          <w:rFonts w:ascii="Arial" w:hAnsi="Arial" w:eastAsia="楷体_GB2312" w:cs="Arial"/>
          <w:sz w:val="24"/>
          <w:szCs w:val="24"/>
          <w14:ligatures w14:val="standardContextual"/>
        </w:rPr>
        <w:t>董事会授权人士</w:t>
      </w:r>
      <w:r>
        <w:rPr>
          <w:rFonts w:hint="eastAsia" w:ascii="Arial" w:hAnsi="Arial" w:eastAsia="楷体_GB2312" w:cs="Arial"/>
          <w:sz w:val="24"/>
          <w:szCs w:val="24"/>
          <w14:ligatures w14:val="standardContextual"/>
        </w:rPr>
        <w:t>在深交所审核通过及中国证监会同意注册后的发行数量上限范围内</w:t>
      </w:r>
      <w:r>
        <w:rPr>
          <w:rFonts w:ascii="Arial" w:hAnsi="Arial" w:eastAsia="楷体_GB2312" w:cs="Arial"/>
          <w:sz w:val="24"/>
          <w:szCs w:val="24"/>
          <w14:ligatures w14:val="standardContextual"/>
        </w:rPr>
        <w:t>与本次发行的保荐机构（主承销商）协商确定。</w:t>
      </w:r>
    </w:p>
    <w:p w14:paraId="14EA3EC7">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乙方认购金额</w:t>
      </w:r>
      <w:ins w:id="20" w:author="KWM" w:date="2025-11-18T14:06:00Z">
        <w:r>
          <w:rPr>
            <w:rFonts w:hint="eastAsia" w:ascii="Arial" w:hAnsi="Arial" w:eastAsia="楷体_GB2312" w:cs="Arial"/>
            <w:sz w:val="24"/>
            <w:szCs w:val="24"/>
            <w14:ligatures w14:val="standardContextual"/>
          </w:rPr>
          <w:t>不超过</w:t>
        </w:r>
      </w:ins>
      <w:del w:id="21" w:author="KWM" w:date="2025-11-18T14:06:00Z">
        <w:r>
          <w:rPr>
            <w:rFonts w:hint="eastAsia" w:ascii="Arial" w:hAnsi="Arial" w:eastAsia="楷体_GB2312" w:cs="Arial"/>
            <w:sz w:val="24"/>
            <w:szCs w:val="24"/>
            <w14:ligatures w14:val="standardContextual"/>
          </w:rPr>
          <w:delText>为</w:delText>
        </w:r>
      </w:del>
      <w:ins w:id="22" w:author="KWM" w:date="2025-11-18T14:02:00Z">
        <w:r>
          <w:rPr>
            <w:rFonts w:ascii="Arial" w:hAnsi="Arial" w:eastAsia="楷体_GB2312" w:cs="Arial"/>
            <w:sz w:val="24"/>
            <w:szCs w:val="24"/>
            <w14:ligatures w14:val="standardContextual"/>
          </w:rPr>
          <w:t>6</w:t>
        </w:r>
      </w:ins>
      <w:ins w:id="23" w:author="KWM" w:date="2025-11-18T14:06:00Z">
        <w:r>
          <w:rPr>
            <w:rFonts w:ascii="Arial" w:hAnsi="Arial" w:eastAsia="楷体_GB2312" w:cs="Arial"/>
            <w:sz w:val="24"/>
            <w:szCs w:val="24"/>
            <w14:ligatures w14:val="standardContextual"/>
          </w:rPr>
          <w:t>1,000</w:t>
        </w:r>
      </w:ins>
      <w:del w:id="24" w:author="KWM" w:date="2025-11-18T14:02:00Z">
        <w:r>
          <w:rPr>
            <w:rFonts w:hint="eastAsia" w:ascii="Arial" w:hAnsi="Arial" w:eastAsia="楷体_GB2312" w:cs="Arial"/>
            <w:sz w:val="24"/>
            <w:szCs w:val="24"/>
            <w14:ligatures w14:val="standardContextual"/>
          </w:rPr>
          <w:delText>【】</w:delText>
        </w:r>
      </w:del>
      <w:ins w:id="25" w:author="KWM" w:date="2025-11-18T14:06:00Z">
        <w:r>
          <w:rPr>
            <w:rFonts w:hint="eastAsia" w:ascii="Arial" w:hAnsi="Arial" w:eastAsia="楷体_GB2312" w:cs="Arial"/>
            <w:sz w:val="24"/>
            <w:szCs w:val="24"/>
            <w14:ligatures w14:val="standardContextual"/>
          </w:rPr>
          <w:t>万</w:t>
        </w:r>
      </w:ins>
      <w:r>
        <w:rPr>
          <w:rFonts w:hint="eastAsia" w:ascii="Arial" w:hAnsi="Arial" w:eastAsia="楷体_GB2312" w:cs="Arial"/>
          <w:sz w:val="24"/>
          <w:szCs w:val="24"/>
          <w14:ligatures w14:val="standardContextual"/>
        </w:rPr>
        <w:t>元人民币，</w:t>
      </w:r>
      <w:ins w:id="26" w:author="KWM" w:date="2025-11-18T14:10:00Z">
        <w:r>
          <w:rPr>
            <w:rFonts w:hint="eastAsia" w:ascii="Arial" w:hAnsi="Arial" w:eastAsia="楷体_GB2312" w:cs="Arial"/>
            <w:sz w:val="24"/>
            <w:szCs w:val="24"/>
            <w14:ligatures w14:val="standardContextual"/>
          </w:rPr>
          <w:t>最终</w:t>
        </w:r>
      </w:ins>
      <w:ins w:id="27" w:author="KWM" w:date="2025-11-18T14:08:00Z">
        <w:r>
          <w:rPr>
            <w:rFonts w:hint="eastAsia" w:ascii="Arial" w:hAnsi="Arial" w:eastAsia="楷体_GB2312" w:cs="Arial"/>
            <w:sz w:val="24"/>
            <w:szCs w:val="24"/>
            <w14:ligatures w14:val="standardContextual"/>
          </w:rPr>
          <w:t>认购金额</w:t>
        </w:r>
      </w:ins>
      <w:r>
        <w:rPr>
          <w:rFonts w:hint="eastAsia" w:ascii="Arial" w:hAnsi="Arial" w:eastAsia="楷体_GB2312" w:cs="Arial"/>
          <w:sz w:val="24"/>
          <w:szCs w:val="24"/>
          <w14:ligatures w14:val="standardContextual"/>
        </w:rPr>
        <w:t>为认购数量乘以发行价格确定，认购金额应精确到分，不足一分的余数按照向上取整的原则处理。</w:t>
      </w:r>
      <w:r>
        <w:rPr>
          <w:rFonts w:ascii="Arial" w:hAnsi="Arial" w:eastAsia="楷体_GB2312" w:cs="Arial"/>
          <w:sz w:val="24"/>
          <w:szCs w:val="24"/>
          <w14:ligatures w14:val="standardContextual"/>
        </w:rPr>
        <w:t>若在定价基准日至发行日期间甲方发生除权、除息事项，则乙方</w:t>
      </w:r>
      <w:r>
        <w:rPr>
          <w:rFonts w:hint="eastAsia" w:ascii="Arial" w:hAnsi="Arial" w:eastAsia="楷体_GB2312" w:cs="Arial"/>
          <w:sz w:val="24"/>
          <w:szCs w:val="24"/>
          <w14:ligatures w14:val="standardContextual"/>
        </w:rPr>
        <w:t>认购金额</w:t>
      </w:r>
      <w:r>
        <w:rPr>
          <w:rFonts w:ascii="Arial" w:hAnsi="Arial" w:eastAsia="楷体_GB2312" w:cs="Arial"/>
          <w:sz w:val="24"/>
          <w:szCs w:val="24"/>
          <w14:ligatures w14:val="standardContextual"/>
        </w:rPr>
        <w:t>将依据按照第1.2条确定的调整后发行价格进行相应调整。</w:t>
      </w:r>
    </w:p>
    <w:p w14:paraId="625E4E52">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如本次发行拟募集资金总额或发行股份总数因监管政策变化或</w:t>
      </w:r>
      <w:r>
        <w:rPr>
          <w:rFonts w:hint="eastAsia" w:ascii="Arial" w:hAnsi="Arial" w:eastAsia="楷体_GB2312" w:cs="Arial"/>
          <w:sz w:val="24"/>
          <w:szCs w:val="24"/>
          <w14:ligatures w14:val="standardContextual"/>
        </w:rPr>
        <w:t>根据发行</w:t>
      </w:r>
      <w:r>
        <w:rPr>
          <w:rFonts w:ascii="Arial" w:hAnsi="Arial" w:eastAsia="楷体_GB2312" w:cs="Arial"/>
          <w:sz w:val="24"/>
          <w:szCs w:val="24"/>
          <w14:ligatures w14:val="standardContextual"/>
        </w:rPr>
        <w:t>审核文件的要求</w:t>
      </w:r>
      <w:r>
        <w:rPr>
          <w:rFonts w:hint="eastAsia" w:ascii="Arial" w:hAnsi="Arial" w:eastAsia="楷体_GB2312" w:cs="Arial"/>
          <w:sz w:val="24"/>
          <w:szCs w:val="24"/>
          <w14:ligatures w14:val="standardContextual"/>
        </w:rPr>
        <w:t>或协议相关约定</w:t>
      </w:r>
      <w:r>
        <w:rPr>
          <w:rFonts w:ascii="Arial" w:hAnsi="Arial" w:eastAsia="楷体_GB2312" w:cs="Arial"/>
          <w:sz w:val="24"/>
          <w:szCs w:val="24"/>
          <w14:ligatures w14:val="standardContextual"/>
        </w:rPr>
        <w:t>等情况予以调整的，则乙方的</w:t>
      </w:r>
      <w:r>
        <w:rPr>
          <w:rFonts w:hint="eastAsia" w:ascii="Arial" w:hAnsi="Arial" w:eastAsia="楷体_GB2312" w:cs="Arial"/>
          <w:sz w:val="24"/>
          <w:szCs w:val="24"/>
          <w14:ligatures w14:val="standardContextual"/>
        </w:rPr>
        <w:t>最终</w:t>
      </w:r>
      <w:r>
        <w:rPr>
          <w:rFonts w:ascii="Arial" w:hAnsi="Arial" w:eastAsia="楷体_GB2312" w:cs="Arial"/>
          <w:sz w:val="24"/>
          <w:szCs w:val="24"/>
          <w14:ligatures w14:val="standardContextual"/>
        </w:rPr>
        <w:t>认购金额、认购数量将相应调整。</w:t>
      </w:r>
    </w:p>
    <w:p w14:paraId="56EF9952">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1.4 认购方式</w:t>
      </w:r>
    </w:p>
    <w:p w14:paraId="40D9D075">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乙方</w:t>
      </w:r>
      <w:r>
        <w:rPr>
          <w:rFonts w:ascii="Arial" w:hAnsi="Arial" w:eastAsia="楷体_GB2312" w:cs="Arial"/>
          <w:sz w:val="24"/>
          <w:szCs w:val="24"/>
          <w14:ligatures w14:val="standardContextual"/>
        </w:rPr>
        <w:t>拟以现金方式全额认购</w:t>
      </w:r>
      <w:r>
        <w:rPr>
          <w:rFonts w:hint="eastAsia" w:ascii="Arial" w:hAnsi="Arial" w:eastAsia="楷体_GB2312" w:cs="Arial"/>
          <w:sz w:val="24"/>
          <w:szCs w:val="24"/>
          <w14:ligatures w14:val="standardContextual"/>
        </w:rPr>
        <w:t>甲方</w:t>
      </w:r>
      <w:r>
        <w:rPr>
          <w:rFonts w:ascii="Arial" w:hAnsi="Arial" w:eastAsia="楷体_GB2312" w:cs="Arial"/>
          <w:sz w:val="24"/>
          <w:szCs w:val="24"/>
          <w14:ligatures w14:val="standardContextual"/>
        </w:rPr>
        <w:t>本次发行的</w:t>
      </w:r>
      <w:r>
        <w:rPr>
          <w:rFonts w:hint="eastAsia" w:ascii="Arial" w:hAnsi="Arial" w:eastAsia="楷体_GB2312" w:cs="Arial"/>
          <w:sz w:val="24"/>
          <w:szCs w:val="24"/>
          <w14:ligatures w14:val="standardContextual"/>
        </w:rPr>
        <w:t>股票</w:t>
      </w:r>
      <w:r>
        <w:rPr>
          <w:rFonts w:ascii="Arial" w:hAnsi="Arial" w:eastAsia="楷体_GB2312" w:cs="Arial"/>
          <w:sz w:val="24"/>
          <w:szCs w:val="24"/>
          <w14:ligatures w14:val="standardContextual"/>
        </w:rPr>
        <w:t>。</w:t>
      </w:r>
    </w:p>
    <w:p w14:paraId="7F1EE108">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1.5 认购资金来源</w:t>
      </w:r>
    </w:p>
    <w:p w14:paraId="5EABE983">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乙方用于认购本次发行的资金</w:t>
      </w:r>
      <w:r>
        <w:rPr>
          <w:rFonts w:hint="eastAsia" w:ascii="Arial" w:hAnsi="Arial" w:eastAsia="楷体_GB2312" w:cs="Arial"/>
          <w:sz w:val="24"/>
          <w:szCs w:val="24"/>
          <w14:ligatures w14:val="standardContextual"/>
        </w:rPr>
        <w:t>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w:t>
      </w:r>
      <w:r>
        <w:rPr>
          <w:rFonts w:ascii="Arial" w:hAnsi="Arial" w:eastAsia="楷体_GB2312" w:cs="Arial"/>
          <w:sz w:val="24"/>
          <w:szCs w:val="24"/>
          <w14:ligatures w14:val="standardContextual"/>
        </w:rPr>
        <w:t>的情形。</w:t>
      </w:r>
    </w:p>
    <w:p w14:paraId="042A3F4E">
      <w:pPr>
        <w:spacing w:line="360" w:lineRule="auto"/>
        <w:outlineLvl w:val="0"/>
        <w:rPr>
          <w:rFonts w:ascii="Arial" w:hAnsi="Arial" w:eastAsia="楷体_GB2312" w:cs="Arial"/>
          <w:b/>
          <w:bCs/>
          <w:sz w:val="24"/>
          <w:szCs w:val="24"/>
          <w14:ligatures w14:val="standardContextual"/>
        </w:rPr>
      </w:pPr>
      <w:bookmarkStart w:id="2" w:name="_Toc192018052"/>
      <w:r>
        <w:rPr>
          <w:rFonts w:ascii="Arial" w:hAnsi="Arial" w:eastAsia="楷体_GB2312" w:cs="Arial"/>
          <w:b/>
          <w:bCs/>
          <w:sz w:val="24"/>
          <w:szCs w:val="24"/>
          <w14:ligatures w14:val="standardContextual"/>
        </w:rPr>
        <w:t>第二条  认购价款的支付及股份交付</w:t>
      </w:r>
      <w:bookmarkEnd w:id="2"/>
    </w:p>
    <w:p w14:paraId="63CB3859">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2.1乙方同意在本协议约定的生效条件全部获得满足且收到甲方</w:t>
      </w:r>
      <w:r>
        <w:rPr>
          <w:rFonts w:hint="eastAsia" w:ascii="Arial" w:hAnsi="Arial" w:eastAsia="楷体_GB2312" w:cs="Arial"/>
          <w:sz w:val="24"/>
          <w:szCs w:val="24"/>
          <w14:ligatures w14:val="standardContextual"/>
        </w:rPr>
        <w:t>和保荐机构（主承销商）</w:t>
      </w:r>
      <w:r>
        <w:rPr>
          <w:rFonts w:ascii="Arial" w:hAnsi="Arial" w:eastAsia="楷体_GB2312" w:cs="Arial"/>
          <w:sz w:val="24"/>
          <w:szCs w:val="24"/>
          <w14:ligatures w14:val="standardContextual"/>
        </w:rPr>
        <w:t>发出的《缴款通知书》后，按照《缴款通知书》的要求，在该通知书确定的缴款日前以现金方式</w:t>
      </w:r>
      <w:r>
        <w:rPr>
          <w:rFonts w:hint="eastAsia" w:ascii="Arial" w:hAnsi="Arial" w:eastAsia="楷体_GB2312" w:cs="Arial"/>
          <w:sz w:val="24"/>
          <w:szCs w:val="24"/>
          <w14:ligatures w14:val="standardContextual"/>
        </w:rPr>
        <w:t>一次性</w:t>
      </w:r>
      <w:r>
        <w:rPr>
          <w:rFonts w:ascii="Arial" w:hAnsi="Arial" w:eastAsia="楷体_GB2312" w:cs="Arial"/>
          <w:sz w:val="24"/>
          <w:szCs w:val="24"/>
          <w14:ligatures w14:val="standardContextual"/>
        </w:rPr>
        <w:t>将认购价款划入主承销商为本次发行专门开立的银行账户，</w:t>
      </w:r>
      <w:r>
        <w:rPr>
          <w:rFonts w:hint="eastAsia" w:ascii="Arial" w:hAnsi="Arial" w:eastAsia="楷体_GB2312" w:cs="Arial"/>
          <w:sz w:val="24"/>
          <w:szCs w:val="24"/>
          <w14:ligatures w14:val="standardContextual"/>
        </w:rPr>
        <w:t>并在</w:t>
      </w:r>
      <w:r>
        <w:rPr>
          <w:rFonts w:ascii="Arial" w:hAnsi="Arial" w:eastAsia="楷体_GB2312" w:cs="Arial"/>
          <w:sz w:val="24"/>
          <w:szCs w:val="24"/>
          <w14:ligatures w14:val="standardContextual"/>
        </w:rPr>
        <w:t>验资完毕</w:t>
      </w:r>
      <w:r>
        <w:rPr>
          <w:rFonts w:hint="eastAsia" w:ascii="Arial" w:hAnsi="Arial" w:eastAsia="楷体_GB2312" w:cs="Arial"/>
          <w:sz w:val="24"/>
          <w:szCs w:val="24"/>
          <w14:ligatures w14:val="standardContextual"/>
        </w:rPr>
        <w:t>、扣除相关费用</w:t>
      </w:r>
      <w:r>
        <w:rPr>
          <w:rFonts w:ascii="Arial" w:hAnsi="Arial" w:eastAsia="楷体_GB2312" w:cs="Arial"/>
          <w:sz w:val="24"/>
          <w:szCs w:val="24"/>
          <w14:ligatures w14:val="standardContextual"/>
        </w:rPr>
        <w:t>后划入甲方指定的募集资金专项存储账户。</w:t>
      </w:r>
    </w:p>
    <w:p w14:paraId="063DA433">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2.2</w:t>
      </w:r>
      <w:r>
        <w:rPr>
          <w:rFonts w:hint="eastAsia" w:ascii="Arial" w:hAnsi="Arial" w:eastAsia="楷体_GB2312" w:cs="Arial"/>
          <w:sz w:val="24"/>
          <w:szCs w:val="24"/>
          <w14:ligatures w14:val="standardContextual"/>
        </w:rPr>
        <w:t>在乙方按规定程序足额缴付认购款项后的三十(30</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个工作日内，甲方应</w:t>
      </w:r>
      <w:r>
        <w:rPr>
          <w:rFonts w:ascii="Arial" w:hAnsi="Arial" w:eastAsia="楷体_GB2312" w:cs="Arial"/>
          <w:sz w:val="24"/>
          <w:szCs w:val="24"/>
          <w14:ligatures w14:val="standardContextual"/>
        </w:rPr>
        <w:t>按照中国证监会、</w:t>
      </w:r>
      <w:r>
        <w:rPr>
          <w:rFonts w:hint="eastAsia" w:ascii="Arial" w:hAnsi="Arial" w:eastAsia="楷体_GB2312" w:cs="Arial"/>
          <w:sz w:val="24"/>
          <w:szCs w:val="24"/>
          <w14:ligatures w14:val="standardContextual"/>
        </w:rPr>
        <w:t>深</w:t>
      </w:r>
      <w:r>
        <w:rPr>
          <w:rFonts w:ascii="Arial" w:hAnsi="Arial" w:eastAsia="楷体_GB2312" w:cs="Arial"/>
          <w:sz w:val="24"/>
          <w:szCs w:val="24"/>
          <w14:ligatures w14:val="standardContextual"/>
        </w:rPr>
        <w:t>交所和中国证券登记结算有限责任公司</w:t>
      </w:r>
      <w:r>
        <w:rPr>
          <w:rFonts w:hint="eastAsia" w:ascii="Arial" w:hAnsi="Arial" w:eastAsia="楷体_GB2312" w:cs="Arial"/>
          <w:sz w:val="24"/>
          <w:szCs w:val="24"/>
          <w14:ligatures w14:val="standardContextual"/>
        </w:rPr>
        <w:t>深圳</w:t>
      </w:r>
      <w:r>
        <w:rPr>
          <w:rFonts w:ascii="Arial" w:hAnsi="Arial" w:eastAsia="楷体_GB2312" w:cs="Arial"/>
          <w:sz w:val="24"/>
          <w:szCs w:val="24"/>
          <w14:ligatures w14:val="standardContextual"/>
        </w:rPr>
        <w:t>分公司（以下简称“中证登</w:t>
      </w:r>
      <w:r>
        <w:rPr>
          <w:rFonts w:hint="eastAsia" w:ascii="Arial" w:hAnsi="Arial" w:eastAsia="楷体_GB2312" w:cs="Arial"/>
          <w:sz w:val="24"/>
          <w:szCs w:val="24"/>
          <w14:ligatures w14:val="standardContextual"/>
        </w:rPr>
        <w:t>深圳</w:t>
      </w:r>
      <w:r>
        <w:rPr>
          <w:rFonts w:ascii="Arial" w:hAnsi="Arial" w:eastAsia="楷体_GB2312" w:cs="Arial"/>
          <w:sz w:val="24"/>
          <w:szCs w:val="24"/>
          <w14:ligatures w14:val="standardContextual"/>
        </w:rPr>
        <w:t>分公司”）规定的程序，将乙方</w:t>
      </w:r>
      <w:r>
        <w:rPr>
          <w:rFonts w:hint="eastAsia" w:ascii="Arial" w:hAnsi="Arial" w:eastAsia="楷体_GB2312" w:cs="Arial"/>
          <w:sz w:val="24"/>
          <w:szCs w:val="24"/>
          <w14:ligatures w14:val="standardContextual"/>
        </w:rPr>
        <w:t>实际</w:t>
      </w:r>
      <w:r>
        <w:rPr>
          <w:rFonts w:ascii="Arial" w:hAnsi="Arial" w:eastAsia="楷体_GB2312" w:cs="Arial"/>
          <w:sz w:val="24"/>
          <w:szCs w:val="24"/>
          <w14:ligatures w14:val="standardContextual"/>
        </w:rPr>
        <w:t>认购的股票通过中证登</w:t>
      </w:r>
      <w:r>
        <w:rPr>
          <w:rFonts w:hint="eastAsia" w:ascii="Arial" w:hAnsi="Arial" w:eastAsia="楷体_GB2312" w:cs="Arial"/>
          <w:sz w:val="24"/>
          <w:szCs w:val="24"/>
          <w14:ligatures w14:val="standardContextual"/>
        </w:rPr>
        <w:t>深圳</w:t>
      </w:r>
      <w:r>
        <w:rPr>
          <w:rFonts w:ascii="Arial" w:hAnsi="Arial" w:eastAsia="楷体_GB2312" w:cs="Arial"/>
          <w:sz w:val="24"/>
          <w:szCs w:val="24"/>
          <w14:ligatures w14:val="standardContextual"/>
        </w:rPr>
        <w:t>分公司的证券登记系统记入乙方名下</w:t>
      </w:r>
      <w:r>
        <w:rPr>
          <w:rFonts w:hint="eastAsia" w:ascii="Arial" w:hAnsi="Arial" w:eastAsia="楷体_GB2312" w:cs="Arial"/>
          <w:sz w:val="24"/>
          <w:szCs w:val="24"/>
          <w14:ligatures w14:val="standardContextual"/>
        </w:rPr>
        <w:t>，</w:t>
      </w:r>
      <w:r>
        <w:rPr>
          <w:rFonts w:ascii="Arial" w:hAnsi="Arial" w:eastAsia="楷体_GB2312" w:cs="Arial"/>
          <w:sz w:val="24"/>
          <w:szCs w:val="24"/>
          <w14:ligatures w14:val="standardContextual"/>
        </w:rPr>
        <w:t>以实现交付</w:t>
      </w:r>
      <w:r>
        <w:rPr>
          <w:rFonts w:hint="eastAsia" w:ascii="Arial" w:hAnsi="Arial" w:eastAsia="楷体_GB2312" w:cs="Arial"/>
          <w:sz w:val="24"/>
          <w:szCs w:val="24"/>
          <w14:ligatures w14:val="standardContextual"/>
        </w:rPr>
        <w:t>，并办理乙方所认购股份在深交所的股票上市手续</w:t>
      </w:r>
      <w:r>
        <w:rPr>
          <w:rFonts w:ascii="Arial" w:hAnsi="Arial" w:eastAsia="楷体_GB2312" w:cs="Arial"/>
          <w:sz w:val="24"/>
          <w:szCs w:val="24"/>
          <w14:ligatures w14:val="standardContextual"/>
        </w:rPr>
        <w:t>。</w:t>
      </w:r>
    </w:p>
    <w:p w14:paraId="395FA688">
      <w:pPr>
        <w:spacing w:line="360" w:lineRule="auto"/>
        <w:outlineLvl w:val="0"/>
        <w:rPr>
          <w:rFonts w:ascii="Arial" w:hAnsi="Arial" w:eastAsia="楷体_GB2312" w:cs="Arial"/>
          <w:b/>
          <w:bCs/>
          <w:sz w:val="24"/>
          <w:szCs w:val="24"/>
          <w14:ligatures w14:val="standardContextual"/>
        </w:rPr>
      </w:pPr>
      <w:bookmarkStart w:id="3" w:name="_Toc192018053"/>
      <w:r>
        <w:rPr>
          <w:rFonts w:ascii="Arial" w:hAnsi="Arial" w:eastAsia="楷体_GB2312" w:cs="Arial"/>
          <w:b/>
          <w:bCs/>
          <w:sz w:val="24"/>
          <w:szCs w:val="24"/>
          <w14:ligatures w14:val="standardContextual"/>
        </w:rPr>
        <w:t>第三条  认购股份的限售期</w:t>
      </w:r>
      <w:bookmarkEnd w:id="3"/>
    </w:p>
    <w:p w14:paraId="281B2926">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3.1乙方承诺并同意，</w:t>
      </w:r>
      <w:del w:id="28" w:author="Jiang, Yifeng" w:date="2025-11-18T10:51:00Z">
        <w:r>
          <w:rPr>
            <w:rFonts w:hint="eastAsia" w:ascii="Arial" w:hAnsi="Arial" w:eastAsia="楷体_GB2312" w:cs="Arial"/>
            <w:sz w:val="24"/>
            <w:szCs w:val="24"/>
            <w:highlight w:val="none"/>
            <w:rPrChange w:id="29" w:author="KWM" w:date="2025-11-18T14:11:00Z">
              <w:rPr>
                <w:rFonts w:hint="eastAsia" w:ascii="Arial" w:hAnsi="Arial" w:eastAsia="楷体_GB2312" w:cs="Arial"/>
                <w:sz w:val="24"/>
                <w:szCs w:val="24"/>
                <w:highlight w:val="yellow"/>
                <w14:ligatures w14:val="standardContextual"/>
              </w:rPr>
            </w:rPrChange>
            <w14:ligatures w14:val="standardContextual"/>
          </w:rPr>
          <w:delText>本次发行完成后，若其及一致行动人在上市公司拥有权益的股份数超过上市公司届时已发行股份总数</w:delText>
        </w:r>
      </w:del>
      <w:del w:id="30" w:author="Jiang, Yifeng" w:date="2025-11-18T10:51:00Z">
        <w:r>
          <w:rPr>
            <w:rFonts w:ascii="Arial" w:hAnsi="Arial" w:eastAsia="楷体_GB2312" w:cs="Arial"/>
            <w:sz w:val="24"/>
            <w:szCs w:val="24"/>
            <w:highlight w:val="none"/>
            <w:rPrChange w:id="31" w:author="KWM" w:date="2025-11-18T14:11:00Z">
              <w:rPr>
                <w:rFonts w:ascii="Arial" w:hAnsi="Arial" w:eastAsia="楷体_GB2312" w:cs="Arial"/>
                <w:sz w:val="24"/>
                <w:szCs w:val="24"/>
                <w:highlight w:val="yellow"/>
                <w14:ligatures w14:val="standardContextual"/>
              </w:rPr>
            </w:rPrChange>
            <w14:ligatures w14:val="standardContextual"/>
          </w:rPr>
          <w:delText>30%</w:delText>
        </w:r>
      </w:del>
      <w:del w:id="32" w:author="Jiang, Yifeng" w:date="2025-11-18T10:51:00Z">
        <w:r>
          <w:rPr>
            <w:rFonts w:hint="eastAsia" w:ascii="Arial" w:hAnsi="Arial" w:eastAsia="楷体_GB2312" w:cs="Arial"/>
            <w:sz w:val="24"/>
            <w:szCs w:val="24"/>
            <w:highlight w:val="none"/>
            <w:rPrChange w:id="33" w:author="KWM" w:date="2025-11-18T14:11:00Z">
              <w:rPr>
                <w:rFonts w:hint="eastAsia" w:ascii="Arial" w:hAnsi="Arial" w:eastAsia="楷体_GB2312" w:cs="Arial"/>
                <w:sz w:val="24"/>
                <w:szCs w:val="24"/>
                <w:highlight w:val="yellow"/>
                <w14:ligatures w14:val="standardContextual"/>
              </w:rPr>
            </w:rPrChange>
            <w14:ligatures w14:val="standardContextual"/>
          </w:rPr>
          <w:delText>的，</w:delText>
        </w:r>
      </w:del>
      <w:r>
        <w:rPr>
          <w:rFonts w:hint="eastAsia" w:ascii="Arial" w:hAnsi="Arial" w:eastAsia="楷体_GB2312" w:cs="Arial"/>
          <w:sz w:val="24"/>
          <w:szCs w:val="24"/>
          <w14:ligatures w14:val="standardContextual"/>
        </w:rPr>
        <w:t>自本次发行结束之日起三十六(</w:t>
      </w:r>
      <w:r>
        <w:rPr>
          <w:rFonts w:ascii="Arial" w:hAnsi="Arial" w:eastAsia="楷体_GB2312" w:cs="Arial"/>
          <w:sz w:val="24"/>
          <w:szCs w:val="24"/>
          <w14:ligatures w14:val="standardContextual"/>
        </w:rPr>
        <w:t>36)</w:t>
      </w:r>
      <w:r>
        <w:rPr>
          <w:rFonts w:hint="eastAsia" w:ascii="Arial" w:hAnsi="Arial" w:eastAsia="楷体_GB2312" w:cs="Arial"/>
          <w:sz w:val="24"/>
          <w:szCs w:val="24"/>
          <w14:ligatures w14:val="standardContextual"/>
        </w:rPr>
        <w:t>个月内，乙方不得转让其本次认购的股份</w:t>
      </w:r>
      <w:del w:id="34" w:author="Jiang, Yifeng" w:date="2025-11-18T10:52:00Z">
        <w:r>
          <w:rPr>
            <w:rFonts w:hint="eastAsia" w:ascii="Arial" w:hAnsi="Arial" w:eastAsia="楷体_GB2312" w:cs="Arial"/>
            <w:sz w:val="24"/>
            <w:szCs w:val="24"/>
            <w:highlight w:val="none"/>
            <w:rPrChange w:id="35" w:author="KWM" w:date="2025-11-18T14:11:00Z">
              <w:rPr>
                <w:rFonts w:hint="eastAsia" w:ascii="Arial" w:hAnsi="Arial" w:eastAsia="楷体_GB2312" w:cs="Arial"/>
                <w:sz w:val="24"/>
                <w:szCs w:val="24"/>
                <w:highlight w:val="yellow"/>
                <w14:ligatures w14:val="standardContextual"/>
              </w:rPr>
            </w:rPrChange>
            <w14:ligatures w14:val="standardContextual"/>
          </w:rPr>
          <w:delText>；若其及一致行动人在上市公司拥有权益的股份数未超过上市公司届时已发行股份总数</w:delText>
        </w:r>
      </w:del>
      <w:del w:id="36" w:author="Jiang, Yifeng" w:date="2025-11-18T10:52:00Z">
        <w:r>
          <w:rPr>
            <w:rFonts w:ascii="Arial" w:hAnsi="Arial" w:eastAsia="楷体_GB2312" w:cs="Arial"/>
            <w:sz w:val="24"/>
            <w:szCs w:val="24"/>
            <w:highlight w:val="none"/>
            <w:rPrChange w:id="37" w:author="KWM" w:date="2025-11-18T14:11:00Z">
              <w:rPr>
                <w:rFonts w:ascii="Arial" w:hAnsi="Arial" w:eastAsia="楷体_GB2312" w:cs="Arial"/>
                <w:sz w:val="24"/>
                <w:szCs w:val="24"/>
                <w:highlight w:val="yellow"/>
                <w14:ligatures w14:val="standardContextual"/>
              </w:rPr>
            </w:rPrChange>
            <w14:ligatures w14:val="standardContextual"/>
          </w:rPr>
          <w:delText>30%</w:delText>
        </w:r>
      </w:del>
      <w:del w:id="38" w:author="Jiang, Yifeng" w:date="2025-11-18T10:52:00Z">
        <w:r>
          <w:rPr>
            <w:rFonts w:hint="eastAsia" w:ascii="Arial" w:hAnsi="Arial" w:eastAsia="楷体_GB2312" w:cs="Arial"/>
            <w:sz w:val="24"/>
            <w:szCs w:val="24"/>
            <w:highlight w:val="none"/>
            <w:rPrChange w:id="39" w:author="KWM" w:date="2025-11-18T14:11:00Z">
              <w:rPr>
                <w:rFonts w:hint="eastAsia" w:ascii="Arial" w:hAnsi="Arial" w:eastAsia="楷体_GB2312" w:cs="Arial"/>
                <w:sz w:val="24"/>
                <w:szCs w:val="24"/>
                <w:highlight w:val="yellow"/>
                <w14:ligatures w14:val="standardContextual"/>
              </w:rPr>
            </w:rPrChange>
            <w14:ligatures w14:val="standardContextual"/>
          </w:rPr>
          <w:delText>的，自本次发行结束之日起十八（</w:delText>
        </w:r>
      </w:del>
      <w:del w:id="40" w:author="Jiang, Yifeng" w:date="2025-11-18T10:52:00Z">
        <w:r>
          <w:rPr>
            <w:rFonts w:ascii="Arial" w:hAnsi="Arial" w:eastAsia="楷体_GB2312" w:cs="Arial"/>
            <w:sz w:val="24"/>
            <w:szCs w:val="24"/>
            <w:highlight w:val="none"/>
            <w:rPrChange w:id="41" w:author="KWM" w:date="2025-11-18T14:11:00Z">
              <w:rPr>
                <w:rFonts w:ascii="Arial" w:hAnsi="Arial" w:eastAsia="楷体_GB2312" w:cs="Arial"/>
                <w:sz w:val="24"/>
                <w:szCs w:val="24"/>
                <w:highlight w:val="yellow"/>
                <w14:ligatures w14:val="standardContextual"/>
              </w:rPr>
            </w:rPrChange>
            <w14:ligatures w14:val="standardContextual"/>
          </w:rPr>
          <w:delText>18</w:delText>
        </w:r>
      </w:del>
      <w:del w:id="42" w:author="Jiang, Yifeng" w:date="2025-11-18T10:52:00Z">
        <w:r>
          <w:rPr>
            <w:rFonts w:hint="eastAsia" w:ascii="Arial" w:hAnsi="Arial" w:eastAsia="楷体_GB2312" w:cs="Arial"/>
            <w:sz w:val="24"/>
            <w:szCs w:val="24"/>
            <w:highlight w:val="none"/>
            <w:rPrChange w:id="43" w:author="KWM" w:date="2025-11-18T14:11:00Z">
              <w:rPr>
                <w:rFonts w:hint="eastAsia" w:ascii="Arial" w:hAnsi="Arial" w:eastAsia="楷体_GB2312" w:cs="Arial"/>
                <w:sz w:val="24"/>
                <w:szCs w:val="24"/>
                <w:highlight w:val="yellow"/>
                <w14:ligatures w14:val="standardContextual"/>
              </w:rPr>
            </w:rPrChange>
            <w14:ligatures w14:val="standardContextual"/>
          </w:rPr>
          <w:delText>）个月内，乙方不得转让其本次认购的股份</w:delText>
        </w:r>
      </w:del>
      <w:r>
        <w:rPr>
          <w:rFonts w:hint="eastAsia" w:ascii="Arial" w:hAnsi="Arial" w:eastAsia="楷体_GB2312" w:cs="Arial"/>
          <w:sz w:val="24"/>
          <w:szCs w:val="24"/>
          <w14:ligatures w14:val="standardContextual"/>
        </w:rPr>
        <w:t>。自本次发行结束之日起至股份解除限售之日期间，就乙方本次认购的股份，由于甲方送股、转增股本等原因所衍生取得的甲方股份，亦应遵守上述约定。</w:t>
      </w:r>
    </w:p>
    <w:p w14:paraId="65A5CE4F">
      <w:pPr>
        <w:spacing w:line="360" w:lineRule="auto"/>
        <w:ind w:firstLine="480" w:firstLineChars="200"/>
        <w:rPr>
          <w:ins w:id="44" w:author="Jiang, Yifeng" w:date="2025-11-18T10:52:00Z"/>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3</w:t>
      </w:r>
      <w:r>
        <w:rPr>
          <w:rFonts w:ascii="Arial" w:hAnsi="Arial" w:eastAsia="楷体_GB2312" w:cs="Arial"/>
          <w:sz w:val="24"/>
          <w:szCs w:val="24"/>
          <w14:ligatures w14:val="standardContextual"/>
        </w:rPr>
        <w:t>.2</w:t>
      </w:r>
      <w:r>
        <w:rPr>
          <w:rFonts w:hint="eastAsia" w:ascii="Arial" w:hAnsi="Arial" w:eastAsia="楷体_GB2312" w:cs="Arial"/>
          <w:sz w:val="24"/>
          <w:szCs w:val="24"/>
          <w14:ligatures w14:val="standardContextual"/>
        </w:rPr>
        <w:t>乙方将按照相关法律法规和中国证监会、深交所的相关规定及甲方要求就本次发行所认购的股份出具相关锁定承诺，并办理相关股份锁定事宜。若</w:t>
      </w:r>
      <w:r>
        <w:rPr>
          <w:rFonts w:ascii="Arial" w:hAnsi="Arial" w:eastAsia="楷体_GB2312" w:cs="Arial"/>
          <w:sz w:val="24"/>
          <w:szCs w:val="24"/>
          <w14:ligatures w14:val="standardContextual"/>
        </w:rPr>
        <w:t>相关监管机构</w:t>
      </w:r>
      <w:r>
        <w:rPr>
          <w:rFonts w:hint="eastAsia" w:ascii="Arial" w:hAnsi="Arial" w:eastAsia="楷体_GB2312" w:cs="Arial"/>
          <w:sz w:val="24"/>
          <w:szCs w:val="24"/>
          <w14:ligatures w14:val="standardContextual"/>
        </w:rPr>
        <w:t>对于乙方本次认购甲方新增股份的锁定期有其他要求的，双方将根据</w:t>
      </w:r>
      <w:r>
        <w:rPr>
          <w:rFonts w:ascii="Arial" w:hAnsi="Arial" w:eastAsia="楷体_GB2312" w:cs="Arial"/>
          <w:sz w:val="24"/>
          <w:szCs w:val="24"/>
          <w14:ligatures w14:val="standardContextual"/>
        </w:rPr>
        <w:t>相关监管机构</w:t>
      </w:r>
      <w:r>
        <w:rPr>
          <w:rFonts w:hint="eastAsia" w:ascii="Arial" w:hAnsi="Arial" w:eastAsia="楷体_GB2312" w:cs="Arial"/>
          <w:sz w:val="24"/>
          <w:szCs w:val="24"/>
          <w14:ligatures w14:val="standardContextual"/>
        </w:rPr>
        <w:t>的要求对锁定期进行相应调整。</w:t>
      </w:r>
    </w:p>
    <w:p w14:paraId="3D2195D2">
      <w:pPr>
        <w:spacing w:line="360" w:lineRule="auto"/>
        <w:ind w:firstLine="480" w:firstLineChars="200"/>
        <w:rPr>
          <w:del w:id="45" w:author="KWM" w:date="2025-11-18T13:28:00Z"/>
          <w:rFonts w:ascii="Arial" w:hAnsi="Arial" w:eastAsia="楷体_GB2312" w:cs="Arial"/>
          <w:sz w:val="24"/>
          <w:szCs w:val="24"/>
          <w14:ligatures w14:val="standardContextual"/>
        </w:rPr>
      </w:pPr>
      <w:ins w:id="46" w:author="Jiang, Yifeng" w:date="2025-11-18T10:55:00Z">
        <w:del w:id="47" w:author="KWM" w:date="2025-11-18T13:28:00Z">
          <w:r>
            <w:rPr>
              <w:rFonts w:hint="eastAsia" w:ascii="Arial" w:hAnsi="Arial" w:eastAsia="楷体_GB2312" w:cs="Arial"/>
              <w:sz w:val="24"/>
              <w:szCs w:val="24"/>
              <w:highlight w:val="none"/>
              <w:rPrChange w:id="48" w:author="KWM" w:date="2025-11-18T14:11:00Z">
                <w:rPr>
                  <w:rFonts w:hint="eastAsia" w:ascii="Arial" w:hAnsi="Arial" w:eastAsia="楷体_GB2312" w:cs="Arial"/>
                  <w:sz w:val="24"/>
                  <w:szCs w:val="24"/>
                  <w:highlight w:val="yellow"/>
                  <w14:ligatures w14:val="standardContextual"/>
                </w:rPr>
              </w:rPrChange>
              <w14:ligatures w14:val="standardContextual"/>
            </w:rPr>
            <w:delText>【</w:delText>
          </w:r>
        </w:del>
      </w:ins>
      <w:ins w:id="49" w:author="Jiang, Yifeng" w:date="2025-11-18T10:52:00Z">
        <w:del w:id="50" w:author="KWM" w:date="2025-11-18T13:28:00Z">
          <w:r>
            <w:rPr>
              <w:rFonts w:hint="eastAsia" w:ascii="Arial" w:hAnsi="Arial" w:eastAsia="楷体_GB2312" w:cs="Arial"/>
              <w:sz w:val="24"/>
              <w:szCs w:val="24"/>
              <w:highlight w:val="none"/>
              <w:rPrChange w:id="51" w:author="KWM" w:date="2025-11-18T14:11:00Z">
                <w:rPr>
                  <w:rFonts w:hint="eastAsia" w:ascii="Arial" w:hAnsi="Arial" w:eastAsia="楷体_GB2312" w:cs="Arial"/>
                  <w:sz w:val="24"/>
                  <w:szCs w:val="24"/>
                  <w:highlight w:val="yellow"/>
                  <w14:ligatures w14:val="standardContextual"/>
                </w:rPr>
              </w:rPrChange>
              <w14:ligatures w14:val="standardContextual"/>
            </w:rPr>
            <w:delText>3</w:delText>
          </w:r>
        </w:del>
      </w:ins>
      <w:ins w:id="52" w:author="Jiang, Yifeng" w:date="2025-11-18T10:52:00Z">
        <w:del w:id="53" w:author="KWM" w:date="2025-11-18T13:28:00Z">
          <w:r>
            <w:rPr>
              <w:rFonts w:ascii="Arial" w:hAnsi="Arial" w:eastAsia="楷体_GB2312" w:cs="Arial"/>
              <w:sz w:val="24"/>
              <w:szCs w:val="24"/>
              <w:highlight w:val="none"/>
              <w:rPrChange w:id="54" w:author="KWM" w:date="2025-11-18T14:11:00Z">
                <w:rPr>
                  <w:rFonts w:ascii="Arial" w:hAnsi="Arial" w:eastAsia="楷体_GB2312" w:cs="Arial"/>
                  <w:sz w:val="24"/>
                  <w:szCs w:val="24"/>
                  <w:highlight w:val="yellow"/>
                  <w14:ligatures w14:val="standardContextual"/>
                </w:rPr>
              </w:rPrChange>
              <w14:ligatures w14:val="standardContextual"/>
            </w:rPr>
            <w:delText>.3</w:delText>
          </w:r>
        </w:del>
      </w:ins>
      <w:ins w:id="55" w:author="Jiang, Yifeng" w:date="2025-11-18T10:54:00Z">
        <w:del w:id="56" w:author="KWM" w:date="2025-11-18T13:28:00Z">
          <w:r>
            <w:rPr>
              <w:rFonts w:hint="eastAsia" w:ascii="Arial" w:hAnsi="Arial" w:eastAsia="楷体_GB2312" w:cs="Arial"/>
              <w:sz w:val="24"/>
              <w:szCs w:val="24"/>
              <w:highlight w:val="none"/>
              <w:rPrChange w:id="57" w:author="KWM" w:date="2025-11-18T14:11:00Z">
                <w:rPr>
                  <w:rFonts w:hint="eastAsia" w:ascii="Arial" w:hAnsi="Arial" w:eastAsia="楷体_GB2312" w:cs="Arial"/>
                  <w:sz w:val="24"/>
                  <w:szCs w:val="24"/>
                  <w:highlight w:val="yellow"/>
                  <w14:ligatures w14:val="standardContextual"/>
                </w:rPr>
              </w:rPrChange>
              <w14:ligatures w14:val="standardContextual"/>
            </w:rPr>
            <w:delText xml:space="preserve"> </w:delText>
          </w:r>
        </w:del>
      </w:ins>
      <w:ins w:id="58" w:author="Jiang, Yifeng" w:date="2025-11-18T10:52:00Z">
        <w:del w:id="59" w:author="KWM" w:date="2025-11-18T13:28:00Z">
          <w:r>
            <w:rPr>
              <w:rFonts w:hint="eastAsia" w:ascii="Arial" w:hAnsi="Arial" w:eastAsia="楷体_GB2312" w:cs="Arial"/>
              <w:sz w:val="24"/>
              <w:szCs w:val="24"/>
              <w:highlight w:val="none"/>
              <w:rPrChange w:id="60" w:author="KWM" w:date="2025-11-18T14:11:00Z">
                <w:rPr>
                  <w:rFonts w:hint="eastAsia" w:ascii="Arial" w:hAnsi="Arial" w:eastAsia="楷体_GB2312" w:cs="Arial"/>
                  <w:sz w:val="24"/>
                  <w:szCs w:val="24"/>
                  <w:highlight w:val="yellow"/>
                  <w14:ligatures w14:val="standardContextual"/>
                </w:rPr>
              </w:rPrChange>
              <w14:ligatures w14:val="standardContextual"/>
            </w:rPr>
            <w:delText>如</w:delText>
          </w:r>
        </w:del>
      </w:ins>
      <w:ins w:id="61" w:author="Jiang, Yifeng" w:date="2025-11-18T10:54:00Z">
        <w:del w:id="62" w:author="KWM" w:date="2025-11-18T13:28:00Z">
          <w:r>
            <w:rPr>
              <w:rFonts w:hint="eastAsia" w:ascii="Arial" w:hAnsi="Arial" w:eastAsia="楷体_GB2312" w:cs="Arial"/>
              <w:sz w:val="24"/>
              <w:szCs w:val="24"/>
              <w:highlight w:val="none"/>
              <w:rPrChange w:id="63" w:author="KWM" w:date="2025-11-18T14:11:00Z">
                <w:rPr>
                  <w:rFonts w:hint="eastAsia" w:ascii="Arial" w:hAnsi="Arial" w:eastAsia="楷体_GB2312" w:cs="Arial"/>
                  <w:sz w:val="24"/>
                  <w:szCs w:val="24"/>
                  <w:highlight w:val="yellow"/>
                  <w14:ligatures w14:val="standardContextual"/>
                </w:rPr>
              </w:rPrChange>
              <w14:ligatures w14:val="standardContextual"/>
            </w:rPr>
            <w:delText>甲方本次发行</w:delText>
          </w:r>
        </w:del>
      </w:ins>
      <w:ins w:id="64" w:author="Jiang, Yifeng" w:date="2025-11-18T10:52:00Z">
        <w:del w:id="65" w:author="KWM" w:date="2025-11-18T13:28:00Z">
          <w:r>
            <w:rPr>
              <w:rFonts w:hint="eastAsia" w:ascii="Arial" w:hAnsi="Arial" w:eastAsia="楷体_GB2312" w:cs="Arial"/>
              <w:sz w:val="24"/>
              <w:szCs w:val="24"/>
              <w:highlight w:val="none"/>
              <w:rPrChange w:id="66" w:author="KWM" w:date="2025-11-18T14:11:00Z">
                <w:rPr>
                  <w:rFonts w:hint="eastAsia" w:ascii="Arial" w:hAnsi="Arial" w:eastAsia="楷体_GB2312" w:cs="Arial"/>
                  <w:sz w:val="24"/>
                  <w:szCs w:val="24"/>
                  <w:highlight w:val="yellow"/>
                  <w14:ligatures w14:val="standardContextual"/>
                </w:rPr>
              </w:rPrChange>
              <w14:ligatures w14:val="standardContextual"/>
            </w:rPr>
            <w:delText>经审核注册</w:delText>
          </w:r>
        </w:del>
      </w:ins>
      <w:ins w:id="67" w:author="Jiang, Yifeng" w:date="2025-11-18T10:53:00Z">
        <w:del w:id="68" w:author="KWM" w:date="2025-11-18T13:28:00Z">
          <w:r>
            <w:rPr>
              <w:rFonts w:hint="eastAsia" w:ascii="Arial" w:hAnsi="Arial" w:eastAsia="楷体_GB2312" w:cs="Arial"/>
              <w:sz w:val="24"/>
              <w:szCs w:val="24"/>
              <w:highlight w:val="none"/>
              <w:rPrChange w:id="69" w:author="KWM" w:date="2025-11-18T14:11:00Z">
                <w:rPr>
                  <w:rFonts w:hint="eastAsia" w:ascii="Arial" w:hAnsi="Arial" w:eastAsia="楷体_GB2312" w:cs="Arial"/>
                  <w:sz w:val="24"/>
                  <w:szCs w:val="24"/>
                  <w:highlight w:val="yellow"/>
                  <w14:ligatures w14:val="standardContextual"/>
                </w:rPr>
              </w:rPrChange>
              <w14:ligatures w14:val="standardContextual"/>
            </w:rPr>
            <w:delText>并最终</w:delText>
          </w:r>
        </w:del>
      </w:ins>
      <w:ins w:id="70" w:author="Jiang, Yifeng" w:date="2025-11-18T10:55:00Z">
        <w:del w:id="71" w:author="KWM" w:date="2025-11-18T13:28:00Z">
          <w:r>
            <w:rPr>
              <w:rFonts w:hint="eastAsia" w:ascii="Arial" w:hAnsi="Arial" w:eastAsia="楷体_GB2312" w:cs="Arial"/>
              <w:sz w:val="24"/>
              <w:szCs w:val="24"/>
              <w:highlight w:val="none"/>
              <w:rPrChange w:id="72" w:author="KWM" w:date="2025-11-18T14:11:00Z">
                <w:rPr>
                  <w:rFonts w:hint="eastAsia" w:ascii="Arial" w:hAnsi="Arial" w:eastAsia="楷体_GB2312" w:cs="Arial"/>
                  <w:sz w:val="24"/>
                  <w:szCs w:val="24"/>
                  <w:highlight w:val="yellow"/>
                  <w14:ligatures w14:val="standardContextual"/>
                </w:rPr>
              </w:rPrChange>
              <w14:ligatures w14:val="standardContextual"/>
            </w:rPr>
            <w:delText>完成</w:delText>
          </w:r>
        </w:del>
      </w:ins>
      <w:ins w:id="73" w:author="Jiang, Yifeng" w:date="2025-11-18T10:53:00Z">
        <w:del w:id="74" w:author="KWM" w:date="2025-11-18T13:28:00Z">
          <w:r>
            <w:rPr>
              <w:rFonts w:hint="eastAsia" w:ascii="Arial" w:hAnsi="Arial" w:eastAsia="楷体_GB2312" w:cs="Arial"/>
              <w:sz w:val="24"/>
              <w:szCs w:val="24"/>
              <w:highlight w:val="none"/>
              <w:rPrChange w:id="75" w:author="KWM" w:date="2025-11-18T14:11:00Z">
                <w:rPr>
                  <w:rFonts w:hint="eastAsia" w:ascii="Arial" w:hAnsi="Arial" w:eastAsia="楷体_GB2312" w:cs="Arial"/>
                  <w:sz w:val="24"/>
                  <w:szCs w:val="24"/>
                  <w:highlight w:val="yellow"/>
                  <w14:ligatures w14:val="standardContextual"/>
                </w:rPr>
              </w:rPrChange>
              <w14:ligatures w14:val="standardContextual"/>
            </w:rPr>
            <w:delText>发行的</w:delText>
          </w:r>
        </w:del>
      </w:ins>
      <w:ins w:id="76" w:author="Jiang, Yifeng" w:date="2025-11-18T10:55:00Z">
        <w:del w:id="77" w:author="KWM" w:date="2025-11-18T13:28:00Z">
          <w:r>
            <w:rPr>
              <w:rFonts w:hint="eastAsia" w:ascii="Arial" w:hAnsi="Arial" w:eastAsia="楷体_GB2312" w:cs="Arial"/>
              <w:sz w:val="24"/>
              <w:szCs w:val="24"/>
              <w:highlight w:val="none"/>
              <w:rPrChange w:id="78" w:author="KWM" w:date="2025-11-18T14:11:00Z">
                <w:rPr>
                  <w:rFonts w:hint="eastAsia" w:ascii="Arial" w:hAnsi="Arial" w:eastAsia="楷体_GB2312" w:cs="Arial"/>
                  <w:sz w:val="24"/>
                  <w:szCs w:val="24"/>
                  <w:highlight w:val="yellow"/>
                  <w14:ligatures w14:val="standardContextual"/>
                </w:rPr>
              </w:rPrChange>
              <w14:ligatures w14:val="standardContextual"/>
            </w:rPr>
            <w:delText>新增</w:delText>
          </w:r>
        </w:del>
      </w:ins>
      <w:ins w:id="79" w:author="Jiang, Yifeng" w:date="2025-11-18T10:53:00Z">
        <w:del w:id="80" w:author="KWM" w:date="2025-11-18T13:28:00Z">
          <w:r>
            <w:rPr>
              <w:rFonts w:hint="eastAsia" w:ascii="Arial" w:hAnsi="Arial" w:eastAsia="楷体_GB2312" w:cs="Arial"/>
              <w:sz w:val="24"/>
              <w:szCs w:val="24"/>
              <w:highlight w:val="none"/>
              <w:rPrChange w:id="81" w:author="KWM" w:date="2025-11-18T14:11:00Z">
                <w:rPr>
                  <w:rFonts w:hint="eastAsia" w:ascii="Arial" w:hAnsi="Arial" w:eastAsia="楷体_GB2312" w:cs="Arial"/>
                  <w:sz w:val="24"/>
                  <w:szCs w:val="24"/>
                  <w:highlight w:val="yellow"/>
                  <w14:ligatures w14:val="standardContextual"/>
                </w:rPr>
              </w:rPrChange>
              <w14:ligatures w14:val="standardContextual"/>
            </w:rPr>
            <w:delText>股份数减少，导致乙方</w:delText>
          </w:r>
        </w:del>
      </w:ins>
      <w:ins w:id="82" w:author="Jiang, Yifeng" w:date="2025-11-18T10:52:00Z">
        <w:del w:id="83" w:author="KWM" w:date="2025-11-18T13:28:00Z">
          <w:r>
            <w:rPr>
              <w:rFonts w:hint="eastAsia" w:ascii="Arial" w:hAnsi="Arial" w:eastAsia="楷体_GB2312" w:cs="Arial"/>
              <w:sz w:val="24"/>
              <w:szCs w:val="24"/>
              <w:highlight w:val="none"/>
              <w:rPrChange w:id="84" w:author="KWM" w:date="2025-11-18T14:11:00Z">
                <w:rPr>
                  <w:rFonts w:hint="eastAsia" w:ascii="Arial" w:hAnsi="Arial" w:eastAsia="楷体_GB2312" w:cs="Arial"/>
                  <w:sz w:val="24"/>
                  <w:szCs w:val="24"/>
                  <w:highlight w:val="yellow"/>
                  <w14:ligatures w14:val="standardContextual"/>
                </w:rPr>
              </w:rPrChange>
              <w14:ligatures w14:val="standardContextual"/>
            </w:rPr>
            <w:delText>及</w:delText>
          </w:r>
        </w:del>
      </w:ins>
      <w:ins w:id="85" w:author="Jiang, Yifeng" w:date="2025-11-18T10:53:00Z">
        <w:del w:id="86" w:author="KWM" w:date="2025-11-18T13:28:00Z">
          <w:r>
            <w:rPr>
              <w:rFonts w:hint="eastAsia" w:ascii="Arial" w:hAnsi="Arial" w:eastAsia="楷体_GB2312" w:cs="Arial"/>
              <w:sz w:val="24"/>
              <w:szCs w:val="24"/>
              <w:highlight w:val="none"/>
              <w:rPrChange w:id="87" w:author="KWM" w:date="2025-11-18T14:11:00Z">
                <w:rPr>
                  <w:rFonts w:hint="eastAsia" w:ascii="Arial" w:hAnsi="Arial" w:eastAsia="楷体_GB2312" w:cs="Arial"/>
                  <w:sz w:val="24"/>
                  <w:szCs w:val="24"/>
                  <w:highlight w:val="yellow"/>
                  <w14:ligatures w14:val="standardContextual"/>
                </w:rPr>
              </w:rPrChange>
              <w14:ligatures w14:val="standardContextual"/>
            </w:rPr>
            <w:delText>其</w:delText>
          </w:r>
        </w:del>
      </w:ins>
      <w:ins w:id="88" w:author="Jiang, Yifeng" w:date="2025-11-18T10:52:00Z">
        <w:del w:id="89" w:author="KWM" w:date="2025-11-18T13:28:00Z">
          <w:r>
            <w:rPr>
              <w:rFonts w:hint="eastAsia" w:ascii="Arial" w:hAnsi="Arial" w:eastAsia="楷体_GB2312" w:cs="Arial"/>
              <w:sz w:val="24"/>
              <w:szCs w:val="24"/>
              <w:highlight w:val="none"/>
              <w:rPrChange w:id="90" w:author="KWM" w:date="2025-11-18T14:11:00Z">
                <w:rPr>
                  <w:rFonts w:hint="eastAsia" w:ascii="Arial" w:hAnsi="Arial" w:eastAsia="楷体_GB2312" w:cs="Arial"/>
                  <w:sz w:val="24"/>
                  <w:szCs w:val="24"/>
                  <w:highlight w:val="yellow"/>
                  <w14:ligatures w14:val="standardContextual"/>
                </w:rPr>
              </w:rPrChange>
              <w14:ligatures w14:val="standardContextual"/>
            </w:rPr>
            <w:delText>一致行动人在</w:delText>
          </w:r>
        </w:del>
      </w:ins>
      <w:ins w:id="91" w:author="Jiang, Yifeng" w:date="2025-11-18T10:53:00Z">
        <w:del w:id="92" w:author="KWM" w:date="2025-11-18T13:28:00Z">
          <w:r>
            <w:rPr>
              <w:rFonts w:hint="eastAsia" w:ascii="Arial" w:hAnsi="Arial" w:eastAsia="楷体_GB2312" w:cs="Arial"/>
              <w:sz w:val="24"/>
              <w:szCs w:val="24"/>
              <w:highlight w:val="none"/>
              <w:rPrChange w:id="93" w:author="KWM" w:date="2025-11-18T14:11:00Z">
                <w:rPr>
                  <w:rFonts w:hint="eastAsia" w:ascii="Arial" w:hAnsi="Arial" w:eastAsia="楷体_GB2312" w:cs="Arial"/>
                  <w:sz w:val="24"/>
                  <w:szCs w:val="24"/>
                  <w:highlight w:val="yellow"/>
                  <w14:ligatures w14:val="standardContextual"/>
                </w:rPr>
              </w:rPrChange>
              <w14:ligatures w14:val="standardContextual"/>
            </w:rPr>
            <w:delText>本次发行后对</w:delText>
          </w:r>
        </w:del>
      </w:ins>
      <w:ins w:id="94" w:author="Jiang, Yifeng" w:date="2025-11-18T10:52:00Z">
        <w:del w:id="95" w:author="KWM" w:date="2025-11-18T13:28:00Z">
          <w:r>
            <w:rPr>
              <w:rFonts w:hint="eastAsia" w:ascii="Arial" w:hAnsi="Arial" w:eastAsia="楷体_GB2312" w:cs="Arial"/>
              <w:sz w:val="24"/>
              <w:szCs w:val="24"/>
              <w:highlight w:val="none"/>
              <w:rPrChange w:id="96" w:author="KWM" w:date="2025-11-18T14:11:00Z">
                <w:rPr>
                  <w:rFonts w:hint="eastAsia" w:ascii="Arial" w:hAnsi="Arial" w:eastAsia="楷体_GB2312" w:cs="Arial"/>
                  <w:sz w:val="24"/>
                  <w:szCs w:val="24"/>
                  <w:highlight w:val="yellow"/>
                  <w14:ligatures w14:val="standardContextual"/>
                </w:rPr>
              </w:rPrChange>
              <w14:ligatures w14:val="standardContextual"/>
            </w:rPr>
            <w:delText>上市公司拥有权益的股份数未超过上市公司届时已发行股份总数</w:delText>
          </w:r>
        </w:del>
      </w:ins>
      <w:ins w:id="97" w:author="Jiang, Yifeng" w:date="2025-11-18T10:52:00Z">
        <w:del w:id="98" w:author="KWM" w:date="2025-11-18T13:28:00Z">
          <w:r>
            <w:rPr>
              <w:rFonts w:ascii="Arial" w:hAnsi="Arial" w:eastAsia="楷体_GB2312" w:cs="Arial"/>
              <w:sz w:val="24"/>
              <w:szCs w:val="24"/>
              <w:highlight w:val="none"/>
              <w:rPrChange w:id="99" w:author="KWM" w:date="2025-11-18T14:11:00Z">
                <w:rPr>
                  <w:rFonts w:ascii="Arial" w:hAnsi="Arial" w:eastAsia="楷体_GB2312" w:cs="Arial"/>
                  <w:sz w:val="24"/>
                  <w:szCs w:val="24"/>
                  <w:highlight w:val="yellow"/>
                  <w14:ligatures w14:val="standardContextual"/>
                </w:rPr>
              </w:rPrChange>
              <w14:ligatures w14:val="standardContextual"/>
            </w:rPr>
            <w:delText>30%</w:delText>
          </w:r>
        </w:del>
      </w:ins>
      <w:ins w:id="100" w:author="Jiang, Yifeng" w:date="2025-11-18T10:52:00Z">
        <w:del w:id="101" w:author="KWM" w:date="2025-11-18T13:28:00Z">
          <w:r>
            <w:rPr>
              <w:rFonts w:hint="eastAsia" w:ascii="Arial" w:hAnsi="Arial" w:eastAsia="楷体_GB2312" w:cs="Arial"/>
              <w:sz w:val="24"/>
              <w:szCs w:val="24"/>
              <w:highlight w:val="none"/>
              <w:rPrChange w:id="102" w:author="KWM" w:date="2025-11-18T14:11:00Z">
                <w:rPr>
                  <w:rFonts w:hint="eastAsia" w:ascii="Arial" w:hAnsi="Arial" w:eastAsia="楷体_GB2312" w:cs="Arial"/>
                  <w:sz w:val="24"/>
                  <w:szCs w:val="24"/>
                  <w:highlight w:val="yellow"/>
                  <w14:ligatures w14:val="standardContextual"/>
                </w:rPr>
              </w:rPrChange>
              <w14:ligatures w14:val="standardContextual"/>
            </w:rPr>
            <w:delText>的，</w:delText>
          </w:r>
        </w:del>
      </w:ins>
      <w:ins w:id="103" w:author="Jiang, Yifeng" w:date="2025-11-18T10:53:00Z">
        <w:del w:id="104" w:author="KWM" w:date="2025-11-18T13:28:00Z">
          <w:r>
            <w:rPr>
              <w:rFonts w:hint="eastAsia" w:ascii="Arial" w:hAnsi="Arial" w:eastAsia="楷体_GB2312" w:cs="Arial"/>
              <w:sz w:val="24"/>
              <w:szCs w:val="24"/>
              <w:highlight w:val="none"/>
              <w:rPrChange w:id="105" w:author="KWM" w:date="2025-11-18T14:11:00Z">
                <w:rPr>
                  <w:rFonts w:hint="eastAsia" w:ascii="Arial" w:hAnsi="Arial" w:eastAsia="楷体_GB2312" w:cs="Arial"/>
                  <w:sz w:val="24"/>
                  <w:szCs w:val="24"/>
                  <w:highlight w:val="yellow"/>
                  <w14:ligatures w14:val="standardContextual"/>
                </w:rPr>
              </w:rPrChange>
              <w14:ligatures w14:val="standardContextual"/>
            </w:rPr>
            <w:delText>则</w:delText>
          </w:r>
        </w:del>
      </w:ins>
      <w:ins w:id="106" w:author="Jiang, Yifeng" w:date="2025-11-18T10:54:00Z">
        <w:del w:id="107" w:author="KWM" w:date="2025-11-18T13:28:00Z">
          <w:r>
            <w:rPr>
              <w:rFonts w:hint="eastAsia" w:ascii="Arial" w:hAnsi="Arial" w:eastAsia="楷体_GB2312" w:cs="Arial"/>
              <w:sz w:val="24"/>
              <w:szCs w:val="24"/>
              <w:highlight w:val="none"/>
              <w:rPrChange w:id="108" w:author="KWM" w:date="2025-11-18T14:11:00Z">
                <w:rPr>
                  <w:rFonts w:hint="eastAsia" w:ascii="Arial" w:hAnsi="Arial" w:eastAsia="楷体_GB2312" w:cs="Arial"/>
                  <w:sz w:val="24"/>
                  <w:szCs w:val="24"/>
                  <w:highlight w:val="yellow"/>
                  <w14:ligatures w14:val="standardContextual"/>
                </w:rPr>
              </w:rPrChange>
              <w14:ligatures w14:val="standardContextual"/>
            </w:rPr>
            <w:delText>经监管机构</w:delText>
          </w:r>
        </w:del>
      </w:ins>
      <w:ins w:id="109" w:author="Jiang, Yifeng" w:date="2025-11-18T10:54:00Z">
        <w:del w:id="110" w:author="KWM" w:date="2025-11-18T13:28:00Z">
          <w:r>
            <w:rPr>
              <w:rFonts w:hint="eastAsia" w:ascii="Arial" w:hAnsi="Arial" w:eastAsia="楷体_GB2312" w:cs="Arial"/>
              <w:sz w:val="24"/>
              <w:szCs w:val="24"/>
              <w14:ligatures w14:val="standardContextual"/>
            </w:rPr>
            <w:delText>乙方本次认购甲方新增股份的锁定期</w:delText>
          </w:r>
        </w:del>
      </w:ins>
      <w:ins w:id="111" w:author="Jiang, Yifeng" w:date="2025-11-18T10:55:00Z">
        <w:del w:id="112" w:author="KWM" w:date="2025-11-18T13:28:00Z">
          <w:r>
            <w:rPr>
              <w:rFonts w:hint="eastAsia" w:ascii="Arial" w:hAnsi="Arial" w:eastAsia="楷体_GB2312" w:cs="Arial"/>
              <w:sz w:val="24"/>
              <w:szCs w:val="24"/>
              <w14:ligatures w14:val="standardContextual"/>
            </w:rPr>
            <w:delText>应</w:delText>
          </w:r>
        </w:del>
      </w:ins>
      <w:ins w:id="113" w:author="Jiang, Yifeng" w:date="2025-11-18T10:54:00Z">
        <w:del w:id="114" w:author="KWM" w:date="2025-11-18T13:28:00Z">
          <w:r>
            <w:rPr>
              <w:rFonts w:hint="eastAsia" w:ascii="Arial" w:hAnsi="Arial" w:eastAsia="楷体_GB2312" w:cs="Arial"/>
              <w:sz w:val="24"/>
              <w:szCs w:val="24"/>
              <w14:ligatures w14:val="standardContextual"/>
            </w:rPr>
            <w:delText>为</w:delText>
          </w:r>
        </w:del>
      </w:ins>
      <w:ins w:id="115" w:author="Jiang, Yifeng" w:date="2025-11-18T10:52:00Z">
        <w:del w:id="116" w:author="KWM" w:date="2025-11-18T13:28:00Z">
          <w:r>
            <w:rPr>
              <w:rFonts w:hint="eastAsia" w:ascii="Arial" w:hAnsi="Arial" w:eastAsia="楷体_GB2312" w:cs="Arial"/>
              <w:sz w:val="24"/>
              <w:szCs w:val="24"/>
              <w:highlight w:val="none"/>
              <w:rPrChange w:id="117" w:author="KWM" w:date="2025-11-18T14:11:00Z">
                <w:rPr>
                  <w:rFonts w:hint="eastAsia" w:ascii="Arial" w:hAnsi="Arial" w:eastAsia="楷体_GB2312" w:cs="Arial"/>
                  <w:sz w:val="24"/>
                  <w:szCs w:val="24"/>
                  <w:highlight w:val="yellow"/>
                  <w14:ligatures w14:val="standardContextual"/>
                </w:rPr>
              </w:rPrChange>
              <w14:ligatures w14:val="standardContextual"/>
            </w:rPr>
            <w:delText>自本次发行结束之日起十八（</w:delText>
          </w:r>
        </w:del>
      </w:ins>
      <w:ins w:id="118" w:author="Jiang, Yifeng" w:date="2025-11-18T10:52:00Z">
        <w:del w:id="119" w:author="KWM" w:date="2025-11-18T13:28:00Z">
          <w:r>
            <w:rPr>
              <w:rFonts w:ascii="Arial" w:hAnsi="Arial" w:eastAsia="楷体_GB2312" w:cs="Arial"/>
              <w:sz w:val="24"/>
              <w:szCs w:val="24"/>
              <w:highlight w:val="none"/>
              <w:rPrChange w:id="120" w:author="KWM" w:date="2025-11-18T14:11:00Z">
                <w:rPr>
                  <w:rFonts w:ascii="Arial" w:hAnsi="Arial" w:eastAsia="楷体_GB2312" w:cs="Arial"/>
                  <w:sz w:val="24"/>
                  <w:szCs w:val="24"/>
                  <w:highlight w:val="yellow"/>
                  <w14:ligatures w14:val="standardContextual"/>
                </w:rPr>
              </w:rPrChange>
              <w14:ligatures w14:val="standardContextual"/>
            </w:rPr>
            <w:delText>18</w:delText>
          </w:r>
        </w:del>
      </w:ins>
      <w:ins w:id="121" w:author="Jiang, Yifeng" w:date="2025-11-18T10:52:00Z">
        <w:del w:id="122" w:author="KWM" w:date="2025-11-18T13:28:00Z">
          <w:r>
            <w:rPr>
              <w:rFonts w:hint="eastAsia" w:ascii="Arial" w:hAnsi="Arial" w:eastAsia="楷体_GB2312" w:cs="Arial"/>
              <w:sz w:val="24"/>
              <w:szCs w:val="24"/>
              <w:highlight w:val="none"/>
              <w:rPrChange w:id="123" w:author="KWM" w:date="2025-11-18T14:11:00Z">
                <w:rPr>
                  <w:rFonts w:hint="eastAsia" w:ascii="Arial" w:hAnsi="Arial" w:eastAsia="楷体_GB2312" w:cs="Arial"/>
                  <w:sz w:val="24"/>
                  <w:szCs w:val="24"/>
                  <w:highlight w:val="yellow"/>
                  <w14:ligatures w14:val="standardContextual"/>
                </w:rPr>
              </w:rPrChange>
              <w14:ligatures w14:val="standardContextual"/>
            </w:rPr>
            <w:delText>）个月</w:delText>
          </w:r>
        </w:del>
      </w:ins>
      <w:ins w:id="124" w:author="Jiang, Yifeng" w:date="2025-11-18T10:54:00Z">
        <w:del w:id="125" w:author="KWM" w:date="2025-11-18T13:28:00Z">
          <w:r>
            <w:rPr>
              <w:rFonts w:hint="eastAsia" w:ascii="Arial" w:hAnsi="Arial" w:eastAsia="楷体_GB2312" w:cs="Arial"/>
              <w:sz w:val="24"/>
              <w:szCs w:val="24"/>
              <w:highlight w:val="none"/>
              <w:rPrChange w:id="126" w:author="KWM" w:date="2025-11-18T14:11:00Z">
                <w:rPr>
                  <w:rFonts w:hint="eastAsia" w:ascii="Arial" w:hAnsi="Arial" w:eastAsia="楷体_GB2312" w:cs="Arial"/>
                  <w:sz w:val="24"/>
                  <w:szCs w:val="24"/>
                  <w:highlight w:val="yellow"/>
                  <w14:ligatures w14:val="standardContextual"/>
                </w:rPr>
              </w:rPrChange>
              <w14:ligatures w14:val="standardContextual"/>
            </w:rPr>
            <w:delText>。</w:delText>
          </w:r>
        </w:del>
      </w:ins>
      <w:ins w:id="127" w:author="Jiang, Yifeng" w:date="2025-11-18T10:55:00Z">
        <w:del w:id="128" w:author="KWM" w:date="2025-11-18T13:28:00Z">
          <w:r>
            <w:rPr>
              <w:rFonts w:hint="eastAsia" w:ascii="Arial" w:hAnsi="Arial" w:eastAsia="楷体_GB2312" w:cs="Arial"/>
              <w:sz w:val="24"/>
              <w:szCs w:val="24"/>
              <w:highlight w:val="none"/>
              <w:rPrChange w:id="129" w:author="KWM" w:date="2025-11-18T14:11:00Z">
                <w:rPr>
                  <w:rFonts w:hint="eastAsia" w:ascii="Arial" w:hAnsi="Arial" w:eastAsia="楷体_GB2312" w:cs="Arial"/>
                  <w:sz w:val="24"/>
                  <w:szCs w:val="24"/>
                  <w:highlight w:val="yellow"/>
                  <w14:ligatures w14:val="standardContextual"/>
                </w:rPr>
              </w:rPrChange>
              <w14:ligatures w14:val="standardContextual"/>
            </w:rPr>
            <w:delText>】</w:delText>
          </w:r>
        </w:del>
      </w:ins>
    </w:p>
    <w:p w14:paraId="24E88E42">
      <w:pPr>
        <w:spacing w:line="360" w:lineRule="auto"/>
        <w:outlineLvl w:val="0"/>
        <w:rPr>
          <w:rFonts w:ascii="Arial" w:hAnsi="Arial" w:eastAsia="楷体_GB2312" w:cs="Arial"/>
          <w:b/>
          <w:bCs/>
          <w:sz w:val="24"/>
          <w:szCs w:val="24"/>
          <w14:ligatures w14:val="standardContextual"/>
        </w:rPr>
      </w:pPr>
      <w:bookmarkStart w:id="4" w:name="_Toc192018054"/>
      <w:r>
        <w:rPr>
          <w:rFonts w:ascii="Arial" w:hAnsi="Arial" w:eastAsia="楷体_GB2312" w:cs="Arial"/>
          <w:b/>
          <w:bCs/>
          <w:sz w:val="24"/>
          <w:szCs w:val="24"/>
          <w14:ligatures w14:val="standardContextual"/>
        </w:rPr>
        <w:t>第四条  滚存利润</w:t>
      </w:r>
      <w:bookmarkEnd w:id="4"/>
    </w:p>
    <w:p w14:paraId="08A6407D">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本次发行完成前的滚存未分配利润由本次发行完成后的股东按持股比例共同享有。</w:t>
      </w:r>
    </w:p>
    <w:p w14:paraId="6D04ABF6">
      <w:pPr>
        <w:spacing w:line="360" w:lineRule="auto"/>
        <w:outlineLvl w:val="0"/>
        <w:rPr>
          <w:rFonts w:ascii="Arial" w:hAnsi="Arial" w:eastAsia="楷体_GB2312" w:cs="Arial"/>
          <w:b/>
          <w:bCs/>
          <w:sz w:val="24"/>
          <w:szCs w:val="24"/>
          <w14:ligatures w14:val="standardContextual"/>
        </w:rPr>
      </w:pPr>
      <w:bookmarkStart w:id="5" w:name="_Toc192018055"/>
      <w:r>
        <w:rPr>
          <w:rFonts w:ascii="Arial" w:hAnsi="Arial" w:eastAsia="楷体_GB2312" w:cs="Arial"/>
          <w:b/>
          <w:bCs/>
          <w:sz w:val="24"/>
          <w:szCs w:val="24"/>
          <w14:ligatures w14:val="standardContextual"/>
        </w:rPr>
        <w:t>第五条  陈述、保证与承诺</w:t>
      </w:r>
      <w:bookmarkEnd w:id="5"/>
    </w:p>
    <w:p w14:paraId="17C9260A">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5.1甲方的陈述、保证与承诺</w:t>
      </w:r>
    </w:p>
    <w:p w14:paraId="1AC510FF">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5.1.1甲方</w:t>
      </w:r>
      <w:r>
        <w:rPr>
          <w:rFonts w:eastAsia="楷体_GB2312"/>
          <w:sz w:val="24"/>
          <w:szCs w:val="24"/>
          <w:lang w:val="zh-CN"/>
        </w:rPr>
        <w:t>为依据中国境内法律合法设立并有效存续的</w:t>
      </w:r>
      <w:r>
        <w:rPr>
          <w:rFonts w:hint="eastAsia" w:eastAsia="楷体_GB2312"/>
          <w:sz w:val="24"/>
          <w:szCs w:val="24"/>
          <w:lang w:val="zh-CN"/>
        </w:rPr>
        <w:t>股份有限公司</w:t>
      </w:r>
      <w:r>
        <w:rPr>
          <w:rFonts w:ascii="Arial" w:hAnsi="Arial" w:eastAsia="楷体_GB2312" w:cs="Arial"/>
          <w:sz w:val="24"/>
          <w:szCs w:val="24"/>
          <w14:ligatures w14:val="standardContextual"/>
        </w:rPr>
        <w:t>，并且享有完整的权利和权力经营其现行业务，符合现行法律、法规、规范性文件规定的本次发行的全部条件；</w:t>
      </w:r>
    </w:p>
    <w:p w14:paraId="1529C56E">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5.1.2甲方签署和履行本协议没有违反以合同或其它方式达成的任何承诺或义务，也没有违反任何现行有效且适用的法律、法规、政策以及其内部审批制度；</w:t>
      </w:r>
    </w:p>
    <w:p w14:paraId="7E87C8AD">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5.1.3甲方不存在任何尚未解决的对其签署、履行本协议造成重大不利影响的诉讼、仲裁或其他法律程序；</w:t>
      </w:r>
    </w:p>
    <w:p w14:paraId="3A2A8C22">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5.1.4甲方在为本协议的订立所进行的谈判和协商过程中，向乙方提供的材料是真实、准确和完整的，不存在任何隐瞒、虚假记载、误导性陈述或重大遗漏。</w:t>
      </w:r>
    </w:p>
    <w:p w14:paraId="6745F12E">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5.2乙方的陈述、保证与承诺</w:t>
      </w:r>
    </w:p>
    <w:p w14:paraId="01425273">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5.2.1</w:t>
      </w:r>
      <w:r>
        <w:rPr>
          <w:rFonts w:eastAsia="楷体_GB2312"/>
          <w:sz w:val="24"/>
          <w:szCs w:val="24"/>
          <w:lang w:val="zh-CN"/>
        </w:rPr>
        <w:t>乙方为依据中国境内法律合法设立并有效存续的</w:t>
      </w:r>
      <w:r>
        <w:rPr>
          <w:rFonts w:hint="eastAsia" w:eastAsia="楷体_GB2312"/>
          <w:sz w:val="24"/>
          <w:szCs w:val="24"/>
          <w:lang w:val="zh-CN"/>
        </w:rPr>
        <w:t>有限合伙企业</w:t>
      </w:r>
      <w:r>
        <w:rPr>
          <w:rFonts w:eastAsia="楷体_GB2312"/>
          <w:sz w:val="24"/>
          <w:szCs w:val="24"/>
          <w:lang w:val="zh-CN"/>
        </w:rPr>
        <w:t>，具有签署及履行本协议的能力</w:t>
      </w:r>
      <w:r>
        <w:rPr>
          <w:rFonts w:ascii="Arial" w:hAnsi="Arial" w:eastAsia="楷体_GB2312" w:cs="Arial"/>
          <w:sz w:val="24"/>
          <w:szCs w:val="24"/>
          <w14:ligatures w14:val="standardContextual"/>
        </w:rPr>
        <w:t>；</w:t>
      </w:r>
    </w:p>
    <w:p w14:paraId="052A0587">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5.2.2乙方签署和履行本协议没有违反以合同或其它方式达成的任何承诺或义务，也没有违反任何现行有效且适用的法律、法规、政策以及其内部审批制度；</w:t>
      </w:r>
    </w:p>
    <w:p w14:paraId="3822BB79">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5.2.3乙方承诺在约定的期限内及时、足额支付全部认购款项，并为甲方验资提供必要的配合；截至本协议签署日，乙方不存在阻碍其认购本次发行股票的实质性障碍；</w:t>
      </w:r>
    </w:p>
    <w:p w14:paraId="0600D244">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5.2.4乙方不存在任何尚未解决的对其签署、履行本协议造成重大不利影响的诉讼、仲裁或其他法律程序；</w:t>
      </w:r>
    </w:p>
    <w:p w14:paraId="21B28ADE">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5</w:t>
      </w:r>
      <w:r>
        <w:rPr>
          <w:rFonts w:ascii="Arial" w:hAnsi="Arial" w:eastAsia="楷体_GB2312" w:cs="Arial"/>
          <w:sz w:val="24"/>
          <w:szCs w:val="24"/>
          <w14:ligatures w14:val="standardContextual"/>
        </w:rPr>
        <w:t>.2.5</w:t>
      </w:r>
      <w:r>
        <w:rPr>
          <w:rFonts w:hint="eastAsia" w:ascii="Arial" w:hAnsi="Arial" w:eastAsia="楷体_GB2312" w:cs="Arial"/>
          <w:sz w:val="24"/>
          <w:szCs w:val="24"/>
          <w14:ligatures w14:val="standardContextual"/>
        </w:rPr>
        <w:t>乙方</w:t>
      </w:r>
      <w:r>
        <w:rPr>
          <w:rFonts w:ascii="Arial" w:hAnsi="Arial" w:eastAsia="楷体_GB2312" w:cs="Arial"/>
          <w:sz w:val="24"/>
          <w:szCs w:val="24"/>
          <w14:ligatures w14:val="standardContextual"/>
        </w:rPr>
        <w:t>在为本协议的订立所进行的谈判和协商过程中，向</w:t>
      </w:r>
      <w:r>
        <w:rPr>
          <w:rFonts w:hint="eastAsia" w:ascii="Arial" w:hAnsi="Arial" w:eastAsia="楷体_GB2312" w:cs="Arial"/>
          <w:sz w:val="24"/>
          <w:szCs w:val="24"/>
          <w14:ligatures w14:val="standardContextual"/>
        </w:rPr>
        <w:t>甲方</w:t>
      </w:r>
      <w:r>
        <w:rPr>
          <w:rFonts w:ascii="Arial" w:hAnsi="Arial" w:eastAsia="楷体_GB2312" w:cs="Arial"/>
          <w:sz w:val="24"/>
          <w:szCs w:val="24"/>
          <w14:ligatures w14:val="standardContextual"/>
        </w:rPr>
        <w:t>提供的材料是真实、准确和完整的，不存在任何隐瞒、虚假记载、误导性陈述或重大遗漏。</w:t>
      </w:r>
    </w:p>
    <w:p w14:paraId="506C44DE">
      <w:pPr>
        <w:spacing w:line="360" w:lineRule="auto"/>
        <w:outlineLvl w:val="0"/>
        <w:rPr>
          <w:rFonts w:ascii="Arial" w:hAnsi="Arial" w:eastAsia="楷体_GB2312" w:cs="Arial"/>
          <w:b/>
          <w:bCs/>
          <w:sz w:val="24"/>
          <w:szCs w:val="24"/>
          <w14:ligatures w14:val="standardContextual"/>
        </w:rPr>
      </w:pPr>
      <w:bookmarkStart w:id="6" w:name="_Toc192018056"/>
      <w:r>
        <w:rPr>
          <w:rFonts w:ascii="Arial" w:hAnsi="Arial" w:eastAsia="楷体_GB2312" w:cs="Arial"/>
          <w:b/>
          <w:bCs/>
          <w:sz w:val="24"/>
          <w:szCs w:val="24"/>
          <w14:ligatures w14:val="standardContextual"/>
        </w:rPr>
        <w:t>第六条  相关费用的承担</w:t>
      </w:r>
      <w:bookmarkEnd w:id="6"/>
    </w:p>
    <w:p w14:paraId="649AD974">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6.1无论本次发行是否完成，因本次发行所发生的成本和开支，均应由发生该等成本和开支的一方自行承担。</w:t>
      </w:r>
    </w:p>
    <w:p w14:paraId="23952B0F">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6.2除双方另有约定外，本次发行所发生的有关税费，由双方按照有关法律各自承担。</w:t>
      </w:r>
    </w:p>
    <w:p w14:paraId="2CA191DA">
      <w:pPr>
        <w:spacing w:line="360" w:lineRule="auto"/>
        <w:outlineLvl w:val="0"/>
        <w:rPr>
          <w:rFonts w:ascii="Arial" w:hAnsi="Arial" w:eastAsia="楷体_GB2312" w:cs="Arial"/>
          <w:b/>
          <w:bCs/>
          <w:sz w:val="24"/>
          <w:szCs w:val="24"/>
          <w14:ligatures w14:val="standardContextual"/>
        </w:rPr>
      </w:pPr>
      <w:bookmarkStart w:id="7" w:name="_Toc192018057"/>
      <w:r>
        <w:rPr>
          <w:rFonts w:ascii="Arial" w:hAnsi="Arial" w:eastAsia="楷体_GB2312" w:cs="Arial"/>
          <w:b/>
          <w:bCs/>
          <w:sz w:val="24"/>
          <w:szCs w:val="24"/>
          <w14:ligatures w14:val="standardContextual"/>
        </w:rPr>
        <w:t>第七条  协议成立与生效</w:t>
      </w:r>
      <w:bookmarkEnd w:id="7"/>
    </w:p>
    <w:p w14:paraId="4D6522E6">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7.1本协议经甲乙双方法定代表人或授权代表签字并加盖公章之日起成立。</w:t>
      </w:r>
    </w:p>
    <w:p w14:paraId="3BF8AF11">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除本协议</w:t>
      </w:r>
      <w:r>
        <w:rPr>
          <w:rFonts w:hint="eastAsia" w:ascii="Arial" w:hAnsi="Arial" w:eastAsia="楷体_GB2312" w:cs="Arial"/>
          <w:sz w:val="24"/>
          <w:szCs w:val="24"/>
          <w14:ligatures w14:val="standardContextual"/>
        </w:rPr>
        <w:t>第六条、</w:t>
      </w:r>
      <w:r>
        <w:rPr>
          <w:rFonts w:ascii="Arial" w:hAnsi="Arial" w:eastAsia="楷体_GB2312" w:cs="Arial"/>
          <w:sz w:val="24"/>
          <w:szCs w:val="24"/>
          <w14:ligatures w14:val="standardContextual"/>
        </w:rPr>
        <w:t>第十一条自本协议成立之日起生效外，其他条款在下列条件全部满足之日起生效：</w:t>
      </w:r>
    </w:p>
    <w:p w14:paraId="20E5982F">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7.1.1</w:t>
      </w:r>
      <w:r>
        <w:rPr>
          <w:rFonts w:hint="eastAsia" w:ascii="Arial" w:hAnsi="Arial" w:eastAsia="楷体_GB2312" w:cs="Arial"/>
          <w:sz w:val="24"/>
          <w:szCs w:val="24"/>
          <w14:ligatures w14:val="standardContextual"/>
        </w:rPr>
        <w:t>甲方股东会审议通过本次发行及本协议并同意乙方免于发出要约</w:t>
      </w:r>
      <w:ins w:id="130" w:author="KWM" w:date="2025-11-18T14:16:00Z">
        <w:r>
          <w:rPr>
            <w:rFonts w:hint="eastAsia" w:ascii="Arial" w:hAnsi="Arial" w:eastAsia="楷体_GB2312" w:cs="Arial"/>
            <w:sz w:val="24"/>
            <w:szCs w:val="24"/>
            <w14:ligatures w14:val="standardContextual"/>
          </w:rPr>
          <w:t>（如需）</w:t>
        </w:r>
      </w:ins>
      <w:r>
        <w:rPr>
          <w:rFonts w:hint="eastAsia" w:ascii="Arial" w:hAnsi="Arial" w:eastAsia="楷体_GB2312" w:cs="Arial"/>
          <w:sz w:val="24"/>
          <w:szCs w:val="24"/>
          <w14:ligatures w14:val="standardContextual"/>
        </w:rPr>
        <w:t>；</w:t>
      </w:r>
    </w:p>
    <w:p w14:paraId="4880327F">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7.</w:t>
      </w:r>
      <w:r>
        <w:rPr>
          <w:rFonts w:ascii="Arial" w:hAnsi="Arial" w:eastAsia="楷体_GB2312" w:cs="Arial"/>
          <w:sz w:val="24"/>
          <w:szCs w:val="24"/>
          <w14:ligatures w14:val="standardContextual"/>
        </w:rPr>
        <w:t xml:space="preserve">1.2 </w:t>
      </w:r>
      <w:r>
        <w:rPr>
          <w:rFonts w:hint="eastAsia" w:ascii="Arial" w:hAnsi="Arial" w:eastAsia="楷体_GB2312" w:cs="Arial"/>
          <w:sz w:val="24"/>
          <w:szCs w:val="24"/>
          <w14:ligatures w14:val="standardContextual"/>
        </w:rPr>
        <w:t>甲方股东会审议通过本次发行所涉及的管理层收购事宜</w:t>
      </w:r>
      <w:ins w:id="131" w:author="KWM" w:date="2025-11-18T14:17:00Z">
        <w:r>
          <w:rPr>
            <w:rFonts w:hint="eastAsia" w:ascii="Arial" w:hAnsi="Arial" w:eastAsia="楷体_GB2312" w:cs="Arial"/>
            <w:sz w:val="24"/>
            <w:szCs w:val="24"/>
            <w14:ligatures w14:val="standardContextual"/>
          </w:rPr>
          <w:t>（如需）</w:t>
        </w:r>
      </w:ins>
      <w:r>
        <w:rPr>
          <w:rFonts w:hint="eastAsia" w:ascii="Arial" w:hAnsi="Arial" w:eastAsia="楷体_GB2312" w:cs="Arial"/>
          <w:sz w:val="24"/>
          <w:szCs w:val="24"/>
          <w14:ligatures w14:val="standardContextual"/>
        </w:rPr>
        <w:t>；</w:t>
      </w:r>
    </w:p>
    <w:p w14:paraId="7F37184F">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7.1.3</w:t>
      </w:r>
      <w:r>
        <w:rPr>
          <w:rFonts w:hint="eastAsia" w:ascii="Arial" w:hAnsi="Arial" w:eastAsia="楷体_GB2312" w:cs="Arial"/>
          <w:sz w:val="24"/>
          <w:szCs w:val="24"/>
          <w14:ligatures w14:val="standardContextual"/>
        </w:rPr>
        <w:t>深</w:t>
      </w:r>
      <w:r>
        <w:rPr>
          <w:rFonts w:ascii="Arial" w:hAnsi="Arial" w:eastAsia="楷体_GB2312" w:cs="Arial"/>
          <w:sz w:val="24"/>
          <w:szCs w:val="24"/>
          <w14:ligatures w14:val="standardContextual"/>
        </w:rPr>
        <w:t>交所审核通过本次发行相关事项；</w:t>
      </w:r>
    </w:p>
    <w:p w14:paraId="7FAC7BCB">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7.1.4中国证监会同意对本次发行予以注册。</w:t>
      </w:r>
    </w:p>
    <w:p w14:paraId="321E36F4">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7</w:t>
      </w:r>
      <w:r>
        <w:rPr>
          <w:rFonts w:ascii="Arial" w:hAnsi="Arial" w:eastAsia="楷体_GB2312" w:cs="Arial"/>
          <w:sz w:val="24"/>
          <w:szCs w:val="24"/>
          <w14:ligatures w14:val="standardContextual"/>
        </w:rPr>
        <w:t>.2</w:t>
      </w:r>
      <w:r>
        <w:rPr>
          <w:rFonts w:hint="eastAsia" w:ascii="Arial" w:hAnsi="Arial" w:eastAsia="楷体_GB2312" w:cs="Arial"/>
          <w:sz w:val="24"/>
          <w:szCs w:val="24"/>
          <w14:ligatures w14:val="standardContextual"/>
        </w:rPr>
        <w:t>如本次发行结束前，相关监管部门对本次发行适用的法律法规予以修订，提出其他强制性审批要求或豁免部分行政许可事项的，则以届时生效的法律法规为准进行调整。</w:t>
      </w:r>
    </w:p>
    <w:p w14:paraId="3994CB52">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7.3</w:t>
      </w:r>
      <w:r>
        <w:rPr>
          <w:rFonts w:hint="eastAsia" w:ascii="Arial" w:hAnsi="Arial" w:eastAsia="楷体_GB2312" w:cs="Arial"/>
          <w:sz w:val="24"/>
          <w:szCs w:val="24"/>
          <w14:ligatures w14:val="standardContextual"/>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审议通过本次发行或乙方免于发出要约或管理层收购、中国证监会未对本次发行予以注册等），双方均不需要承担责任，但一方存在故意或严重过失造成先决条件未满足的情况除外。</w:t>
      </w:r>
    </w:p>
    <w:p w14:paraId="17160692">
      <w:pPr>
        <w:spacing w:line="360" w:lineRule="auto"/>
        <w:outlineLvl w:val="0"/>
        <w:rPr>
          <w:rFonts w:ascii="Arial" w:hAnsi="Arial" w:eastAsia="楷体_GB2312" w:cs="Arial"/>
          <w:b/>
          <w:bCs/>
          <w:sz w:val="24"/>
          <w:szCs w:val="24"/>
          <w14:ligatures w14:val="standardContextual"/>
        </w:rPr>
      </w:pPr>
      <w:bookmarkStart w:id="8" w:name="_Toc192018058"/>
      <w:r>
        <w:rPr>
          <w:rFonts w:ascii="Arial" w:hAnsi="Arial" w:eastAsia="楷体_GB2312" w:cs="Arial"/>
          <w:b/>
          <w:bCs/>
          <w:sz w:val="24"/>
          <w:szCs w:val="24"/>
          <w14:ligatures w14:val="standardContextual"/>
        </w:rPr>
        <w:t>第八条  违约责任</w:t>
      </w:r>
      <w:bookmarkEnd w:id="8"/>
    </w:p>
    <w:p w14:paraId="4306D133">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8.1</w:t>
      </w:r>
      <w:r>
        <w:rPr>
          <w:rFonts w:hint="eastAsia" w:ascii="Arial" w:hAnsi="Arial" w:eastAsia="楷体_GB2312" w:cs="Arial"/>
          <w:sz w:val="24"/>
          <w:szCs w:val="24"/>
          <w14:ligatures w14:val="standardContextual"/>
        </w:rPr>
        <w:t>甲乙双方同意，如任一方因违反其在本协议中所作的声明、保证或承诺，或违反、不履行本协议项下的部分或全部义务的，均视为违约，该方应在收到未违反本协议的另一方向其发送的要求其纠正的通知之日起三十(30</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日内纠正其违约行为并赔偿因违约行为给守约方造成的直接损失</w:t>
      </w:r>
      <w:r>
        <w:rPr>
          <w:rFonts w:ascii="Arial" w:hAnsi="Arial" w:eastAsia="楷体_GB2312" w:cs="Arial"/>
          <w:sz w:val="24"/>
          <w:szCs w:val="24"/>
          <w14:ligatures w14:val="standardContextual"/>
        </w:rPr>
        <w:t>。</w:t>
      </w:r>
    </w:p>
    <w:p w14:paraId="61A0A4C8">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8.2</w:t>
      </w:r>
      <w:r>
        <w:rPr>
          <w:rFonts w:hint="eastAsia" w:ascii="Arial" w:hAnsi="Arial" w:eastAsia="楷体_GB2312" w:cs="Arial"/>
          <w:sz w:val="24"/>
          <w:szCs w:val="24"/>
          <w14:ligatures w14:val="standardContextual"/>
        </w:rPr>
        <w:t>本协议约定的本次发行和认购事宜如未获得以下任一主体批准的，不构成相关方违约：</w:t>
      </w:r>
    </w:p>
    <w:p w14:paraId="15444734">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8.</w:t>
      </w:r>
      <w:r>
        <w:rPr>
          <w:rFonts w:ascii="Arial" w:hAnsi="Arial" w:eastAsia="楷体_GB2312" w:cs="Arial"/>
          <w:sz w:val="24"/>
          <w:szCs w:val="24"/>
          <w14:ligatures w14:val="standardContextual"/>
        </w:rPr>
        <w:t>2.1</w:t>
      </w:r>
      <w:r>
        <w:rPr>
          <w:rFonts w:hint="eastAsia" w:ascii="Arial" w:hAnsi="Arial" w:eastAsia="楷体_GB2312" w:cs="Arial"/>
          <w:sz w:val="24"/>
          <w:szCs w:val="24"/>
          <w14:ligatures w14:val="standardContextual"/>
        </w:rPr>
        <w:t>甲方董事会及/或股东会；</w:t>
      </w:r>
    </w:p>
    <w:p w14:paraId="77947A46">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8</w:t>
      </w:r>
      <w:r>
        <w:rPr>
          <w:rFonts w:ascii="Arial" w:hAnsi="Arial" w:eastAsia="楷体_GB2312" w:cs="Arial"/>
          <w:sz w:val="24"/>
          <w:szCs w:val="24"/>
          <w14:ligatures w14:val="standardContextual"/>
        </w:rPr>
        <w:t>.2.2</w:t>
      </w:r>
      <w:r>
        <w:rPr>
          <w:rFonts w:hint="eastAsia" w:ascii="Arial" w:hAnsi="Arial" w:eastAsia="楷体_GB2312" w:cs="Arial"/>
          <w:sz w:val="24"/>
          <w:szCs w:val="24"/>
          <w14:ligatures w14:val="standardContextual"/>
        </w:rPr>
        <w:t>深交所或中国证监会</w:t>
      </w:r>
      <w:r>
        <w:rPr>
          <w:rFonts w:ascii="Arial" w:hAnsi="Arial" w:eastAsia="楷体_GB2312" w:cs="Arial"/>
          <w:sz w:val="24"/>
          <w:szCs w:val="24"/>
          <w14:ligatures w14:val="standardContextual"/>
        </w:rPr>
        <w:t>。</w:t>
      </w:r>
    </w:p>
    <w:p w14:paraId="1623CD16">
      <w:pPr>
        <w:spacing w:line="360" w:lineRule="auto"/>
        <w:outlineLvl w:val="0"/>
        <w:rPr>
          <w:rFonts w:ascii="Arial" w:hAnsi="Arial" w:eastAsia="楷体_GB2312" w:cs="Arial"/>
          <w:b/>
          <w:bCs/>
          <w:sz w:val="24"/>
          <w:szCs w:val="24"/>
          <w14:ligatures w14:val="standardContextual"/>
        </w:rPr>
      </w:pPr>
      <w:bookmarkStart w:id="9" w:name="_Toc192018059"/>
      <w:r>
        <w:rPr>
          <w:rFonts w:ascii="Arial" w:hAnsi="Arial" w:eastAsia="楷体_GB2312" w:cs="Arial"/>
          <w:b/>
          <w:bCs/>
          <w:sz w:val="24"/>
          <w:szCs w:val="24"/>
          <w14:ligatures w14:val="standardContextual"/>
        </w:rPr>
        <w:t>第九条  不可抗力</w:t>
      </w:r>
      <w:bookmarkEnd w:id="9"/>
    </w:p>
    <w:p w14:paraId="767F8FFE">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9.1声称受到不可抗力影响的一方应当尽可能在最短的时间内通过书面形式将遭遇不可抗力的情况通知另一方。声称受到不可抗力影响而导致其不能或难以履行本协议的一方，有义务尽一切合理努力消除或减轻该等不可抗力的影响，并应当在合理期限内提供证明。</w:t>
      </w:r>
    </w:p>
    <w:p w14:paraId="16C3FCA9">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本协议所称不可抗力，是指在本协议签署之后出现的，不能预见、不能避免并不能克服的，阻碍任何一方全部或部分履行本协议的客观情况，包括但不限于自然灾害、停产罢工、武装叛乱或者政府部门的作为或不作为等。</w:t>
      </w:r>
    </w:p>
    <w:p w14:paraId="334AB59D">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9.2</w:t>
      </w:r>
      <w:r>
        <w:rPr>
          <w:rFonts w:hint="eastAsia" w:ascii="Arial" w:hAnsi="Arial" w:eastAsia="楷体_GB2312" w:cs="Arial"/>
          <w:sz w:val="24"/>
          <w:szCs w:val="24"/>
          <w14:ligatures w14:val="standardContextual"/>
        </w:rPr>
        <w:t>任何一方由于不可抗力造成的不能履行或部分不能履行义务将不视为违约，但应在条件允许下采取一切必要的救济措施，防止损失扩大。遭遇不可抗力影响或妨碍的一方，应当在合理的时间内尽快将事件的情况以书面形式通知对方，并在事件发生后十五(15</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日内向对方提交不能履行或部分不能履行义务以及需要延期履行的理由的报告。如不可抗力时间持续三十(30</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日以上，一方有权以书面通知的形式终止协议</w:t>
      </w:r>
      <w:r>
        <w:rPr>
          <w:rFonts w:ascii="Arial" w:hAnsi="Arial" w:eastAsia="楷体_GB2312" w:cs="Arial"/>
          <w:sz w:val="24"/>
          <w:szCs w:val="24"/>
          <w14:ligatures w14:val="standardContextual"/>
        </w:rPr>
        <w:t>。</w:t>
      </w:r>
    </w:p>
    <w:p w14:paraId="54261AAE">
      <w:pPr>
        <w:spacing w:line="360" w:lineRule="auto"/>
        <w:outlineLvl w:val="0"/>
        <w:rPr>
          <w:rFonts w:ascii="Arial" w:hAnsi="Arial" w:eastAsia="楷体_GB2312" w:cs="Arial"/>
          <w:b/>
          <w:bCs/>
          <w:sz w:val="24"/>
          <w:szCs w:val="24"/>
          <w14:ligatures w14:val="standardContextual"/>
        </w:rPr>
      </w:pPr>
      <w:bookmarkStart w:id="10" w:name="_Toc192018060"/>
      <w:r>
        <w:rPr>
          <w:rFonts w:ascii="Arial" w:hAnsi="Arial" w:eastAsia="楷体_GB2312" w:cs="Arial"/>
          <w:b/>
          <w:bCs/>
          <w:sz w:val="24"/>
          <w:szCs w:val="24"/>
          <w14:ligatures w14:val="standardContextual"/>
        </w:rPr>
        <w:t>第十条  协议的修改、变更、终止</w:t>
      </w:r>
      <w:bookmarkEnd w:id="10"/>
    </w:p>
    <w:p w14:paraId="54DA6C76">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10.1本协议成立后，任何一方不得无故解除或终止本协议的履行。</w:t>
      </w:r>
    </w:p>
    <w:p w14:paraId="5A7FD03E">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10.2双方同意，本协议自以下任一情形发生之日起终止：</w:t>
      </w:r>
    </w:p>
    <w:p w14:paraId="7941116F">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10.2.1</w:t>
      </w:r>
      <w:r>
        <w:rPr>
          <w:rFonts w:hint="eastAsia" w:ascii="Arial" w:hAnsi="Arial" w:eastAsia="楷体_GB2312" w:cs="Arial"/>
          <w:sz w:val="24"/>
          <w:szCs w:val="24"/>
          <w14:ligatures w14:val="standardContextual"/>
        </w:rPr>
        <w:t>本协议双方在协议项下的义务均已完全履行完毕；</w:t>
      </w:r>
    </w:p>
    <w:p w14:paraId="5046C197">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10.2.2</w:t>
      </w:r>
      <w:r>
        <w:rPr>
          <w:rFonts w:hint="eastAsia" w:ascii="Arial" w:hAnsi="Arial" w:eastAsia="楷体_GB2312" w:cs="Arial"/>
          <w:sz w:val="24"/>
          <w:szCs w:val="24"/>
          <w14:ligatures w14:val="standardContextual"/>
        </w:rPr>
        <w:t>协议双方协商同意提前终止协议；</w:t>
      </w:r>
    </w:p>
    <w:p w14:paraId="457D97D8">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10.2.3</w:t>
      </w:r>
      <w:r>
        <w:rPr>
          <w:rFonts w:hint="eastAsia" w:ascii="Arial" w:hAnsi="Arial" w:eastAsia="楷体_GB2312" w:cs="Arial"/>
          <w:sz w:val="24"/>
          <w:szCs w:val="24"/>
          <w14:ligatures w14:val="standardContextual"/>
        </w:rPr>
        <w:t>中国证监会对于上市公司发行的监管规定、政策发生重大变化，导致本次发行无法实施，经双方协商一致，甲方向深交所或中国证监会撤回申请材料的。</w:t>
      </w:r>
    </w:p>
    <w:p w14:paraId="7E371913">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10.2.4</w:t>
      </w:r>
      <w:r>
        <w:rPr>
          <w:rFonts w:hint="eastAsia" w:ascii="Arial" w:hAnsi="Arial" w:eastAsia="楷体_GB2312" w:cs="Arial"/>
          <w:sz w:val="24"/>
          <w:szCs w:val="24"/>
          <w14:ligatures w14:val="standardContextual"/>
        </w:rPr>
        <w:t>若甲方未经双方协商一致主动向深交所或中国证监会撤回申请材料，则乙方可单方提前终止协议。</w:t>
      </w:r>
    </w:p>
    <w:p w14:paraId="22C9E56A">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10.2.5</w:t>
      </w:r>
      <w:r>
        <w:rPr>
          <w:rFonts w:hint="eastAsia" w:ascii="Arial" w:hAnsi="Arial" w:eastAsia="楷体_GB2312" w:cs="Arial"/>
          <w:sz w:val="24"/>
          <w:szCs w:val="24"/>
          <w14:ligatures w14:val="standardContextual"/>
        </w:rPr>
        <w:t>若任何一方在协议项下的任何声明和保证不真实或不正确，或违反协议中的任何承诺或约定从而导致本次发行无法实施，且前述任一情形未能在另一方发出书面通知后的三十(3</w:t>
      </w:r>
      <w:r>
        <w:rPr>
          <w:rFonts w:ascii="Arial" w:hAnsi="Arial" w:eastAsia="楷体_GB2312" w:cs="Arial"/>
          <w:sz w:val="24"/>
          <w:szCs w:val="24"/>
          <w14:ligatures w14:val="standardContextual"/>
        </w:rPr>
        <w:t>0</w:t>
      </w:r>
      <w:r>
        <w:rPr>
          <w:rFonts w:hint="eastAsia" w:ascii="Arial" w:hAnsi="Arial" w:eastAsia="楷体_GB2312" w:cs="Arial"/>
          <w:sz w:val="24"/>
          <w:szCs w:val="24"/>
          <w14:ligatures w14:val="standardContextual"/>
        </w:rPr>
        <w:t>)日内被补救或消除，则另一方可提前终止协议；</w:t>
      </w:r>
    </w:p>
    <w:p w14:paraId="3672E28F">
      <w:pPr>
        <w:spacing w:line="360" w:lineRule="auto"/>
        <w:ind w:firstLine="480" w:firstLineChars="200"/>
        <w:rPr>
          <w:del w:id="132" w:author="Jiang, Yifeng" w:date="2025-11-18T10:57:00Z"/>
          <w:rFonts w:ascii="Arial" w:hAnsi="Arial" w:eastAsia="楷体_GB2312" w:cs="Arial"/>
          <w:sz w:val="24"/>
          <w:szCs w:val="24"/>
          <w14:ligatures w14:val="standardContextual"/>
        </w:rPr>
      </w:pPr>
      <w:del w:id="133" w:author="Jiang, Yifeng" w:date="2025-11-18T10:57:00Z">
        <w:r>
          <w:rPr>
            <w:rFonts w:ascii="Arial" w:hAnsi="Arial" w:eastAsia="楷体_GB2312" w:cs="Arial"/>
            <w:sz w:val="24"/>
            <w:szCs w:val="24"/>
            <w14:ligatures w14:val="standardContextual"/>
          </w:rPr>
          <w:delText>10.2.6</w:delText>
        </w:r>
      </w:del>
      <w:del w:id="134" w:author="Jiang, Yifeng" w:date="2025-11-18T10:57:00Z">
        <w:r>
          <w:rPr>
            <w:rFonts w:hint="eastAsia" w:ascii="Arial" w:hAnsi="Arial" w:eastAsia="楷体_GB2312" w:cs="Arial"/>
            <w:sz w:val="24"/>
            <w:szCs w:val="24"/>
            <w14:ligatures w14:val="standardContextual"/>
          </w:rPr>
          <w:delText>若本次发行在本协议签署日起十八(18)个月（或双方同意延长的时间）内仍未完成，则任何一方均可提前终止协议；但是如果本次发行在该日或之前未完成是由于任何一方未履行其在本协议项下的任何义务所造成或导致的，则该方无权根据本款终止本协议；</w:delText>
        </w:r>
      </w:del>
    </w:p>
    <w:p w14:paraId="2247B552">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10.2.</w:t>
      </w:r>
      <w:del w:id="135" w:author="KWM" w:date="2025-11-18T14:14:00Z">
        <w:r>
          <w:rPr>
            <w:rFonts w:ascii="Arial" w:hAnsi="Arial" w:eastAsia="楷体_GB2312" w:cs="Arial"/>
            <w:sz w:val="24"/>
            <w:szCs w:val="24"/>
            <w14:ligatures w14:val="standardContextual"/>
          </w:rPr>
          <w:delText>7</w:delText>
        </w:r>
      </w:del>
      <w:ins w:id="136" w:author="KWM" w:date="2025-11-18T14:14:00Z">
        <w:r>
          <w:rPr>
            <w:rFonts w:ascii="Arial" w:hAnsi="Arial" w:eastAsia="楷体_GB2312" w:cs="Arial"/>
            <w:sz w:val="24"/>
            <w:szCs w:val="24"/>
            <w14:ligatures w14:val="standardContextual"/>
          </w:rPr>
          <w:t>6</w:t>
        </w:r>
      </w:ins>
      <w:r>
        <w:rPr>
          <w:rFonts w:hint="eastAsia" w:ascii="Arial" w:hAnsi="Arial" w:eastAsia="楷体_GB2312" w:cs="Arial"/>
          <w:sz w:val="24"/>
          <w:szCs w:val="24"/>
          <w14:ligatures w14:val="standardContextual"/>
        </w:rPr>
        <w:t>如任何有管辖权的政府部门发布命令、法令或裁定、或已采取任何其他行动，限制、阻止或以其他方式禁止协议拟议的交易，而且该等命令、法令、裁定或其他行动均为最终的并且不可申请复议、起诉或上诉，则任何一方均可提前终止协议。</w:t>
      </w:r>
    </w:p>
    <w:p w14:paraId="4DF135E9">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10.3本协议的变更或修改应经协议双方协商一致并以书面形式作出，变更或修改的内容为本协议不可分割的一部分。</w:t>
      </w:r>
    </w:p>
    <w:p w14:paraId="6493B207">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10.4 未经双方书面同意，任何一方均不得转让其于本协议项下的部分或全部权利或义务。</w:t>
      </w:r>
    </w:p>
    <w:p w14:paraId="512DFFF1">
      <w:pPr>
        <w:spacing w:line="360" w:lineRule="auto"/>
        <w:outlineLvl w:val="0"/>
        <w:rPr>
          <w:rFonts w:ascii="Arial" w:hAnsi="Arial" w:eastAsia="楷体_GB2312" w:cs="Arial"/>
          <w:b/>
          <w:bCs/>
          <w:sz w:val="24"/>
          <w:szCs w:val="24"/>
          <w14:ligatures w14:val="standardContextual"/>
        </w:rPr>
      </w:pPr>
      <w:bookmarkStart w:id="11" w:name="_Toc192018061"/>
      <w:r>
        <w:rPr>
          <w:rFonts w:ascii="Arial" w:hAnsi="Arial" w:eastAsia="楷体_GB2312" w:cs="Arial"/>
          <w:b/>
          <w:bCs/>
          <w:sz w:val="24"/>
          <w:szCs w:val="24"/>
          <w14:ligatures w14:val="standardContextual"/>
        </w:rPr>
        <w:t>第十一条  保密义务</w:t>
      </w:r>
      <w:bookmarkEnd w:id="11"/>
    </w:p>
    <w:p w14:paraId="6CC0B12A">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11.1鉴于本次发行事宜可能引起股票价格波动，为避免过早透露、泄露有关信息而对本次发行产生不利影响，双方同意并承诺对本协议有关事宜采取严格的保密措施。有关本次发行的信息披露事宜将严格依据有关法律、法规及中国证监会、深交所的有关规定进行。在相关信息未公开披露前，乙方不以任何方式向第三方披露，不得利用内幕信息买卖甲方股票。但因合法原因，有关文件和信息已成为公开信息的除外。</w:t>
      </w:r>
    </w:p>
    <w:p w14:paraId="375998B0">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11.2双方均应对因本协议项下之本次发行事宜而相互了解之有关双方的商业秘密及其他文档资料采取严格的保密措施；除履行法定的信息披露义务及为本次发行聘请的已作出保密承诺的中介机构调查外，未经相对方许可，任何一方不得向任何其他方透露。</w:t>
      </w:r>
    </w:p>
    <w:p w14:paraId="0343584E">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11.3本协议双方应与各自聘请的专业顾问、中介机构及其有关工作人员约定保密责任，并承担各自聘请的专业顾问、中介机构及其有关工作人员违反保密义务导致的相关责任及后果。</w:t>
      </w:r>
    </w:p>
    <w:p w14:paraId="499F5CEF">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11.4本协议因任何原因终止不影响本保密条款的效力，双方均需继续承担本条款项下的保密义务。</w:t>
      </w:r>
    </w:p>
    <w:p w14:paraId="01BD2A4D">
      <w:pPr>
        <w:spacing w:line="360" w:lineRule="auto"/>
        <w:outlineLvl w:val="0"/>
        <w:rPr>
          <w:rFonts w:ascii="Arial" w:hAnsi="Arial" w:eastAsia="楷体_GB2312" w:cs="Arial"/>
          <w:b/>
          <w:bCs/>
          <w:sz w:val="24"/>
          <w:szCs w:val="24"/>
          <w14:ligatures w14:val="standardContextual"/>
        </w:rPr>
      </w:pPr>
      <w:bookmarkStart w:id="12" w:name="_Toc192018062"/>
      <w:r>
        <w:rPr>
          <w:rFonts w:ascii="Arial" w:hAnsi="Arial" w:eastAsia="楷体_GB2312" w:cs="Arial"/>
          <w:b/>
          <w:bCs/>
          <w:sz w:val="24"/>
          <w:szCs w:val="24"/>
          <w14:ligatures w14:val="standardContextual"/>
        </w:rPr>
        <w:t>第十二条  适用法律及争议的解决</w:t>
      </w:r>
      <w:bookmarkEnd w:id="12"/>
    </w:p>
    <w:p w14:paraId="510C7E8C">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12.1本协议适用中华人民共和国（为本协议之目的，不包括中国香港特别行政区、中国澳门特别行政区及中国台湾</w:t>
      </w:r>
      <w:r>
        <w:rPr>
          <w:rFonts w:hint="eastAsia" w:ascii="Arial" w:hAnsi="Arial" w:eastAsia="楷体_GB2312" w:cs="Arial"/>
          <w:sz w:val="24"/>
          <w:szCs w:val="24"/>
          <w14:ligatures w14:val="standardContextual"/>
        </w:rPr>
        <w:t>省</w:t>
      </w:r>
      <w:r>
        <w:rPr>
          <w:rFonts w:ascii="Arial" w:hAnsi="Arial" w:eastAsia="楷体_GB2312" w:cs="Arial"/>
          <w:sz w:val="24"/>
          <w:szCs w:val="24"/>
          <w14:ligatures w14:val="standardContextual"/>
        </w:rPr>
        <w:t>）法律、法规并据此作出解释。</w:t>
      </w:r>
    </w:p>
    <w:p w14:paraId="675FB200">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12.2凡因履行本协议所发生的与本协议相关的一切争议，双方均应通过友好协商的方法解决。若协商不成的，任何一方均有权向有管辖权的人民法院起诉。</w:t>
      </w:r>
    </w:p>
    <w:p w14:paraId="5D3CA57B">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12.3在争议未解决之前，除争议事项外，双方应继续履行本协议规定的其他条款。</w:t>
      </w:r>
    </w:p>
    <w:p w14:paraId="7AA546B5">
      <w:pPr>
        <w:spacing w:line="360" w:lineRule="auto"/>
        <w:outlineLvl w:val="0"/>
        <w:rPr>
          <w:rFonts w:ascii="Arial" w:hAnsi="Arial" w:eastAsia="楷体_GB2312" w:cs="Arial"/>
          <w:b/>
          <w:bCs/>
          <w:sz w:val="24"/>
          <w:szCs w:val="24"/>
          <w14:ligatures w14:val="standardContextual"/>
        </w:rPr>
      </w:pPr>
      <w:bookmarkStart w:id="13" w:name="_Toc192018063"/>
      <w:r>
        <w:rPr>
          <w:rFonts w:ascii="Arial" w:hAnsi="Arial" w:eastAsia="楷体_GB2312" w:cs="Arial"/>
          <w:b/>
          <w:bCs/>
          <w:sz w:val="24"/>
          <w:szCs w:val="24"/>
          <w14:ligatures w14:val="standardContextual"/>
        </w:rPr>
        <w:t>第十三条 通知</w:t>
      </w:r>
      <w:bookmarkEnd w:id="13"/>
    </w:p>
    <w:p w14:paraId="31968497">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13.1本协议项下的所有通知均应以书面形式，并按以下联系方式以传真、电子邮件、快递等方式发出，本协议双方的寄送地址如下：</w:t>
      </w:r>
    </w:p>
    <w:p w14:paraId="766971FD">
      <w:pPr>
        <w:spacing w:line="360" w:lineRule="auto"/>
        <w:ind w:firstLine="480" w:firstLineChars="200"/>
        <w:rPr>
          <w:rFonts w:ascii="Arial" w:hAnsi="Arial" w:eastAsia="楷体_GB2312" w:cs="Arial"/>
          <w:sz w:val="24"/>
          <w:szCs w:val="24"/>
          <w14:ligatures w14:val="standardContextual"/>
        </w:rPr>
      </w:pPr>
      <w:commentRangeStart w:id="0"/>
      <w:r>
        <w:rPr>
          <w:rFonts w:hint="eastAsia" w:ascii="Arial" w:hAnsi="Arial" w:eastAsia="楷体_GB2312" w:cs="Arial"/>
          <w:sz w:val="24"/>
          <w:szCs w:val="24"/>
          <w14:ligatures w14:val="standardContextual"/>
        </w:rPr>
        <w:t>甲方</w:t>
      </w:r>
      <w:commentRangeEnd w:id="0"/>
      <w:r>
        <w:rPr>
          <w:rStyle w:val="13"/>
        </w:rPr>
        <w:commentReference w:id="0"/>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四川汇源光通信股份有限公司</w:t>
      </w:r>
    </w:p>
    <w:p w14:paraId="4646EEA5">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联系地址：【】</w:t>
      </w:r>
    </w:p>
    <w:p w14:paraId="2A3E13F9">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邮编：【】</w:t>
      </w:r>
    </w:p>
    <w:p w14:paraId="2A90FDBE">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传真：【】</w:t>
      </w:r>
    </w:p>
    <w:p w14:paraId="1763240A">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联系人：【】</w:t>
      </w:r>
    </w:p>
    <w:p w14:paraId="755C2D29">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电子邮件：【】</w:t>
      </w:r>
    </w:p>
    <w:p w14:paraId="6C3D6E6F">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乙方</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合肥鼎耘科技产业发展合伙企业（有限合伙）</w:t>
      </w:r>
    </w:p>
    <w:p w14:paraId="0BC291F0">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联系地址：</w:t>
      </w:r>
      <w:r>
        <w:rPr>
          <w:rFonts w:hint="eastAsia" w:ascii="Arial" w:hAnsi="Arial" w:eastAsia="楷体_GB2312" w:cs="Arial"/>
          <w:sz w:val="24"/>
          <w:szCs w:val="24"/>
          <w14:ligatures w14:val="standardContextual"/>
        </w:rPr>
        <w:t>【】</w:t>
      </w:r>
    </w:p>
    <w:p w14:paraId="4265502C">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邮编：</w:t>
      </w:r>
      <w:r>
        <w:rPr>
          <w:rFonts w:hint="eastAsia" w:ascii="Arial" w:hAnsi="Arial" w:eastAsia="楷体_GB2312" w:cs="Arial"/>
          <w:sz w:val="24"/>
          <w:szCs w:val="24"/>
          <w14:ligatures w14:val="standardContextual"/>
        </w:rPr>
        <w:t>【】</w:t>
      </w:r>
    </w:p>
    <w:p w14:paraId="43C1735D">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传真：【】</w:t>
      </w:r>
    </w:p>
    <w:p w14:paraId="6F738648">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联系人：【】</w:t>
      </w:r>
    </w:p>
    <w:p w14:paraId="3DF36DA5">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电子邮件：【】</w:t>
      </w:r>
    </w:p>
    <w:p w14:paraId="3EC22596">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13.2任何按照上述地址、传真号码或电子邮件发给有关一方的通知、要求等，在下列时间被视为已送达：</w:t>
      </w:r>
    </w:p>
    <w:p w14:paraId="3928D2BE">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（1）如采取当面送交方式，在实际送交上述地址时；</w:t>
      </w:r>
    </w:p>
    <w:p w14:paraId="6E29A866">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（2）如以预付运费、邮资方式寄送，在交快递、投邮日后的第三个工作日；</w:t>
      </w:r>
    </w:p>
    <w:p w14:paraId="4F2E480A">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（3）如以电子邮件、传真方式发出，在电子邮件、传真发出后的下一个工作日。</w:t>
      </w:r>
    </w:p>
    <w:p w14:paraId="3D8E928E">
      <w:pPr>
        <w:spacing w:line="360" w:lineRule="auto"/>
        <w:outlineLvl w:val="0"/>
        <w:rPr>
          <w:rFonts w:ascii="Arial" w:hAnsi="Arial" w:eastAsia="楷体_GB2312" w:cs="Arial"/>
          <w:b/>
          <w:bCs/>
          <w:sz w:val="24"/>
          <w:szCs w:val="24"/>
          <w14:ligatures w14:val="standardContextual"/>
        </w:rPr>
      </w:pPr>
      <w:bookmarkStart w:id="14" w:name="_Toc192018064"/>
      <w:r>
        <w:rPr>
          <w:rFonts w:ascii="Arial" w:hAnsi="Arial" w:eastAsia="楷体_GB2312" w:cs="Arial"/>
          <w:b/>
          <w:bCs/>
          <w:sz w:val="24"/>
          <w:szCs w:val="24"/>
          <w14:ligatures w14:val="standardContextual"/>
        </w:rPr>
        <w:t>第十四条  其他</w:t>
      </w:r>
      <w:bookmarkEnd w:id="14"/>
    </w:p>
    <w:p w14:paraId="21993325">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14.1本协议未尽事宜，由双方另行协商并签署书面补充协议，补充协议与本协议具有同等的法律效力。</w:t>
      </w:r>
    </w:p>
    <w:p w14:paraId="0D4BD8F4">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14.2本协议正本壹式</w:t>
      </w:r>
      <w:r>
        <w:rPr>
          <w:rFonts w:hint="eastAsia" w:ascii="Arial" w:hAnsi="Arial" w:eastAsia="楷体_GB2312" w:cs="Arial"/>
          <w:sz w:val="24"/>
          <w:szCs w:val="24"/>
          <w14:ligatures w14:val="standardContextual"/>
        </w:rPr>
        <w:t>陆</w:t>
      </w:r>
      <w:r>
        <w:rPr>
          <w:rFonts w:ascii="Arial" w:hAnsi="Arial" w:eastAsia="楷体_GB2312" w:cs="Arial"/>
          <w:sz w:val="24"/>
          <w:szCs w:val="24"/>
          <w14:ligatures w14:val="standardContextual"/>
        </w:rPr>
        <w:t>份，双方各执贰份，其余报有关单位和部门，每份正本均具有同等法律效力。</w:t>
      </w:r>
    </w:p>
    <w:p w14:paraId="31CEB932">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（以下无正文）</w:t>
      </w:r>
    </w:p>
    <w:p w14:paraId="62A3819D">
      <w:pPr>
        <w:widowControl/>
        <w:jc w:val="left"/>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br w:type="page"/>
      </w:r>
    </w:p>
    <w:p w14:paraId="35B044B2">
      <w:pPr>
        <w:spacing w:line="360" w:lineRule="auto"/>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（本页无正文，为《四川汇源光通信股份有限公司向特定对象发行A股股票附条件生效的股份认购协议》之签章页）</w:t>
      </w:r>
    </w:p>
    <w:p w14:paraId="46482047">
      <w:pPr>
        <w:spacing w:line="360" w:lineRule="auto"/>
        <w:ind w:firstLine="480" w:firstLineChars="200"/>
        <w:rPr>
          <w:rFonts w:ascii="Arial" w:hAnsi="Arial" w:eastAsia="楷体_GB2312" w:cs="Arial"/>
          <w:sz w:val="24"/>
          <w:szCs w:val="24"/>
          <w14:ligatures w14:val="standardContextual"/>
        </w:rPr>
      </w:pPr>
    </w:p>
    <w:p w14:paraId="580B25CC">
      <w:pPr>
        <w:spacing w:line="360" w:lineRule="auto"/>
        <w:ind w:firstLine="480" w:firstLineChars="200"/>
        <w:rPr>
          <w:rFonts w:ascii="Arial" w:hAnsi="Arial" w:eastAsia="楷体_GB2312" w:cs="Arial"/>
          <w:sz w:val="24"/>
          <w:szCs w:val="24"/>
          <w14:ligatures w14:val="standardContextual"/>
        </w:rPr>
      </w:pPr>
    </w:p>
    <w:p w14:paraId="3EB5F36D">
      <w:pPr>
        <w:spacing w:line="360" w:lineRule="auto"/>
        <w:ind w:firstLine="480" w:firstLineChars="200"/>
        <w:rPr>
          <w:rFonts w:ascii="Arial" w:hAnsi="Arial" w:eastAsia="楷体_GB2312" w:cs="Arial"/>
          <w:sz w:val="24"/>
          <w:szCs w:val="24"/>
          <w14:ligatures w14:val="standardContextual"/>
        </w:rPr>
      </w:pPr>
    </w:p>
    <w:p w14:paraId="65488126">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甲方</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四川汇源光通信股份有限公司</w:t>
      </w:r>
      <w:r>
        <w:rPr>
          <w:rFonts w:ascii="Arial" w:hAnsi="Arial" w:eastAsia="楷体_GB2312" w:cs="Arial"/>
          <w:sz w:val="24"/>
          <w:szCs w:val="24"/>
          <w14:ligatures w14:val="standardContextual"/>
        </w:rPr>
        <w:t>（盖章）</w:t>
      </w:r>
    </w:p>
    <w:p w14:paraId="298F85DE">
      <w:pPr>
        <w:spacing w:line="360" w:lineRule="auto"/>
        <w:ind w:firstLine="480" w:firstLineChars="200"/>
        <w:rPr>
          <w:rFonts w:ascii="Arial" w:hAnsi="Arial" w:eastAsia="楷体_GB2312" w:cs="Arial"/>
          <w:sz w:val="24"/>
          <w:szCs w:val="24"/>
          <w14:ligatures w14:val="standardContextual"/>
        </w:rPr>
      </w:pPr>
    </w:p>
    <w:p w14:paraId="020F612E">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法定代表人</w:t>
      </w:r>
      <w:r>
        <w:rPr>
          <w:rFonts w:ascii="Arial" w:hAnsi="Arial" w:eastAsia="楷体_GB2312" w:cs="Arial"/>
          <w:sz w:val="24"/>
          <w:szCs w:val="24"/>
          <w14:ligatures w14:val="standardContextual"/>
        </w:rPr>
        <w:t>或授权代表（签字）：</w:t>
      </w:r>
    </w:p>
    <w:p w14:paraId="230FD8C9">
      <w:pPr>
        <w:spacing w:line="360" w:lineRule="auto"/>
        <w:ind w:firstLine="480" w:firstLineChars="200"/>
        <w:rPr>
          <w:rFonts w:ascii="Arial" w:hAnsi="Arial" w:eastAsia="楷体_GB2312" w:cs="Arial"/>
          <w:sz w:val="24"/>
          <w:szCs w:val="24"/>
          <w14:ligatures w14:val="standardContextual"/>
        </w:rPr>
      </w:pPr>
    </w:p>
    <w:p w14:paraId="31FC5DE8">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签署日期：</w:t>
      </w:r>
    </w:p>
    <w:p w14:paraId="39AB5151">
      <w:pPr>
        <w:spacing w:line="360" w:lineRule="auto"/>
        <w:ind w:firstLine="480" w:firstLineChars="200"/>
        <w:rPr>
          <w:rFonts w:ascii="Arial" w:hAnsi="Arial" w:eastAsia="楷体_GB2312" w:cs="Arial"/>
          <w:sz w:val="24"/>
          <w:szCs w:val="24"/>
          <w14:ligatures w14:val="standardContextual"/>
        </w:rPr>
      </w:pPr>
    </w:p>
    <w:p w14:paraId="7C5B6790">
      <w:pPr>
        <w:spacing w:line="360" w:lineRule="auto"/>
        <w:ind w:firstLine="480" w:firstLineChars="200"/>
        <w:rPr>
          <w:rFonts w:ascii="Arial" w:hAnsi="Arial" w:eastAsia="楷体_GB2312" w:cs="Arial"/>
          <w:sz w:val="24"/>
          <w:szCs w:val="24"/>
          <w14:ligatures w14:val="standardContextual"/>
        </w:rPr>
      </w:pPr>
    </w:p>
    <w:p w14:paraId="59A10908">
      <w:pPr>
        <w:widowControl/>
        <w:jc w:val="left"/>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br w:type="page"/>
      </w:r>
    </w:p>
    <w:p w14:paraId="11E44C5B">
      <w:pPr>
        <w:spacing w:line="360" w:lineRule="auto"/>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（本页无正文，为《四川汇源光通信股份有限公司向特定对象发行A股股票附条件生效的股份认购协议》之签章页）</w:t>
      </w:r>
    </w:p>
    <w:p w14:paraId="7E51E75E">
      <w:pPr>
        <w:tabs>
          <w:tab w:val="left" w:pos="3544"/>
        </w:tabs>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ab/>
      </w:r>
    </w:p>
    <w:p w14:paraId="2725F6B6">
      <w:pPr>
        <w:spacing w:line="360" w:lineRule="auto"/>
        <w:ind w:firstLine="480" w:firstLineChars="200"/>
        <w:rPr>
          <w:rFonts w:ascii="Arial" w:hAnsi="Arial" w:eastAsia="楷体_GB2312" w:cs="Arial"/>
          <w:sz w:val="24"/>
          <w:szCs w:val="24"/>
          <w14:ligatures w14:val="standardContextual"/>
        </w:rPr>
      </w:pPr>
    </w:p>
    <w:p w14:paraId="76767DCE">
      <w:pPr>
        <w:spacing w:line="360" w:lineRule="auto"/>
        <w:ind w:firstLine="480" w:firstLineChars="200"/>
        <w:rPr>
          <w:rFonts w:ascii="Arial" w:hAnsi="Arial" w:eastAsia="楷体_GB2312" w:cs="Arial"/>
          <w:sz w:val="24"/>
          <w:szCs w:val="24"/>
          <w14:ligatures w14:val="standardContextual"/>
        </w:rPr>
      </w:pPr>
    </w:p>
    <w:p w14:paraId="3AC531EF">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乙方</w:t>
      </w:r>
      <w:r>
        <w:rPr>
          <w:rFonts w:ascii="Arial" w:hAnsi="Arial" w:eastAsia="楷体_GB2312" w:cs="Arial"/>
          <w:sz w:val="24"/>
          <w:szCs w:val="24"/>
          <w14:ligatures w14:val="standardContextual"/>
        </w:rPr>
        <w:t>：</w:t>
      </w:r>
      <w:r>
        <w:rPr>
          <w:rFonts w:hint="eastAsia" w:ascii="Arial" w:hAnsi="Arial" w:eastAsia="楷体_GB2312" w:cs="Arial"/>
          <w:sz w:val="24"/>
          <w:szCs w:val="24"/>
          <w14:ligatures w14:val="standardContextual"/>
        </w:rPr>
        <w:t>合肥鼎耘科技产业发展合伙企业（有限合伙）</w:t>
      </w:r>
      <w:r>
        <w:rPr>
          <w:rFonts w:ascii="Arial" w:hAnsi="Arial" w:eastAsia="楷体_GB2312" w:cs="Arial"/>
          <w:sz w:val="24"/>
          <w:szCs w:val="24"/>
          <w14:ligatures w14:val="standardContextual"/>
        </w:rPr>
        <w:t>（盖章）</w:t>
      </w:r>
    </w:p>
    <w:p w14:paraId="3A197F75">
      <w:pPr>
        <w:spacing w:line="360" w:lineRule="auto"/>
        <w:ind w:firstLine="480" w:firstLineChars="200"/>
        <w:rPr>
          <w:rFonts w:ascii="Arial" w:hAnsi="Arial" w:eastAsia="楷体_GB2312" w:cs="Arial"/>
          <w:sz w:val="24"/>
          <w:szCs w:val="24"/>
          <w14:ligatures w14:val="standardContextual"/>
        </w:rPr>
      </w:pPr>
    </w:p>
    <w:p w14:paraId="7F3B78FA">
      <w:pPr>
        <w:spacing w:line="360" w:lineRule="auto"/>
        <w:ind w:firstLine="480" w:firstLineChars="200"/>
        <w:rPr>
          <w:rFonts w:ascii="Arial" w:hAnsi="Arial" w:eastAsia="楷体_GB2312" w:cs="Arial"/>
          <w:sz w:val="24"/>
          <w:szCs w:val="24"/>
          <w14:ligatures w14:val="standardContextual"/>
        </w:rPr>
      </w:pPr>
      <w:r>
        <w:rPr>
          <w:rFonts w:hint="eastAsia" w:ascii="Arial" w:hAnsi="Arial" w:eastAsia="楷体_GB2312" w:cs="Arial"/>
          <w:sz w:val="24"/>
          <w:szCs w:val="24"/>
          <w14:ligatures w14:val="standardContextual"/>
        </w:rPr>
        <w:t>授权代表</w:t>
      </w:r>
      <w:r>
        <w:rPr>
          <w:rFonts w:ascii="Arial" w:hAnsi="Arial" w:eastAsia="楷体_GB2312" w:cs="Arial"/>
          <w:sz w:val="24"/>
          <w:szCs w:val="24"/>
          <w14:ligatures w14:val="standardContextual"/>
        </w:rPr>
        <w:t>（签字）：</w:t>
      </w:r>
    </w:p>
    <w:p w14:paraId="279D07FB">
      <w:pPr>
        <w:spacing w:line="360" w:lineRule="auto"/>
        <w:ind w:firstLine="480" w:firstLineChars="200"/>
        <w:rPr>
          <w:rFonts w:ascii="Arial" w:hAnsi="Arial" w:eastAsia="楷体_GB2312" w:cs="Arial"/>
          <w:sz w:val="24"/>
          <w:szCs w:val="24"/>
          <w14:ligatures w14:val="standardContextual"/>
        </w:rPr>
      </w:pPr>
    </w:p>
    <w:p w14:paraId="4E47F715">
      <w:pPr>
        <w:spacing w:line="360" w:lineRule="auto"/>
        <w:ind w:firstLine="480" w:firstLineChars="200"/>
        <w:rPr>
          <w:rFonts w:ascii="Arial" w:hAnsi="Arial" w:eastAsia="楷体_GB2312" w:cs="Arial"/>
          <w:sz w:val="24"/>
          <w:szCs w:val="24"/>
          <w14:ligatures w14:val="standardContextual"/>
        </w:rPr>
      </w:pPr>
      <w:r>
        <w:rPr>
          <w:rFonts w:ascii="Arial" w:hAnsi="Arial" w:eastAsia="楷体_GB2312" w:cs="Arial"/>
          <w:sz w:val="24"/>
          <w:szCs w:val="24"/>
          <w14:ligatures w14:val="standardContextual"/>
        </w:rPr>
        <w:t>签署日期：</w:t>
      </w:r>
    </w:p>
    <w:p w14:paraId="65947027">
      <w:pPr>
        <w:rPr>
          <w:rFonts w:ascii="Arial" w:hAnsi="Arial" w:eastAsia="楷体_GB2312" w:cs="Arial"/>
        </w:rPr>
      </w:pPr>
    </w:p>
    <w:sectPr>
      <w:headerReference r:id="rId6" w:type="default"/>
      <w:footerReference r:id="rId7" w:type="default"/>
      <w:pgSz w:w="11906" w:h="16838"/>
      <w:pgMar w:top="1134" w:right="1797" w:bottom="1134" w:left="1797"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WM" w:date="2025-11-18T13:36:00Z" w:initials="">
    <w:p w14:paraId="0A21C580">
      <w:pPr>
        <w:pStyle w:val="2"/>
      </w:pPr>
      <w:r>
        <w:rPr>
          <w:rFonts w:hint="eastAsia"/>
        </w:rPr>
        <w:t>通知信息请公司补充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21C5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_GB2312">
    <w:altName w:val="汉仪楷体KW"/>
    <w:panose1 w:val="02010609030101010101"/>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BDECA">
    <w:pPr>
      <w:pStyle w:val="5"/>
      <w:jc w:val="center"/>
    </w:pPr>
  </w:p>
  <w:p w14:paraId="0DF38BBA">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0720311"/>
      <w:docPartObj>
        <w:docPartGallery w:val="AutoText"/>
      </w:docPartObj>
    </w:sdtPr>
    <w:sdtContent>
      <w:p w14:paraId="43EAE566">
        <w:pPr>
          <w:pStyle w:val="5"/>
          <w:jc w:val="center"/>
        </w:pPr>
        <w:r>
          <w:fldChar w:fldCharType="begin"/>
        </w:r>
        <w:r>
          <w:instrText xml:space="preserve">PAGE   \* MERGEFORMAT</w:instrText>
        </w:r>
        <w:r>
          <w:fldChar w:fldCharType="separate"/>
        </w:r>
        <w:r>
          <w:rPr>
            <w:lang w:val="zh-CN"/>
          </w:rPr>
          <w:t>12</w:t>
        </w:r>
        <w:r>
          <w:fldChar w:fldCharType="end"/>
        </w:r>
      </w:p>
    </w:sdtContent>
  </w:sdt>
  <w:p w14:paraId="256F51A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7B929"/>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ang, Yifeng">
    <w15:presenceInfo w15:providerId="AD" w15:userId="S-1-5-21-1294404594-4172486601-282865058-2040"/>
  </w15:person>
  <w15:person w15:author="KWM">
    <w15:presenceInfo w15:providerId="None" w15:userId="KW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177"/>
    <w:rsid w:val="00002484"/>
    <w:rsid w:val="000038A0"/>
    <w:rsid w:val="000258D9"/>
    <w:rsid w:val="00036AEE"/>
    <w:rsid w:val="0007588C"/>
    <w:rsid w:val="00075B5C"/>
    <w:rsid w:val="00086048"/>
    <w:rsid w:val="0009558C"/>
    <w:rsid w:val="00100A59"/>
    <w:rsid w:val="00116667"/>
    <w:rsid w:val="00141F20"/>
    <w:rsid w:val="00144A20"/>
    <w:rsid w:val="00163D6E"/>
    <w:rsid w:val="001712BB"/>
    <w:rsid w:val="00186CD6"/>
    <w:rsid w:val="001B3251"/>
    <w:rsid w:val="001B60E2"/>
    <w:rsid w:val="001D68DD"/>
    <w:rsid w:val="001E5829"/>
    <w:rsid w:val="001F7608"/>
    <w:rsid w:val="00206961"/>
    <w:rsid w:val="00212BC1"/>
    <w:rsid w:val="00243847"/>
    <w:rsid w:val="00255B48"/>
    <w:rsid w:val="002617AD"/>
    <w:rsid w:val="002703D0"/>
    <w:rsid w:val="0029354F"/>
    <w:rsid w:val="002C3C0B"/>
    <w:rsid w:val="002C3FDE"/>
    <w:rsid w:val="002D75F9"/>
    <w:rsid w:val="0031726B"/>
    <w:rsid w:val="00334DDE"/>
    <w:rsid w:val="00336BA7"/>
    <w:rsid w:val="00344C3A"/>
    <w:rsid w:val="00346E45"/>
    <w:rsid w:val="0037130B"/>
    <w:rsid w:val="00375ABC"/>
    <w:rsid w:val="003900FC"/>
    <w:rsid w:val="003B2C11"/>
    <w:rsid w:val="003F66FC"/>
    <w:rsid w:val="003F6BD9"/>
    <w:rsid w:val="00400196"/>
    <w:rsid w:val="0040246A"/>
    <w:rsid w:val="00432235"/>
    <w:rsid w:val="00435557"/>
    <w:rsid w:val="004472BB"/>
    <w:rsid w:val="00465F54"/>
    <w:rsid w:val="00471E3C"/>
    <w:rsid w:val="0049103B"/>
    <w:rsid w:val="004A6B51"/>
    <w:rsid w:val="004C52C9"/>
    <w:rsid w:val="004D5121"/>
    <w:rsid w:val="004E4C44"/>
    <w:rsid w:val="004E697F"/>
    <w:rsid w:val="005172A9"/>
    <w:rsid w:val="00524177"/>
    <w:rsid w:val="00546D75"/>
    <w:rsid w:val="00570DC3"/>
    <w:rsid w:val="00582F02"/>
    <w:rsid w:val="005A7A28"/>
    <w:rsid w:val="005C71CC"/>
    <w:rsid w:val="005D002B"/>
    <w:rsid w:val="005E678D"/>
    <w:rsid w:val="005E7B4E"/>
    <w:rsid w:val="005F69A8"/>
    <w:rsid w:val="0060323D"/>
    <w:rsid w:val="0060500A"/>
    <w:rsid w:val="0061551D"/>
    <w:rsid w:val="006350D3"/>
    <w:rsid w:val="00642588"/>
    <w:rsid w:val="00653585"/>
    <w:rsid w:val="006624A7"/>
    <w:rsid w:val="00673C0D"/>
    <w:rsid w:val="00684EAB"/>
    <w:rsid w:val="00696574"/>
    <w:rsid w:val="006B7E5B"/>
    <w:rsid w:val="006C16F8"/>
    <w:rsid w:val="006C50DB"/>
    <w:rsid w:val="006C5D36"/>
    <w:rsid w:val="006D3C94"/>
    <w:rsid w:val="006D7F44"/>
    <w:rsid w:val="006F70C0"/>
    <w:rsid w:val="00732108"/>
    <w:rsid w:val="00734220"/>
    <w:rsid w:val="0073678D"/>
    <w:rsid w:val="00743C42"/>
    <w:rsid w:val="00775D94"/>
    <w:rsid w:val="00791C04"/>
    <w:rsid w:val="00793A5C"/>
    <w:rsid w:val="007941D6"/>
    <w:rsid w:val="00794C10"/>
    <w:rsid w:val="007A576C"/>
    <w:rsid w:val="007A75F7"/>
    <w:rsid w:val="007D4DDB"/>
    <w:rsid w:val="007D6ACB"/>
    <w:rsid w:val="007D72FD"/>
    <w:rsid w:val="007E0EBE"/>
    <w:rsid w:val="00801F5A"/>
    <w:rsid w:val="00803701"/>
    <w:rsid w:val="00814130"/>
    <w:rsid w:val="00821B13"/>
    <w:rsid w:val="008252A0"/>
    <w:rsid w:val="00837795"/>
    <w:rsid w:val="00840363"/>
    <w:rsid w:val="00853675"/>
    <w:rsid w:val="008935EB"/>
    <w:rsid w:val="008F0EEC"/>
    <w:rsid w:val="008F1790"/>
    <w:rsid w:val="008F5C35"/>
    <w:rsid w:val="00901500"/>
    <w:rsid w:val="00902406"/>
    <w:rsid w:val="00912A72"/>
    <w:rsid w:val="00922E43"/>
    <w:rsid w:val="009425A0"/>
    <w:rsid w:val="0095041D"/>
    <w:rsid w:val="00974A50"/>
    <w:rsid w:val="00980695"/>
    <w:rsid w:val="009A1B3D"/>
    <w:rsid w:val="009B1576"/>
    <w:rsid w:val="009C107E"/>
    <w:rsid w:val="009E28D1"/>
    <w:rsid w:val="009E6349"/>
    <w:rsid w:val="009F6324"/>
    <w:rsid w:val="00A20AA9"/>
    <w:rsid w:val="00A37BE3"/>
    <w:rsid w:val="00A767F4"/>
    <w:rsid w:val="00A77E7B"/>
    <w:rsid w:val="00AA181D"/>
    <w:rsid w:val="00AA68C5"/>
    <w:rsid w:val="00AD2FB6"/>
    <w:rsid w:val="00AD555A"/>
    <w:rsid w:val="00AE6EE8"/>
    <w:rsid w:val="00AF3CC5"/>
    <w:rsid w:val="00AF4227"/>
    <w:rsid w:val="00B114B5"/>
    <w:rsid w:val="00B45261"/>
    <w:rsid w:val="00B65523"/>
    <w:rsid w:val="00B66197"/>
    <w:rsid w:val="00B6769E"/>
    <w:rsid w:val="00B7014A"/>
    <w:rsid w:val="00B7322F"/>
    <w:rsid w:val="00B81416"/>
    <w:rsid w:val="00BA0779"/>
    <w:rsid w:val="00BB0D49"/>
    <w:rsid w:val="00BB74C0"/>
    <w:rsid w:val="00BC4A3E"/>
    <w:rsid w:val="00BF2000"/>
    <w:rsid w:val="00BF2DDF"/>
    <w:rsid w:val="00C02A87"/>
    <w:rsid w:val="00C03BC3"/>
    <w:rsid w:val="00C07AF9"/>
    <w:rsid w:val="00C3202B"/>
    <w:rsid w:val="00C344C4"/>
    <w:rsid w:val="00C376C3"/>
    <w:rsid w:val="00C44696"/>
    <w:rsid w:val="00C46DE0"/>
    <w:rsid w:val="00C55958"/>
    <w:rsid w:val="00C7270B"/>
    <w:rsid w:val="00C90A75"/>
    <w:rsid w:val="00CB4A0E"/>
    <w:rsid w:val="00CB64FA"/>
    <w:rsid w:val="00CC6D70"/>
    <w:rsid w:val="00CD7329"/>
    <w:rsid w:val="00CE5E6E"/>
    <w:rsid w:val="00CE6423"/>
    <w:rsid w:val="00CF486B"/>
    <w:rsid w:val="00D00806"/>
    <w:rsid w:val="00D125B8"/>
    <w:rsid w:val="00D215D9"/>
    <w:rsid w:val="00D310DC"/>
    <w:rsid w:val="00D31160"/>
    <w:rsid w:val="00D501C7"/>
    <w:rsid w:val="00D53449"/>
    <w:rsid w:val="00D57C51"/>
    <w:rsid w:val="00D710C7"/>
    <w:rsid w:val="00D748A9"/>
    <w:rsid w:val="00DB2FF1"/>
    <w:rsid w:val="00DF1CD0"/>
    <w:rsid w:val="00DF6FC0"/>
    <w:rsid w:val="00E04E57"/>
    <w:rsid w:val="00E34C3B"/>
    <w:rsid w:val="00E369ED"/>
    <w:rsid w:val="00E453CD"/>
    <w:rsid w:val="00E626DC"/>
    <w:rsid w:val="00E63B4A"/>
    <w:rsid w:val="00E8359A"/>
    <w:rsid w:val="00E83749"/>
    <w:rsid w:val="00E915D3"/>
    <w:rsid w:val="00EA218B"/>
    <w:rsid w:val="00ED5C8E"/>
    <w:rsid w:val="00EF07F8"/>
    <w:rsid w:val="00EF7C07"/>
    <w:rsid w:val="00F05C97"/>
    <w:rsid w:val="00F06A55"/>
    <w:rsid w:val="00F07613"/>
    <w:rsid w:val="00F0773F"/>
    <w:rsid w:val="00F33D0D"/>
    <w:rsid w:val="00F4051B"/>
    <w:rsid w:val="00F43759"/>
    <w:rsid w:val="00F5006E"/>
    <w:rsid w:val="00F53A83"/>
    <w:rsid w:val="00F76A16"/>
    <w:rsid w:val="00F87F8C"/>
    <w:rsid w:val="00F94B4B"/>
    <w:rsid w:val="00F97BF8"/>
    <w:rsid w:val="00FA0095"/>
    <w:rsid w:val="00FA6C99"/>
    <w:rsid w:val="00FD220C"/>
    <w:rsid w:val="00FD251C"/>
    <w:rsid w:val="00FE4E86"/>
    <w:rsid w:val="00FE7BEF"/>
    <w:rsid w:val="00FF2934"/>
    <w:rsid w:val="00FF41CC"/>
    <w:rsid w:val="B53F3A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0"/>
    <w:pPr>
      <w:jc w:val="left"/>
    </w:pPr>
  </w:style>
  <w:style w:type="paragraph" w:styleId="3">
    <w:name w:val="Date"/>
    <w:basedOn w:val="1"/>
    <w:next w:val="1"/>
    <w:link w:val="20"/>
    <w:semiHidden/>
    <w:unhideWhenUsed/>
    <w:uiPriority w:val="99"/>
    <w:pPr>
      <w:ind w:left="100" w:leftChars="2500"/>
    </w:pPr>
  </w:style>
  <w:style w:type="paragraph" w:styleId="4">
    <w:name w:val="Balloon Text"/>
    <w:basedOn w:val="1"/>
    <w:link w:val="17"/>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4"/>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toc 1"/>
    <w:basedOn w:val="1"/>
    <w:next w:val="1"/>
    <w:autoRedefine/>
    <w:unhideWhenUsed/>
    <w:uiPriority w:val="39"/>
  </w:style>
  <w:style w:type="paragraph" w:styleId="8">
    <w:name w:val="annotation subject"/>
    <w:basedOn w:val="2"/>
    <w:next w:val="2"/>
    <w:link w:val="19"/>
    <w:semiHidden/>
    <w:unhideWhenUsed/>
    <w:uiPriority w:val="99"/>
    <w:rPr>
      <w:b/>
      <w:bCs/>
    </w:rPr>
  </w:style>
  <w:style w:type="character" w:styleId="11">
    <w:name w:val="page number"/>
    <w:basedOn w:val="10"/>
    <w:qFormat/>
    <w:uiPriority w:val="0"/>
  </w:style>
  <w:style w:type="character" w:styleId="12">
    <w:name w:val="Hyperlink"/>
    <w:basedOn w:val="10"/>
    <w:unhideWhenUsed/>
    <w:uiPriority w:val="99"/>
    <w:rPr>
      <w:color w:val="0563C1" w:themeColor="hyperlink"/>
      <w:u w:val="single"/>
      <w14:textFill>
        <w14:solidFill>
          <w14:schemeClr w14:val="hlink"/>
        </w14:solidFill>
      </w14:textFill>
    </w:rPr>
  </w:style>
  <w:style w:type="character" w:styleId="13">
    <w:name w:val="annotation reference"/>
    <w:unhideWhenUsed/>
    <w:qFormat/>
    <w:uiPriority w:val="0"/>
    <w:rPr>
      <w:sz w:val="21"/>
      <w:szCs w:val="21"/>
    </w:rPr>
  </w:style>
  <w:style w:type="character" w:customStyle="1" w:styleId="14">
    <w:name w:val="页眉 字符"/>
    <w:basedOn w:val="10"/>
    <w:link w:val="6"/>
    <w:qFormat/>
    <w:uiPriority w:val="99"/>
    <w:rPr>
      <w:sz w:val="18"/>
      <w:szCs w:val="18"/>
    </w:rPr>
  </w:style>
  <w:style w:type="character" w:customStyle="1" w:styleId="15">
    <w:name w:val="页脚 字符"/>
    <w:basedOn w:val="10"/>
    <w:link w:val="5"/>
    <w:qFormat/>
    <w:uiPriority w:val="99"/>
    <w:rPr>
      <w:sz w:val="18"/>
      <w:szCs w:val="18"/>
    </w:rPr>
  </w:style>
  <w:style w:type="character" w:customStyle="1" w:styleId="16">
    <w:name w:val="批注文字 字符"/>
    <w:basedOn w:val="10"/>
    <w:link w:val="2"/>
    <w:qFormat/>
    <w:uiPriority w:val="0"/>
    <w:rPr>
      <w:rFonts w:ascii="Times New Roman" w:hAnsi="Times New Roman" w:eastAsia="宋体" w:cs="Times New Roman"/>
      <w:szCs w:val="20"/>
    </w:rPr>
  </w:style>
  <w:style w:type="character" w:customStyle="1" w:styleId="17">
    <w:name w:val="批注框文本 字符"/>
    <w:basedOn w:val="10"/>
    <w:link w:val="4"/>
    <w:semiHidden/>
    <w:uiPriority w:val="99"/>
    <w:rPr>
      <w:sz w:val="18"/>
      <w:szCs w:val="18"/>
    </w:rPr>
  </w:style>
  <w:style w:type="paragraph" w:customStyle="1" w:styleId="18">
    <w:name w:val="Revision"/>
    <w:hidden/>
    <w:semiHidden/>
    <w:uiPriority w:val="99"/>
    <w:rPr>
      <w:rFonts w:ascii="Times New Roman" w:hAnsi="Times New Roman" w:eastAsia="宋体" w:cs="Times New Roman"/>
      <w:kern w:val="2"/>
      <w:sz w:val="21"/>
      <w:szCs w:val="20"/>
      <w:lang w:val="en-US" w:eastAsia="zh-CN" w:bidi="ar-SA"/>
    </w:rPr>
  </w:style>
  <w:style w:type="character" w:customStyle="1" w:styleId="19">
    <w:name w:val="批注主题 字符"/>
    <w:basedOn w:val="16"/>
    <w:link w:val="8"/>
    <w:semiHidden/>
    <w:uiPriority w:val="99"/>
    <w:rPr>
      <w:rFonts w:ascii="Times New Roman" w:hAnsi="Times New Roman" w:eastAsia="宋体" w:cs="Times New Roman"/>
      <w:b/>
      <w:bCs/>
      <w:szCs w:val="20"/>
    </w:rPr>
  </w:style>
  <w:style w:type="character" w:customStyle="1" w:styleId="20">
    <w:name w:val="日期 字符"/>
    <w:basedOn w:val="10"/>
    <w:link w:val="3"/>
    <w:semiHidden/>
    <w:uiPriority w:val="99"/>
    <w:rPr>
      <w:rFonts w:ascii="Times New Roman" w:hAnsi="Times New Roman"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andalone='no'?>
<b:Sources xmlns:b="http://schemas.openxmlformats.org/officeDocument/2006/bibliography" Version="6" SelectedStyle="\APASixthEditionOfficeOnline.xsl" StyleName="APA" xmlns:b="http://schemas.openxmlformats.org/officeDocument/2006/bibliography"/>

</file>

<file path=customXml/itemProps1.xml><?xml version="1.0" encoding="utf-8"?>
<ds:datastoreItem xmlns:ds="http://schemas.openxmlformats.org/officeDocument/2006/customXml" ds:itemID="{48F29528-B939-4C83-88AA-95119729138E}">
  <ds:schemaRefs/>
</ds:datastoreItem>
</file>

<file path=docProps/app.xml><?xml version="1.0" encoding="utf-8"?>
<Properties xmlns="http://schemas.openxmlformats.org/officeDocument/2006/extended-properties" xmlns:vt="http://schemas.openxmlformats.org/officeDocument/2006/docPropsVTypes">
  <Company>BOC</Company>
  <Pages>10</Pages>
  <Words>1135</Words>
  <Characters>6474</Characters>
  <Lines>53</Lines>
  <Paragraphs>15</Paragraphs>
  <TotalTime>1</TotalTime>
  <ScaleCrop>false</ScaleCrop>
  <LinksUpToDate>false</LinksUpToDate>
  <CharactersWithSpaces>7594</CharactersWithSpaces>
  <Application>WPS Office WWO_wpscloud_20251215142724-f884dccf98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2025-11-18T14:18:00Z</dcterms:created>
  <dc:creator>资本融资项目</dc:creator>
  <cp:lastModifiedBy>KWM</cp:lastModifiedBy>
  <cp:lastPrinted>2025-11-18T10:58:00Z</cp:lastPrinted>
  <dcterms:modified xsi:type="dcterms:W3CDTF">2025-12-20T16:17:52Z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2052-12.9.0.23663</vt:lpwstr>
  </property>
  <property fmtid="{D5CDD505-2E9C-101B-9397-08002B2CF9AE}" pid="3" name="ICV">
    <vt:lpwstr>7FE98D2EAFC6451CB05B4669E40D9594_43</vt:lpwstr>
  </property>
</Properties>
</file>