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1A66" w14:textId="77777777" w:rsidR="006B3550" w:rsidRDefault="006E5255">
      <w:pPr>
        <w:pStyle w:val="Heading1"/>
        <w:tabs>
          <w:tab w:val="left" w:pos="993"/>
          <w:tab w:val="left" w:pos="3964"/>
        </w:tabs>
        <w:spacing w:before="0" w:after="360" w:line="360" w:lineRule="exact"/>
        <w:jc w:val="center"/>
        <w:rPr>
          <w:rFonts w:ascii="KaiTi" w:eastAsia="KaiTi" w:hAnsi="KaiTi"/>
          <w:sz w:val="32"/>
          <w:szCs w:val="32"/>
        </w:rPr>
      </w:pPr>
      <w:bookmarkStart w:id="0" w:name="_Toc129878629"/>
      <w:bookmarkStart w:id="1" w:name="_Toc140841982"/>
      <w:r>
        <w:rPr>
          <w:rFonts w:ascii="KaiTi" w:eastAsia="KaiTi" w:hAnsi="KaiTi" w:hint="eastAsia"/>
          <w:sz w:val="32"/>
          <w:szCs w:val="32"/>
        </w:rPr>
        <w:t>一致行动协议</w:t>
      </w:r>
      <w:bookmarkEnd w:id="0"/>
      <w:bookmarkEnd w:id="1"/>
    </w:p>
    <w:p w14:paraId="1BCF97BE" w14:textId="63BAFC69" w:rsidR="006B3550" w:rsidRDefault="006E5255">
      <w:pPr>
        <w:pStyle w:val="NormalWeb"/>
        <w:shd w:val="clear" w:color="auto" w:fill="FFFFFF"/>
        <w:spacing w:before="0" w:beforeAutospacing="0" w:after="360" w:afterAutospacing="0" w:line="360" w:lineRule="exact"/>
        <w:ind w:firstLineChars="200" w:firstLine="480"/>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t>本《一致行动协议》（以下简称</w:t>
      </w:r>
      <w:r>
        <w:rPr>
          <w:rFonts w:ascii="Times New Roman" w:eastAsia="KaiTi" w:hAnsi="Times New Roman"/>
          <w:color w:val="000000" w:themeColor="text1"/>
          <w:sz w:val="24"/>
          <w:szCs w:val="24"/>
        </w:rPr>
        <w:t>“</w:t>
      </w:r>
      <w:r>
        <w:rPr>
          <w:rFonts w:ascii="Times New Roman" w:eastAsia="KaiTi" w:hAnsi="Times New Roman" w:hint="eastAsia"/>
          <w:b/>
          <w:bCs/>
          <w:color w:val="000000" w:themeColor="text1"/>
          <w:sz w:val="24"/>
          <w:szCs w:val="24"/>
        </w:rPr>
        <w:t>本协议</w:t>
      </w:r>
      <w:r>
        <w:rPr>
          <w:rFonts w:ascii="Times New Roman" w:eastAsia="KaiTi" w:hAnsi="Times New Roman"/>
          <w:color w:val="000000" w:themeColor="text1"/>
          <w:sz w:val="24"/>
          <w:szCs w:val="24"/>
        </w:rPr>
        <w:t>”</w:t>
      </w:r>
      <w:r>
        <w:rPr>
          <w:rFonts w:ascii="Times New Roman" w:eastAsia="KaiTi" w:hAnsi="Times New Roman" w:hint="eastAsia"/>
          <w:color w:val="000000" w:themeColor="text1"/>
          <w:sz w:val="24"/>
          <w:szCs w:val="24"/>
        </w:rPr>
        <w:t>）由以下双方于</w:t>
      </w:r>
      <w:r>
        <w:rPr>
          <w:rFonts w:ascii="Times New Roman" w:eastAsia="KaiTi" w:hAnsi="Times New Roman"/>
          <w:color w:val="000000" w:themeColor="text1"/>
          <w:sz w:val="24"/>
          <w:szCs w:val="24"/>
        </w:rPr>
        <w:t>2025</w:t>
      </w:r>
      <w:r>
        <w:rPr>
          <w:rFonts w:ascii="Times New Roman" w:eastAsia="KaiTi" w:hAnsi="Times New Roman" w:hint="eastAsia"/>
          <w:color w:val="000000" w:themeColor="text1"/>
          <w:sz w:val="24"/>
          <w:szCs w:val="24"/>
        </w:rPr>
        <w:t>年</w:t>
      </w:r>
      <w:r>
        <w:rPr>
          <w:rFonts w:ascii="Times New Roman" w:eastAsia="KaiTi" w:hAnsi="Times New Roman" w:hint="eastAsia"/>
          <w:color w:val="000000" w:themeColor="text1"/>
          <w:sz w:val="24"/>
          <w:szCs w:val="24"/>
        </w:rPr>
        <w:t>1</w:t>
      </w:r>
      <w:r>
        <w:rPr>
          <w:rFonts w:ascii="Times New Roman" w:eastAsia="KaiTi" w:hAnsi="Times New Roman"/>
          <w:color w:val="000000" w:themeColor="text1"/>
          <w:sz w:val="24"/>
          <w:szCs w:val="24"/>
        </w:rPr>
        <w:t>1</w:t>
      </w:r>
      <w:r>
        <w:rPr>
          <w:rFonts w:ascii="Times New Roman" w:eastAsia="KaiTi" w:hAnsi="Times New Roman" w:hint="eastAsia"/>
          <w:color w:val="000000" w:themeColor="text1"/>
          <w:sz w:val="24"/>
          <w:szCs w:val="24"/>
        </w:rPr>
        <w:t>月</w:t>
      </w:r>
      <w:del w:id="2" w:author="KWM" w:date="2025-11-18T13:25:00Z">
        <w:r w:rsidDel="00C47031">
          <w:rPr>
            <w:rFonts w:ascii="Times New Roman" w:eastAsia="KaiTi" w:hAnsi="Times New Roman" w:hint="eastAsia"/>
            <w:color w:val="000000" w:themeColor="text1"/>
            <w:sz w:val="24"/>
            <w:szCs w:val="24"/>
          </w:rPr>
          <w:delText>【】</w:delText>
        </w:r>
      </w:del>
      <w:ins w:id="3" w:author="KWM" w:date="2025-11-18T13:25:00Z">
        <w:r w:rsidR="00C47031">
          <w:rPr>
            <w:rFonts w:ascii="Times New Roman" w:eastAsia="KaiTi" w:hAnsi="Times New Roman" w:hint="eastAsia"/>
            <w:color w:val="000000" w:themeColor="text1"/>
            <w:sz w:val="24"/>
            <w:szCs w:val="24"/>
          </w:rPr>
          <w:t>1</w:t>
        </w:r>
        <w:r w:rsidR="00C47031">
          <w:rPr>
            <w:rFonts w:ascii="Times New Roman" w:eastAsia="KaiTi" w:hAnsi="Times New Roman"/>
            <w:color w:val="000000" w:themeColor="text1"/>
            <w:sz w:val="24"/>
            <w:szCs w:val="24"/>
          </w:rPr>
          <w:t>8</w:t>
        </w:r>
      </w:ins>
      <w:r>
        <w:rPr>
          <w:rFonts w:ascii="Times New Roman" w:eastAsia="KaiTi" w:hAnsi="Times New Roman" w:hint="eastAsia"/>
          <w:color w:val="000000" w:themeColor="text1"/>
          <w:sz w:val="24"/>
          <w:szCs w:val="24"/>
        </w:rPr>
        <w:t>日（以下简称</w:t>
      </w:r>
      <w:r>
        <w:rPr>
          <w:rFonts w:ascii="Times New Roman" w:eastAsia="KaiTi" w:hAnsi="Times New Roman"/>
          <w:color w:val="000000" w:themeColor="text1"/>
          <w:sz w:val="24"/>
          <w:szCs w:val="24"/>
        </w:rPr>
        <w:t>“</w:t>
      </w:r>
      <w:r>
        <w:rPr>
          <w:rFonts w:ascii="Times New Roman" w:eastAsia="KaiTi" w:hAnsi="Times New Roman" w:hint="eastAsia"/>
          <w:b/>
          <w:bCs/>
          <w:color w:val="000000" w:themeColor="text1"/>
          <w:sz w:val="24"/>
          <w:szCs w:val="24"/>
        </w:rPr>
        <w:t>签署日</w:t>
      </w:r>
      <w:r>
        <w:rPr>
          <w:rFonts w:ascii="Times New Roman" w:hAnsi="Times New Roman"/>
          <w:color w:val="000000" w:themeColor="text1"/>
          <w:sz w:val="24"/>
          <w:szCs w:val="24"/>
        </w:rPr>
        <w:t>”</w:t>
      </w:r>
      <w:r>
        <w:rPr>
          <w:rFonts w:ascii="Times New Roman" w:eastAsia="KaiTi" w:hAnsi="Times New Roman" w:hint="eastAsia"/>
          <w:color w:val="000000" w:themeColor="text1"/>
          <w:sz w:val="24"/>
          <w:szCs w:val="24"/>
        </w:rPr>
        <w:t>）在【】市【】区签署。</w:t>
      </w:r>
    </w:p>
    <w:p w14:paraId="05FD21F4" w14:textId="77777777" w:rsidR="006B3550" w:rsidRDefault="006E5255">
      <w:pPr>
        <w:pStyle w:val="NormalWeb"/>
        <w:shd w:val="clear" w:color="auto" w:fill="FFFFFF"/>
        <w:spacing w:before="0" w:beforeAutospacing="0" w:after="360" w:afterAutospacing="0" w:line="360" w:lineRule="exact"/>
        <w:ind w:firstLineChars="200" w:firstLine="480"/>
        <w:jc w:val="both"/>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t>甲方：</w:t>
      </w:r>
      <w:r>
        <w:rPr>
          <w:rFonts w:ascii="Arial" w:eastAsia="KaiTi_GB2312" w:hAnsi="Arial" w:cs="Arial"/>
          <w:sz w:val="24"/>
          <w:szCs w:val="24"/>
        </w:rPr>
        <w:t>合肥鼎耘科技产业发展合伙企业（有限合伙）</w:t>
      </w:r>
      <w:r>
        <w:rPr>
          <w:rFonts w:ascii="Times New Roman" w:eastAsia="KaiTi" w:hAnsi="Times New Roman" w:hint="eastAsia"/>
          <w:color w:val="000000"/>
          <w:sz w:val="24"/>
          <w:szCs w:val="24"/>
        </w:rPr>
        <w:t>，统一社会信用代码为</w:t>
      </w:r>
      <w:r>
        <w:rPr>
          <w:rFonts w:ascii="Times New Roman" w:eastAsia="KaiTi" w:hAnsi="Times New Roman"/>
          <w:color w:val="000000"/>
          <w:sz w:val="24"/>
          <w:szCs w:val="24"/>
        </w:rPr>
        <w:t>91340121MAEW2WFM51</w:t>
      </w:r>
      <w:r>
        <w:rPr>
          <w:rFonts w:ascii="Times New Roman" w:eastAsia="KaiTi" w:hAnsi="Times New Roman" w:hint="eastAsia"/>
          <w:color w:val="000000"/>
          <w:sz w:val="24"/>
          <w:szCs w:val="24"/>
        </w:rPr>
        <w:t>，住所为安徽省合肥市长丰县双凤经济开发区梅冲湖路双凤智谷科技园</w:t>
      </w:r>
      <w:r>
        <w:rPr>
          <w:rFonts w:ascii="Times New Roman" w:eastAsia="KaiTi" w:hAnsi="Times New Roman" w:hint="eastAsia"/>
          <w:color w:val="000000"/>
          <w:sz w:val="24"/>
          <w:szCs w:val="24"/>
        </w:rPr>
        <w:t>B</w:t>
      </w:r>
      <w:r>
        <w:rPr>
          <w:rFonts w:ascii="Times New Roman" w:eastAsia="KaiTi" w:hAnsi="Times New Roman" w:hint="eastAsia"/>
          <w:color w:val="000000"/>
          <w:sz w:val="24"/>
          <w:szCs w:val="24"/>
        </w:rPr>
        <w:t>座</w:t>
      </w:r>
      <w:r>
        <w:rPr>
          <w:rFonts w:ascii="Times New Roman" w:eastAsia="KaiTi" w:hAnsi="Times New Roman" w:hint="eastAsia"/>
          <w:color w:val="000000"/>
          <w:sz w:val="24"/>
          <w:szCs w:val="24"/>
        </w:rPr>
        <w:t>6</w:t>
      </w:r>
      <w:r>
        <w:rPr>
          <w:rFonts w:ascii="Times New Roman" w:eastAsia="KaiTi" w:hAnsi="Times New Roman" w:hint="eastAsia"/>
          <w:color w:val="000000"/>
          <w:sz w:val="24"/>
          <w:szCs w:val="24"/>
        </w:rPr>
        <w:t>楼。</w:t>
      </w:r>
    </w:p>
    <w:p w14:paraId="5B0C3D85" w14:textId="77777777" w:rsidR="006B3550" w:rsidRDefault="006E5255">
      <w:pPr>
        <w:pStyle w:val="NormalWeb"/>
        <w:shd w:val="clear" w:color="auto" w:fill="FFFFFF"/>
        <w:spacing w:before="0" w:beforeAutospacing="0" w:after="360" w:afterAutospacing="0" w:line="360" w:lineRule="exact"/>
        <w:ind w:firstLineChars="200" w:firstLine="480"/>
        <w:jc w:val="both"/>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t>乙方：北京鼎耘科技发展有限公司</w:t>
      </w:r>
      <w:r>
        <w:rPr>
          <w:rFonts w:ascii="Times New Roman" w:eastAsia="KaiTi" w:hAnsi="Times New Roman" w:hint="eastAsia"/>
          <w:color w:val="000000" w:themeColor="text1"/>
          <w:sz w:val="24"/>
          <w:szCs w:val="24"/>
        </w:rPr>
        <w:t xml:space="preserve">, </w:t>
      </w:r>
      <w:r>
        <w:rPr>
          <w:rFonts w:ascii="Times New Roman" w:eastAsia="KaiTi" w:hAnsi="Times New Roman" w:hint="eastAsia"/>
          <w:color w:val="000000" w:themeColor="text1"/>
          <w:sz w:val="24"/>
          <w:szCs w:val="24"/>
        </w:rPr>
        <w:t>统一社会信用代码为</w:t>
      </w:r>
      <w:r>
        <w:rPr>
          <w:rFonts w:ascii="Times New Roman" w:eastAsia="KaiTi" w:hAnsi="Times New Roman" w:hint="eastAsia"/>
          <w:color w:val="000000" w:themeColor="text1"/>
          <w:sz w:val="24"/>
          <w:szCs w:val="24"/>
        </w:rPr>
        <w:t>91110105MA01A52F11</w:t>
      </w:r>
      <w:r>
        <w:rPr>
          <w:rFonts w:ascii="Times New Roman" w:eastAsia="KaiTi" w:hAnsi="Times New Roman" w:hint="eastAsia"/>
          <w:color w:val="000000" w:themeColor="text1"/>
          <w:sz w:val="24"/>
          <w:szCs w:val="24"/>
        </w:rPr>
        <w:t>，住所为北京市东城区灯市口大街</w:t>
      </w:r>
      <w:r>
        <w:rPr>
          <w:rFonts w:ascii="Times New Roman" w:eastAsia="KaiTi" w:hAnsi="Times New Roman" w:hint="eastAsia"/>
          <w:color w:val="000000" w:themeColor="text1"/>
          <w:sz w:val="24"/>
          <w:szCs w:val="24"/>
        </w:rPr>
        <w:t>33</w:t>
      </w:r>
      <w:r>
        <w:rPr>
          <w:rFonts w:ascii="Times New Roman" w:eastAsia="KaiTi" w:hAnsi="Times New Roman" w:hint="eastAsia"/>
          <w:color w:val="000000" w:themeColor="text1"/>
          <w:sz w:val="24"/>
          <w:szCs w:val="24"/>
        </w:rPr>
        <w:t>号</w:t>
      </w:r>
      <w:r>
        <w:rPr>
          <w:rFonts w:ascii="Times New Roman" w:eastAsia="KaiTi" w:hAnsi="Times New Roman" w:hint="eastAsia"/>
          <w:color w:val="000000" w:themeColor="text1"/>
          <w:sz w:val="24"/>
          <w:szCs w:val="24"/>
        </w:rPr>
        <w:t>3</w:t>
      </w:r>
      <w:r>
        <w:rPr>
          <w:rFonts w:ascii="Times New Roman" w:eastAsia="KaiTi" w:hAnsi="Times New Roman" w:hint="eastAsia"/>
          <w:color w:val="000000" w:themeColor="text1"/>
          <w:sz w:val="24"/>
          <w:szCs w:val="24"/>
        </w:rPr>
        <w:t>层</w:t>
      </w:r>
      <w:r>
        <w:rPr>
          <w:rFonts w:ascii="Times New Roman" w:eastAsia="KaiTi" w:hAnsi="Times New Roman" w:hint="eastAsia"/>
          <w:color w:val="000000" w:themeColor="text1"/>
          <w:sz w:val="24"/>
          <w:szCs w:val="24"/>
        </w:rPr>
        <w:t>308B-011</w:t>
      </w:r>
      <w:r>
        <w:rPr>
          <w:rFonts w:ascii="Times New Roman" w:eastAsia="KaiTi" w:hAnsi="Times New Roman" w:hint="eastAsia"/>
          <w:color w:val="000000" w:themeColor="text1"/>
          <w:sz w:val="24"/>
          <w:szCs w:val="24"/>
        </w:rPr>
        <w:t>。</w:t>
      </w:r>
    </w:p>
    <w:p w14:paraId="7FA0F3C6" w14:textId="77777777" w:rsidR="006B3550" w:rsidRDefault="006E5255">
      <w:pPr>
        <w:pStyle w:val="NormalWeb"/>
        <w:shd w:val="clear" w:color="auto" w:fill="FFFFFF"/>
        <w:spacing w:before="0" w:beforeAutospacing="0" w:after="360" w:afterAutospacing="0" w:line="360" w:lineRule="exact"/>
        <w:ind w:firstLineChars="200" w:firstLine="480"/>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t>（以上双方单称</w:t>
      </w:r>
      <w:r>
        <w:rPr>
          <w:rFonts w:ascii="Times New Roman" w:eastAsia="KaiTi" w:hAnsi="Times New Roman"/>
          <w:color w:val="000000" w:themeColor="text1"/>
          <w:sz w:val="24"/>
          <w:szCs w:val="24"/>
        </w:rPr>
        <w:t>“</w:t>
      </w:r>
      <w:r>
        <w:rPr>
          <w:rFonts w:ascii="Times New Roman" w:eastAsia="KaiTi" w:hAnsi="Times New Roman" w:hint="eastAsia"/>
          <w:b/>
          <w:bCs/>
          <w:color w:val="000000" w:themeColor="text1"/>
          <w:sz w:val="24"/>
          <w:szCs w:val="24"/>
        </w:rPr>
        <w:t>一方</w:t>
      </w:r>
      <w:r>
        <w:rPr>
          <w:rFonts w:ascii="Times New Roman" w:eastAsia="KaiTi" w:hAnsi="Times New Roman"/>
          <w:color w:val="000000" w:themeColor="text1"/>
          <w:sz w:val="24"/>
          <w:szCs w:val="24"/>
        </w:rPr>
        <w:t>”</w:t>
      </w:r>
      <w:r>
        <w:rPr>
          <w:rFonts w:ascii="Times New Roman" w:eastAsia="KaiTi" w:hAnsi="Times New Roman" w:hint="eastAsia"/>
          <w:color w:val="000000" w:themeColor="text1"/>
          <w:sz w:val="24"/>
          <w:szCs w:val="24"/>
        </w:rPr>
        <w:t>，合称</w:t>
      </w:r>
      <w:r>
        <w:rPr>
          <w:rFonts w:ascii="Times New Roman" w:eastAsia="KaiTi" w:hAnsi="Times New Roman"/>
          <w:color w:val="000000" w:themeColor="text1"/>
          <w:sz w:val="24"/>
          <w:szCs w:val="24"/>
        </w:rPr>
        <w:t>“</w:t>
      </w:r>
      <w:r>
        <w:rPr>
          <w:rFonts w:ascii="Times New Roman" w:eastAsia="KaiTi" w:hAnsi="Times New Roman" w:hint="eastAsia"/>
          <w:b/>
          <w:bCs/>
          <w:color w:val="000000" w:themeColor="text1"/>
          <w:sz w:val="24"/>
          <w:szCs w:val="24"/>
        </w:rPr>
        <w:t>双方</w:t>
      </w:r>
      <w:r>
        <w:rPr>
          <w:rFonts w:ascii="Times New Roman" w:hAnsi="Times New Roman"/>
          <w:color w:val="000000" w:themeColor="text1"/>
          <w:sz w:val="24"/>
          <w:szCs w:val="24"/>
        </w:rPr>
        <w:t>”</w:t>
      </w:r>
      <w:r>
        <w:rPr>
          <w:rFonts w:ascii="Times New Roman" w:eastAsia="KaiTi" w:hAnsi="Times New Roman" w:hint="eastAsia"/>
          <w:color w:val="000000" w:themeColor="text1"/>
          <w:sz w:val="24"/>
          <w:szCs w:val="24"/>
        </w:rPr>
        <w:t>）</w:t>
      </w:r>
    </w:p>
    <w:p w14:paraId="5CB4F8AD" w14:textId="77777777" w:rsidR="006B3550" w:rsidRDefault="006E5255">
      <w:pPr>
        <w:pStyle w:val="NormalWeb"/>
        <w:shd w:val="clear" w:color="auto" w:fill="FFFFFF"/>
        <w:spacing w:before="0" w:beforeAutospacing="0" w:after="360" w:afterAutospacing="0" w:line="360" w:lineRule="exact"/>
        <w:ind w:firstLineChars="200" w:firstLine="480"/>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t>鉴于：</w:t>
      </w:r>
    </w:p>
    <w:p w14:paraId="25B4E788" w14:textId="77777777" w:rsidR="006B3550" w:rsidRDefault="006E5255">
      <w:pPr>
        <w:pStyle w:val="NormalWeb"/>
        <w:numPr>
          <w:ilvl w:val="0"/>
          <w:numId w:val="2"/>
        </w:numPr>
        <w:shd w:val="clear" w:color="auto" w:fill="FFFFFF"/>
        <w:spacing w:before="0" w:beforeAutospacing="0" w:after="360" w:afterAutospacing="0" w:line="360" w:lineRule="exact"/>
        <w:ind w:left="425" w:hangingChars="177" w:hanging="425"/>
        <w:jc w:val="both"/>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t>四川汇源光通信股份有限公司（以下简称“</w:t>
      </w:r>
      <w:r>
        <w:rPr>
          <w:rFonts w:ascii="Times New Roman" w:eastAsia="KaiTi" w:hAnsi="Times New Roman" w:hint="eastAsia"/>
          <w:b/>
          <w:bCs/>
          <w:color w:val="000000" w:themeColor="text1"/>
          <w:sz w:val="24"/>
          <w:szCs w:val="24"/>
        </w:rPr>
        <w:t>上市公司</w:t>
      </w:r>
      <w:r>
        <w:rPr>
          <w:rFonts w:ascii="Times New Roman" w:eastAsia="KaiTi" w:hAnsi="Times New Roman" w:hint="eastAsia"/>
          <w:color w:val="000000" w:themeColor="text1"/>
          <w:sz w:val="24"/>
          <w:szCs w:val="24"/>
        </w:rPr>
        <w:t>”）为一家在中国境内依法设立并有效存续的股份有限公司，其股票已在深圳证券交易所上市交易（股票简称：汇源通信，股票代码</w:t>
      </w:r>
      <w:r>
        <w:rPr>
          <w:rFonts w:ascii="Times New Roman" w:eastAsia="KaiTi" w:hAnsi="Times New Roman" w:hint="eastAsia"/>
          <w:color w:val="000000" w:themeColor="text1"/>
          <w:sz w:val="24"/>
          <w:szCs w:val="24"/>
        </w:rPr>
        <w:t>000586</w:t>
      </w:r>
      <w:r>
        <w:rPr>
          <w:rFonts w:ascii="Times New Roman" w:eastAsia="KaiTi" w:hAnsi="Times New Roman" w:hint="eastAsia"/>
          <w:color w:val="000000" w:themeColor="text1"/>
          <w:sz w:val="24"/>
          <w:szCs w:val="24"/>
        </w:rPr>
        <w:t>），其总股本为</w:t>
      </w:r>
      <w:r>
        <w:rPr>
          <w:rFonts w:ascii="Times New Roman" w:eastAsia="KaiTi" w:hAnsi="Times New Roman" w:hint="eastAsia"/>
          <w:color w:val="000000" w:themeColor="text1"/>
          <w:sz w:val="24"/>
          <w:szCs w:val="24"/>
        </w:rPr>
        <w:t>193,440,000</w:t>
      </w:r>
      <w:r>
        <w:rPr>
          <w:rFonts w:ascii="Times New Roman" w:eastAsia="KaiTi" w:hAnsi="Times New Roman" w:hint="eastAsia"/>
          <w:color w:val="000000" w:themeColor="text1"/>
          <w:sz w:val="24"/>
          <w:szCs w:val="24"/>
        </w:rPr>
        <w:t>股；</w:t>
      </w:r>
    </w:p>
    <w:p w14:paraId="2823085A" w14:textId="4F9649FE" w:rsidR="006B3550" w:rsidRDefault="006E5255">
      <w:pPr>
        <w:pStyle w:val="NormalWeb"/>
        <w:numPr>
          <w:ilvl w:val="0"/>
          <w:numId w:val="2"/>
        </w:numPr>
        <w:shd w:val="clear" w:color="auto" w:fill="FFFFFF"/>
        <w:spacing w:before="0" w:beforeAutospacing="0" w:after="360" w:afterAutospacing="0" w:line="360" w:lineRule="exact"/>
        <w:ind w:left="425" w:hangingChars="177" w:hanging="425"/>
        <w:jc w:val="both"/>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t>甲方是一家依据中国法律成立并有效存续的合伙企业，甲方与上市公司于</w:t>
      </w:r>
      <w:r>
        <w:rPr>
          <w:rFonts w:ascii="Times New Roman" w:eastAsia="KaiTi" w:hAnsi="Times New Roman" w:hint="eastAsia"/>
          <w:color w:val="000000" w:themeColor="text1"/>
          <w:sz w:val="24"/>
          <w:szCs w:val="24"/>
        </w:rPr>
        <w:t>2</w:t>
      </w:r>
      <w:r>
        <w:rPr>
          <w:rFonts w:ascii="Times New Roman" w:eastAsia="KaiTi" w:hAnsi="Times New Roman"/>
          <w:color w:val="000000" w:themeColor="text1"/>
          <w:sz w:val="24"/>
          <w:szCs w:val="24"/>
        </w:rPr>
        <w:t>025</w:t>
      </w:r>
      <w:r>
        <w:rPr>
          <w:rFonts w:ascii="Times New Roman" w:eastAsia="KaiTi" w:hAnsi="Times New Roman" w:hint="eastAsia"/>
          <w:color w:val="000000" w:themeColor="text1"/>
          <w:sz w:val="24"/>
          <w:szCs w:val="24"/>
        </w:rPr>
        <w:t>年</w:t>
      </w:r>
      <w:r>
        <w:rPr>
          <w:rFonts w:ascii="Times New Roman" w:eastAsia="KaiTi" w:hAnsi="Times New Roman" w:hint="eastAsia"/>
          <w:color w:val="000000" w:themeColor="text1"/>
          <w:sz w:val="24"/>
          <w:szCs w:val="24"/>
        </w:rPr>
        <w:t>1</w:t>
      </w:r>
      <w:r>
        <w:rPr>
          <w:rFonts w:ascii="Times New Roman" w:eastAsia="KaiTi" w:hAnsi="Times New Roman"/>
          <w:color w:val="000000" w:themeColor="text1"/>
          <w:sz w:val="24"/>
          <w:szCs w:val="24"/>
        </w:rPr>
        <w:t>1</w:t>
      </w:r>
      <w:r>
        <w:rPr>
          <w:rFonts w:ascii="Times New Roman" w:eastAsia="KaiTi" w:hAnsi="Times New Roman" w:hint="eastAsia"/>
          <w:color w:val="000000" w:themeColor="text1"/>
          <w:sz w:val="24"/>
          <w:szCs w:val="24"/>
        </w:rPr>
        <w:t>月</w:t>
      </w:r>
      <w:del w:id="4" w:author="KWM" w:date="2025-11-18T13:12:00Z">
        <w:r w:rsidDel="0056746D">
          <w:rPr>
            <w:rFonts w:ascii="Times New Roman" w:eastAsia="KaiTi" w:hAnsi="Times New Roman" w:hint="eastAsia"/>
            <w:color w:val="000000" w:themeColor="text1"/>
            <w:sz w:val="24"/>
            <w:szCs w:val="24"/>
          </w:rPr>
          <w:delText>【】</w:delText>
        </w:r>
      </w:del>
      <w:ins w:id="5" w:author="KWM" w:date="2025-11-18T13:12:00Z">
        <w:r w:rsidR="0056746D">
          <w:rPr>
            <w:rFonts w:ascii="Times New Roman" w:eastAsia="KaiTi" w:hAnsi="Times New Roman" w:hint="eastAsia"/>
            <w:color w:val="000000" w:themeColor="text1"/>
            <w:sz w:val="24"/>
            <w:szCs w:val="24"/>
          </w:rPr>
          <w:t>1</w:t>
        </w:r>
        <w:r w:rsidR="0056746D">
          <w:rPr>
            <w:rFonts w:ascii="Times New Roman" w:eastAsia="KaiTi" w:hAnsi="Times New Roman"/>
            <w:color w:val="000000" w:themeColor="text1"/>
            <w:sz w:val="24"/>
            <w:szCs w:val="24"/>
          </w:rPr>
          <w:t>8</w:t>
        </w:r>
      </w:ins>
      <w:r>
        <w:rPr>
          <w:rFonts w:ascii="Times New Roman" w:eastAsia="KaiTi" w:hAnsi="Times New Roman" w:hint="eastAsia"/>
          <w:color w:val="000000" w:themeColor="text1"/>
          <w:sz w:val="24"/>
          <w:szCs w:val="24"/>
        </w:rPr>
        <w:t>日签署了《四川汇源光通信股份有限公司向特定对象发行</w:t>
      </w:r>
      <w:r>
        <w:rPr>
          <w:rFonts w:ascii="Times New Roman" w:eastAsia="KaiTi" w:hAnsi="Times New Roman" w:hint="eastAsia"/>
          <w:color w:val="000000" w:themeColor="text1"/>
          <w:sz w:val="24"/>
          <w:szCs w:val="24"/>
        </w:rPr>
        <w:t>A</w:t>
      </w:r>
      <w:r>
        <w:rPr>
          <w:rFonts w:ascii="Times New Roman" w:eastAsia="KaiTi" w:hAnsi="Times New Roman" w:hint="eastAsia"/>
          <w:color w:val="000000" w:themeColor="text1"/>
          <w:sz w:val="24"/>
          <w:szCs w:val="24"/>
        </w:rPr>
        <w:t>股股票附条件生效的股份认购协议》，上市公司拟向特定对象发行</w:t>
      </w:r>
      <w:r>
        <w:rPr>
          <w:rFonts w:ascii="Times New Roman" w:eastAsia="KaiTi" w:hAnsi="Times New Roman" w:hint="eastAsia"/>
          <w:color w:val="000000" w:themeColor="text1"/>
          <w:sz w:val="24"/>
          <w:szCs w:val="24"/>
        </w:rPr>
        <w:t>A</w:t>
      </w:r>
      <w:r>
        <w:rPr>
          <w:rFonts w:ascii="Times New Roman" w:eastAsia="KaiTi" w:hAnsi="Times New Roman" w:hint="eastAsia"/>
          <w:color w:val="000000" w:themeColor="text1"/>
          <w:sz w:val="24"/>
          <w:szCs w:val="24"/>
        </w:rPr>
        <w:t>股股票（以下简称“本次发行”），甲方拟认购上市公司发行的股票</w:t>
      </w:r>
      <w:r w:rsidR="00C2203F">
        <w:rPr>
          <w:rFonts w:ascii="Times New Roman" w:eastAsia="KaiTi" w:hAnsi="Times New Roman" w:hint="eastAsia"/>
          <w:color w:val="000000" w:themeColor="text1"/>
          <w:sz w:val="24"/>
          <w:szCs w:val="24"/>
        </w:rPr>
        <w:t>并</w:t>
      </w:r>
      <w:r w:rsidR="004A5A9E">
        <w:rPr>
          <w:rFonts w:ascii="Times New Roman" w:eastAsia="KaiTi" w:hAnsi="Times New Roman" w:hint="eastAsia"/>
          <w:color w:val="000000" w:themeColor="text1"/>
          <w:sz w:val="24"/>
          <w:szCs w:val="24"/>
        </w:rPr>
        <w:t>成为控股股东</w:t>
      </w:r>
      <w:r w:rsidR="00CF7845">
        <w:rPr>
          <w:rFonts w:ascii="Times New Roman" w:eastAsia="KaiTi" w:hAnsi="Times New Roman" w:hint="eastAsia"/>
          <w:color w:val="000000" w:themeColor="text1"/>
          <w:sz w:val="24"/>
          <w:szCs w:val="24"/>
        </w:rPr>
        <w:t>，</w:t>
      </w:r>
      <w:r w:rsidR="00DB5BF4">
        <w:rPr>
          <w:rFonts w:ascii="Times New Roman" w:eastAsia="KaiTi" w:hAnsi="Times New Roman" w:hint="eastAsia"/>
          <w:color w:val="000000" w:themeColor="text1"/>
          <w:sz w:val="24"/>
          <w:szCs w:val="24"/>
        </w:rPr>
        <w:t>甲方</w:t>
      </w:r>
      <w:r w:rsidR="00A445FD">
        <w:rPr>
          <w:rFonts w:ascii="Times New Roman" w:eastAsia="KaiTi" w:hAnsi="Times New Roman" w:hint="eastAsia"/>
          <w:color w:val="000000" w:themeColor="text1"/>
          <w:sz w:val="24"/>
          <w:szCs w:val="24"/>
        </w:rPr>
        <w:t>实际控制人</w:t>
      </w:r>
      <w:r w:rsidR="00CF7845">
        <w:rPr>
          <w:rFonts w:ascii="Times New Roman" w:eastAsia="KaiTi" w:hAnsi="Times New Roman" w:hint="eastAsia"/>
          <w:color w:val="000000" w:themeColor="text1"/>
          <w:sz w:val="24"/>
          <w:szCs w:val="24"/>
        </w:rPr>
        <w:t>李红星先生</w:t>
      </w:r>
      <w:r w:rsidR="0008736F">
        <w:rPr>
          <w:rFonts w:ascii="Times New Roman" w:eastAsia="KaiTi" w:hAnsi="Times New Roman" w:hint="eastAsia"/>
          <w:color w:val="000000" w:themeColor="text1"/>
          <w:sz w:val="24"/>
          <w:szCs w:val="24"/>
        </w:rPr>
        <w:t>现担任</w:t>
      </w:r>
      <w:r w:rsidR="00BE135D">
        <w:rPr>
          <w:rFonts w:ascii="Times New Roman" w:eastAsia="KaiTi" w:hAnsi="Times New Roman" w:hint="eastAsia"/>
          <w:color w:val="000000" w:themeColor="text1"/>
          <w:sz w:val="24"/>
          <w:szCs w:val="24"/>
        </w:rPr>
        <w:t>上市公司董事长</w:t>
      </w:r>
      <w:r>
        <w:rPr>
          <w:rFonts w:ascii="Times New Roman" w:eastAsia="KaiTi" w:hAnsi="Times New Roman" w:hint="eastAsia"/>
          <w:color w:val="000000" w:themeColor="text1"/>
          <w:sz w:val="24"/>
          <w:szCs w:val="24"/>
        </w:rPr>
        <w:t>；</w:t>
      </w:r>
    </w:p>
    <w:p w14:paraId="053129F0" w14:textId="589E0438" w:rsidR="006B3550" w:rsidRDefault="006E5255">
      <w:pPr>
        <w:pStyle w:val="NormalWeb"/>
        <w:numPr>
          <w:ilvl w:val="0"/>
          <w:numId w:val="2"/>
        </w:numPr>
        <w:shd w:val="clear" w:color="auto" w:fill="FFFFFF"/>
        <w:spacing w:before="0" w:beforeAutospacing="0" w:after="360" w:afterAutospacing="0" w:line="360" w:lineRule="exact"/>
        <w:ind w:left="425" w:hangingChars="177" w:hanging="425"/>
        <w:jc w:val="both"/>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t>截至本协议签署日，乙方为上市公司的第一大股东，持有上市公司</w:t>
      </w:r>
      <w:r>
        <w:rPr>
          <w:rFonts w:ascii="Times New Roman" w:eastAsia="KaiTi" w:hAnsi="Times New Roman"/>
          <w:color w:val="000000" w:themeColor="text1"/>
          <w:sz w:val="24"/>
          <w:szCs w:val="24"/>
        </w:rPr>
        <w:t>27,273,330</w:t>
      </w:r>
      <w:r>
        <w:rPr>
          <w:rFonts w:ascii="Times New Roman" w:eastAsia="KaiTi" w:hAnsi="Times New Roman" w:hint="eastAsia"/>
          <w:color w:val="000000" w:themeColor="text1"/>
          <w:sz w:val="24"/>
          <w:szCs w:val="24"/>
        </w:rPr>
        <w:t>股股份，占上市公司总股本的</w:t>
      </w:r>
      <w:r>
        <w:rPr>
          <w:rFonts w:ascii="Times New Roman" w:eastAsia="KaiTi" w:hAnsi="Times New Roman" w:hint="eastAsia"/>
          <w:color w:val="000000" w:themeColor="text1"/>
          <w:sz w:val="24"/>
          <w:szCs w:val="24"/>
        </w:rPr>
        <w:t>1</w:t>
      </w:r>
      <w:r>
        <w:rPr>
          <w:rFonts w:ascii="Times New Roman" w:eastAsia="KaiTi" w:hAnsi="Times New Roman"/>
          <w:color w:val="000000" w:themeColor="text1"/>
          <w:sz w:val="24"/>
          <w:szCs w:val="24"/>
        </w:rPr>
        <w:t>4.1%</w:t>
      </w:r>
      <w:r>
        <w:rPr>
          <w:rFonts w:ascii="Times New Roman" w:eastAsia="KaiTi" w:hAnsi="Times New Roman" w:hint="eastAsia"/>
          <w:color w:val="000000" w:themeColor="text1"/>
          <w:sz w:val="24"/>
          <w:szCs w:val="24"/>
        </w:rPr>
        <w:t>；</w:t>
      </w:r>
      <w:r w:rsidR="004D1785">
        <w:rPr>
          <w:rFonts w:ascii="Times New Roman" w:eastAsia="KaiTi" w:hAnsi="Times New Roman" w:hint="eastAsia"/>
          <w:color w:val="000000" w:themeColor="text1"/>
          <w:sz w:val="24"/>
          <w:szCs w:val="24"/>
        </w:rPr>
        <w:t>李红星先生</w:t>
      </w:r>
      <w:r w:rsidR="0008736F">
        <w:rPr>
          <w:rFonts w:ascii="Times New Roman" w:eastAsia="KaiTi" w:hAnsi="Times New Roman" w:hint="eastAsia"/>
          <w:color w:val="000000" w:themeColor="text1"/>
          <w:sz w:val="24"/>
          <w:szCs w:val="24"/>
        </w:rPr>
        <w:t>现</w:t>
      </w:r>
      <w:r w:rsidR="004D1785">
        <w:rPr>
          <w:rFonts w:ascii="Times New Roman" w:eastAsia="KaiTi" w:hAnsi="Times New Roman" w:hint="eastAsia"/>
          <w:color w:val="000000" w:themeColor="text1"/>
          <w:sz w:val="24"/>
          <w:szCs w:val="24"/>
        </w:rPr>
        <w:t>持有乙方</w:t>
      </w:r>
      <w:r w:rsidR="004D1785">
        <w:rPr>
          <w:rFonts w:ascii="Times New Roman" w:eastAsia="KaiTi" w:hAnsi="Times New Roman" w:hint="eastAsia"/>
          <w:color w:val="000000" w:themeColor="text1"/>
          <w:sz w:val="24"/>
          <w:szCs w:val="24"/>
        </w:rPr>
        <w:t>4</w:t>
      </w:r>
      <w:r w:rsidR="004D1785">
        <w:rPr>
          <w:rFonts w:ascii="Times New Roman" w:eastAsia="KaiTi" w:hAnsi="Times New Roman"/>
          <w:color w:val="000000" w:themeColor="text1"/>
          <w:sz w:val="24"/>
          <w:szCs w:val="24"/>
        </w:rPr>
        <w:t>.2857%</w:t>
      </w:r>
      <w:r w:rsidR="004D1785">
        <w:rPr>
          <w:rFonts w:ascii="Times New Roman" w:eastAsia="KaiTi" w:hAnsi="Times New Roman" w:hint="eastAsia"/>
          <w:color w:val="000000" w:themeColor="text1"/>
          <w:sz w:val="24"/>
          <w:szCs w:val="24"/>
        </w:rPr>
        <w:t>股权</w:t>
      </w:r>
      <w:r w:rsidR="0008736F">
        <w:rPr>
          <w:rFonts w:ascii="Times New Roman" w:eastAsia="KaiTi" w:hAnsi="Times New Roman" w:hint="eastAsia"/>
          <w:color w:val="000000" w:themeColor="text1"/>
          <w:sz w:val="24"/>
          <w:szCs w:val="24"/>
        </w:rPr>
        <w:t>，并担任</w:t>
      </w:r>
      <w:r w:rsidR="009E3D58">
        <w:rPr>
          <w:rFonts w:ascii="Times New Roman" w:eastAsia="KaiTi" w:hAnsi="Times New Roman" w:hint="eastAsia"/>
          <w:color w:val="000000" w:themeColor="text1"/>
          <w:sz w:val="24"/>
          <w:szCs w:val="24"/>
        </w:rPr>
        <w:t>乙方</w:t>
      </w:r>
      <w:del w:id="6" w:author="Jiang, Yifeng" w:date="2025-11-18T10:48:00Z">
        <w:r w:rsidR="009E3D58" w:rsidDel="0003570E">
          <w:rPr>
            <w:rFonts w:ascii="Times New Roman" w:eastAsia="KaiTi" w:hAnsi="Times New Roman" w:hint="eastAsia"/>
            <w:color w:val="000000" w:themeColor="text1"/>
            <w:sz w:val="24"/>
            <w:szCs w:val="24"/>
          </w:rPr>
          <w:delText>执行</w:delText>
        </w:r>
      </w:del>
      <w:r w:rsidR="009E3D58">
        <w:rPr>
          <w:rFonts w:ascii="Times New Roman" w:eastAsia="KaiTi" w:hAnsi="Times New Roman" w:hint="eastAsia"/>
          <w:color w:val="000000" w:themeColor="text1"/>
          <w:sz w:val="24"/>
          <w:szCs w:val="24"/>
        </w:rPr>
        <w:t>董事、总经理；</w:t>
      </w:r>
    </w:p>
    <w:p w14:paraId="6ABA31ED" w14:textId="2C120885" w:rsidR="006B3550" w:rsidRDefault="006E5255">
      <w:pPr>
        <w:pStyle w:val="NormalWeb"/>
        <w:shd w:val="clear" w:color="auto" w:fill="FFFFFF"/>
        <w:spacing w:before="0" w:beforeAutospacing="0" w:after="360" w:afterAutospacing="0" w:line="360" w:lineRule="exact"/>
        <w:ind w:firstLineChars="200" w:firstLine="480"/>
        <w:jc w:val="both"/>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t>为给公司持续健康发展奠定</w:t>
      </w:r>
      <w:r w:rsidR="005962C3">
        <w:rPr>
          <w:rFonts w:ascii="Times New Roman" w:eastAsia="KaiTi" w:hAnsi="Times New Roman" w:hint="eastAsia"/>
          <w:color w:val="000000" w:themeColor="text1"/>
          <w:sz w:val="24"/>
          <w:szCs w:val="24"/>
        </w:rPr>
        <w:t>稳定和</w:t>
      </w:r>
      <w:r>
        <w:rPr>
          <w:rFonts w:ascii="Times New Roman" w:eastAsia="KaiTi" w:hAnsi="Times New Roman" w:hint="eastAsia"/>
          <w:color w:val="000000" w:themeColor="text1"/>
          <w:sz w:val="24"/>
          <w:szCs w:val="24"/>
        </w:rPr>
        <w:t>坚实的</w:t>
      </w:r>
      <w:r w:rsidR="005962C3">
        <w:rPr>
          <w:rFonts w:ascii="Times New Roman" w:eastAsia="KaiTi" w:hAnsi="Times New Roman" w:hint="eastAsia"/>
          <w:color w:val="000000" w:themeColor="text1"/>
          <w:sz w:val="24"/>
          <w:szCs w:val="24"/>
        </w:rPr>
        <w:t>治理结构和</w:t>
      </w:r>
      <w:r>
        <w:rPr>
          <w:rFonts w:ascii="Times New Roman" w:eastAsia="KaiTi" w:hAnsi="Times New Roman" w:hint="eastAsia"/>
          <w:color w:val="000000" w:themeColor="text1"/>
          <w:sz w:val="24"/>
          <w:szCs w:val="24"/>
        </w:rPr>
        <w:t>管理基石，乙方同意与甲方保持一致行动。</w:t>
      </w:r>
      <w:r>
        <w:rPr>
          <w:rFonts w:ascii="Times New Roman" w:eastAsia="KaiTi" w:hAnsi="Times New Roman"/>
          <w:color w:val="000000" w:themeColor="text1"/>
          <w:sz w:val="24"/>
          <w:szCs w:val="24"/>
        </w:rPr>
        <w:t>据此，根据《中华人民共和国公司法》《中华人民共和国民法典》等</w:t>
      </w:r>
      <w:r>
        <w:rPr>
          <w:rFonts w:ascii="Times New Roman" w:eastAsia="KaiTi" w:hAnsi="Times New Roman" w:hint="eastAsia"/>
          <w:color w:val="000000" w:themeColor="text1"/>
          <w:sz w:val="24"/>
          <w:szCs w:val="24"/>
        </w:rPr>
        <w:t>相关</w:t>
      </w:r>
      <w:r>
        <w:rPr>
          <w:rFonts w:ascii="Times New Roman" w:eastAsia="KaiTi" w:hAnsi="Times New Roman"/>
          <w:color w:val="000000" w:themeColor="text1"/>
          <w:sz w:val="24"/>
          <w:szCs w:val="24"/>
        </w:rPr>
        <w:t>法律法规和公司章程的规定，双方经友好协商，就一致行动相关事宜达成如下协议，以昭信守：</w:t>
      </w:r>
    </w:p>
    <w:p w14:paraId="041A34E8" w14:textId="77777777" w:rsidR="006B3550" w:rsidRDefault="006E5255">
      <w:pPr>
        <w:pStyle w:val="Heading1"/>
        <w:numPr>
          <w:ilvl w:val="0"/>
          <w:numId w:val="3"/>
        </w:numPr>
        <w:spacing w:before="0" w:after="360" w:line="360" w:lineRule="exact"/>
        <w:ind w:left="0"/>
        <w:jc w:val="center"/>
        <w:rPr>
          <w:rFonts w:eastAsia="KaiTi"/>
          <w:color w:val="000000" w:themeColor="text1"/>
          <w:sz w:val="24"/>
          <w:szCs w:val="24"/>
        </w:rPr>
      </w:pPr>
      <w:bookmarkStart w:id="7" w:name="_Toc140841984"/>
      <w:bookmarkStart w:id="8" w:name="_Toc140821925"/>
      <w:bookmarkStart w:id="9" w:name="_Toc129610064"/>
      <w:r>
        <w:rPr>
          <w:rFonts w:eastAsia="KaiTi" w:hint="eastAsia"/>
          <w:color w:val="000000" w:themeColor="text1"/>
          <w:sz w:val="24"/>
          <w:szCs w:val="24"/>
        </w:rPr>
        <w:t>一致行动</w:t>
      </w:r>
      <w:bookmarkEnd w:id="7"/>
      <w:bookmarkEnd w:id="8"/>
      <w:bookmarkEnd w:id="9"/>
    </w:p>
    <w:p w14:paraId="7C6C59A8" w14:textId="6AFCB2D0" w:rsidR="006B3550" w:rsidRDefault="006E5255">
      <w:pPr>
        <w:pStyle w:val="ListParagraph"/>
        <w:widowControl w:val="0"/>
        <w:autoSpaceDE w:val="0"/>
        <w:autoSpaceDN w:val="0"/>
        <w:adjustRightInd w:val="0"/>
        <w:spacing w:after="360" w:line="360" w:lineRule="exact"/>
        <w:ind w:leftChars="1" w:left="566" w:hangingChars="235" w:hanging="564"/>
        <w:jc w:val="both"/>
        <w:rPr>
          <w:rFonts w:eastAsia="KaiTi_GB2312"/>
        </w:rPr>
      </w:pPr>
      <w:r>
        <w:rPr>
          <w:rFonts w:eastAsia="KaiTi_GB2312" w:hint="eastAsia"/>
        </w:rPr>
        <w:t xml:space="preserve">1.1 </w:t>
      </w:r>
      <w:r>
        <w:rPr>
          <w:rFonts w:eastAsia="KaiTi_GB2312"/>
        </w:rPr>
        <w:t xml:space="preserve"> </w:t>
      </w:r>
      <w:r>
        <w:rPr>
          <w:rFonts w:eastAsia="KaiTi_GB2312"/>
        </w:rPr>
        <w:t>双方同意，</w:t>
      </w:r>
      <w:r w:rsidR="00184A4A">
        <w:rPr>
          <w:rFonts w:eastAsia="KaiTi_GB2312" w:hint="eastAsia"/>
        </w:rPr>
        <w:t>在本协议约定的</w:t>
      </w:r>
      <w:r w:rsidR="00D90F5B">
        <w:rPr>
          <w:rFonts w:eastAsia="KaiTi_GB2312" w:hint="eastAsia"/>
        </w:rPr>
        <w:t>一致行动期限内</w:t>
      </w:r>
      <w:r w:rsidR="00BE1852">
        <w:rPr>
          <w:rFonts w:eastAsia="KaiTi_GB2312" w:hint="eastAsia"/>
        </w:rPr>
        <w:t>，双方</w:t>
      </w:r>
      <w:r>
        <w:rPr>
          <w:rFonts w:eastAsia="KaiTi_GB2312"/>
        </w:rPr>
        <w:t>在上市公司股东会、董事</w:t>
      </w:r>
      <w:r>
        <w:rPr>
          <w:rFonts w:eastAsia="KaiTi_GB2312"/>
        </w:rPr>
        <w:lastRenderedPageBreak/>
        <w:t>会就任何事项进行会议召集、提案、表决时，</w:t>
      </w:r>
      <w:r>
        <w:rPr>
          <w:rFonts w:eastAsia="KaiTi_GB2312" w:hint="eastAsia"/>
        </w:rPr>
        <w:t>乙方</w:t>
      </w:r>
      <w:r>
        <w:rPr>
          <w:rFonts w:eastAsia="KaiTi_GB2312"/>
        </w:rPr>
        <w:t>应</w:t>
      </w:r>
      <w:r>
        <w:rPr>
          <w:rFonts w:eastAsia="KaiTi_GB2312" w:hint="eastAsia"/>
        </w:rPr>
        <w:t>采取</w:t>
      </w:r>
      <w:r>
        <w:rPr>
          <w:rFonts w:eastAsia="KaiTi_GB2312"/>
        </w:rPr>
        <w:t>一致行动保持</w:t>
      </w:r>
      <w:r>
        <w:rPr>
          <w:rFonts w:eastAsia="KaiTi_GB2312" w:hint="eastAsia"/>
        </w:rPr>
        <w:t>与甲方</w:t>
      </w:r>
      <w:r>
        <w:rPr>
          <w:rFonts w:eastAsia="KaiTi_GB2312"/>
        </w:rPr>
        <w:t>投票的一致性，且遵循甲方</w:t>
      </w:r>
      <w:r>
        <w:rPr>
          <w:rFonts w:eastAsia="KaiTi_GB2312" w:hint="eastAsia"/>
        </w:rPr>
        <w:t>的提议、</w:t>
      </w:r>
      <w:r>
        <w:rPr>
          <w:rFonts w:eastAsia="KaiTi_GB2312"/>
        </w:rPr>
        <w:t>决定</w:t>
      </w:r>
      <w:r>
        <w:rPr>
          <w:rFonts w:eastAsia="KaiTi_GB2312"/>
        </w:rPr>
        <w:t>/</w:t>
      </w:r>
      <w:r>
        <w:rPr>
          <w:rFonts w:eastAsia="KaiTi_GB2312"/>
        </w:rPr>
        <w:t>决策意见，以甲方对</w:t>
      </w:r>
      <w:r>
        <w:rPr>
          <w:rFonts w:eastAsia="KaiTi_GB2312" w:hint="eastAsia"/>
        </w:rPr>
        <w:t>上市公司</w:t>
      </w:r>
      <w:r>
        <w:rPr>
          <w:rFonts w:eastAsia="KaiTi_GB2312"/>
        </w:rPr>
        <w:t>相关股东会、董事会事项的一致意见为准。</w:t>
      </w:r>
    </w:p>
    <w:p w14:paraId="63B876C5" w14:textId="77777777" w:rsidR="006B3550" w:rsidRDefault="006E5255">
      <w:pPr>
        <w:pStyle w:val="ListParagraph"/>
        <w:widowControl w:val="0"/>
        <w:autoSpaceDE w:val="0"/>
        <w:autoSpaceDN w:val="0"/>
        <w:adjustRightInd w:val="0"/>
        <w:spacing w:after="360" w:line="360" w:lineRule="exact"/>
        <w:ind w:left="566" w:firstLineChars="0" w:firstLine="0"/>
        <w:jc w:val="both"/>
        <w:rPr>
          <w:rFonts w:eastAsia="KaiTi_GB2312"/>
        </w:rPr>
      </w:pPr>
      <w:r>
        <w:rPr>
          <w:rFonts w:eastAsia="KaiTi_GB2312" w:hint="eastAsia"/>
        </w:rPr>
        <w:t>上</w:t>
      </w:r>
      <w:r>
        <w:rPr>
          <w:rFonts w:eastAsia="KaiTi_GB2312"/>
        </w:rPr>
        <w:t>述一致行动的事项包括但不限于下列上市公司股东会和董事会上的召集权、提案权、表决权：</w:t>
      </w:r>
    </w:p>
    <w:p w14:paraId="36B13D68" w14:textId="77777777" w:rsidR="006B3550" w:rsidRDefault="006E5255">
      <w:pPr>
        <w:pStyle w:val="ListParagraph"/>
        <w:widowControl w:val="0"/>
        <w:numPr>
          <w:ilvl w:val="0"/>
          <w:numId w:val="4"/>
        </w:numPr>
        <w:autoSpaceDE w:val="0"/>
        <w:autoSpaceDN w:val="0"/>
        <w:adjustRightInd w:val="0"/>
        <w:spacing w:after="360" w:line="360" w:lineRule="exact"/>
        <w:ind w:leftChars="295" w:left="1132" w:firstLineChars="0" w:hanging="424"/>
        <w:jc w:val="both"/>
        <w:rPr>
          <w:rFonts w:eastAsia="KaiTi_GB2312"/>
        </w:rPr>
      </w:pPr>
      <w:r>
        <w:rPr>
          <w:rFonts w:eastAsia="KaiTi_GB2312" w:hint="eastAsia"/>
        </w:rPr>
        <w:t>乙方</w:t>
      </w:r>
      <w:r>
        <w:rPr>
          <w:rFonts w:eastAsia="KaiTi_GB2312"/>
        </w:rPr>
        <w:t>（包括其自身，或其依法委派、授权的股东代表或其代理人）或其提名的董事，在按照法律法规和上市公司章程的规定向上市公司股东会、董事会提出提案或临时提案，均应事先</w:t>
      </w:r>
      <w:r>
        <w:rPr>
          <w:rFonts w:eastAsia="KaiTi_GB2312" w:hint="eastAsia"/>
        </w:rPr>
        <w:t>与甲方</w:t>
      </w:r>
      <w:r>
        <w:rPr>
          <w:rFonts w:eastAsia="KaiTi_GB2312"/>
        </w:rPr>
        <w:t>充分协商，</w:t>
      </w:r>
      <w:r>
        <w:rPr>
          <w:rFonts w:eastAsia="KaiTi_GB2312" w:hint="eastAsia"/>
        </w:rPr>
        <w:t>按照</w:t>
      </w:r>
      <w:r>
        <w:rPr>
          <w:rFonts w:eastAsia="KaiTi_GB2312"/>
        </w:rPr>
        <w:t>甲方</w:t>
      </w:r>
      <w:r>
        <w:rPr>
          <w:rFonts w:eastAsia="KaiTi_GB2312" w:hint="eastAsia"/>
        </w:rPr>
        <w:t>的</w:t>
      </w:r>
      <w:r>
        <w:rPr>
          <w:rFonts w:eastAsia="KaiTi_GB2312"/>
        </w:rPr>
        <w:t>意见行使相关权利；</w:t>
      </w:r>
    </w:p>
    <w:p w14:paraId="488D9074" w14:textId="13BEF422" w:rsidR="006B3550" w:rsidRDefault="006E5255">
      <w:pPr>
        <w:pStyle w:val="ListParagraph"/>
        <w:widowControl w:val="0"/>
        <w:numPr>
          <w:ilvl w:val="0"/>
          <w:numId w:val="4"/>
        </w:numPr>
        <w:autoSpaceDE w:val="0"/>
        <w:autoSpaceDN w:val="0"/>
        <w:adjustRightInd w:val="0"/>
        <w:spacing w:after="360" w:line="360" w:lineRule="exact"/>
        <w:ind w:leftChars="295" w:left="1132" w:firstLineChars="0" w:hanging="424"/>
        <w:jc w:val="both"/>
        <w:rPr>
          <w:rFonts w:eastAsia="KaiTi_GB2312"/>
        </w:rPr>
      </w:pPr>
      <w:r>
        <w:rPr>
          <w:rFonts w:eastAsia="KaiTi_GB2312"/>
        </w:rPr>
        <w:t>在上市公司股东会、董事会召开前，</w:t>
      </w:r>
      <w:r>
        <w:rPr>
          <w:rFonts w:eastAsia="KaiTi_GB2312" w:hint="eastAsia"/>
        </w:rPr>
        <w:t>双方</w:t>
      </w:r>
      <w:r>
        <w:rPr>
          <w:rFonts w:eastAsia="KaiTi_GB2312"/>
        </w:rPr>
        <w:t>应事先就股东会、董事会审议事项的投票、表决情况充分</w:t>
      </w:r>
      <w:r>
        <w:rPr>
          <w:rFonts w:eastAsia="KaiTi_GB2312" w:hint="eastAsia"/>
        </w:rPr>
        <w:t>沟通</w:t>
      </w:r>
      <w:r>
        <w:rPr>
          <w:rFonts w:eastAsia="KaiTi_GB2312"/>
        </w:rPr>
        <w:t>，</w:t>
      </w:r>
      <w:r>
        <w:rPr>
          <w:rFonts w:eastAsia="KaiTi_GB2312" w:hint="eastAsia"/>
        </w:rPr>
        <w:t>且乙方应</w:t>
      </w:r>
      <w:r>
        <w:rPr>
          <w:rFonts w:eastAsia="KaiTi_GB2312"/>
        </w:rPr>
        <w:t>严格按甲方</w:t>
      </w:r>
      <w:r>
        <w:rPr>
          <w:rFonts w:eastAsia="KaiTi_GB2312" w:hint="eastAsia"/>
        </w:rPr>
        <w:t>的意见</w:t>
      </w:r>
      <w:r>
        <w:rPr>
          <w:rFonts w:eastAsia="KaiTi_GB2312"/>
        </w:rPr>
        <w:t>行使其表决权（任何一方依法需回避表决的事项除外）。</w:t>
      </w:r>
    </w:p>
    <w:p w14:paraId="79EB8B87" w14:textId="6FC99C4D" w:rsidR="006B3550" w:rsidRDefault="006E5255">
      <w:pPr>
        <w:pStyle w:val="ListParagraph"/>
        <w:widowControl w:val="0"/>
        <w:autoSpaceDE w:val="0"/>
        <w:autoSpaceDN w:val="0"/>
        <w:adjustRightInd w:val="0"/>
        <w:spacing w:after="360" w:line="360" w:lineRule="exact"/>
        <w:ind w:leftChars="-22" w:left="427" w:hangingChars="200" w:hanging="480"/>
        <w:jc w:val="both"/>
        <w:rPr>
          <w:rFonts w:eastAsia="KaiTi_GB2312"/>
        </w:rPr>
      </w:pPr>
      <w:r>
        <w:rPr>
          <w:rFonts w:eastAsia="KaiTi_GB2312" w:hint="eastAsia"/>
        </w:rPr>
        <w:t xml:space="preserve">1.2 </w:t>
      </w:r>
      <w:r>
        <w:rPr>
          <w:rFonts w:eastAsia="KaiTi_GB2312"/>
        </w:rPr>
        <w:t xml:space="preserve"> </w:t>
      </w:r>
      <w:r>
        <w:rPr>
          <w:rFonts w:eastAsia="KaiTi_GB2312"/>
        </w:rPr>
        <w:t>双方共同确认，任一方所持上市公司股份数量发生下列变动情形的，则该方相应增持股份数亦应同时包含在内：</w:t>
      </w:r>
    </w:p>
    <w:p w14:paraId="5C54AEA1" w14:textId="77777777" w:rsidR="006B3550" w:rsidRDefault="006E5255">
      <w:pPr>
        <w:pStyle w:val="ListParagraph"/>
        <w:widowControl w:val="0"/>
        <w:numPr>
          <w:ilvl w:val="0"/>
          <w:numId w:val="5"/>
        </w:numPr>
        <w:autoSpaceDE w:val="0"/>
        <w:autoSpaceDN w:val="0"/>
        <w:adjustRightInd w:val="0"/>
        <w:spacing w:after="360" w:line="360" w:lineRule="exact"/>
        <w:ind w:leftChars="295" w:left="1132" w:firstLineChars="0" w:hanging="424"/>
        <w:jc w:val="both"/>
        <w:rPr>
          <w:rFonts w:eastAsia="KaiTi_GB2312"/>
        </w:rPr>
      </w:pPr>
      <w:r>
        <w:rPr>
          <w:rFonts w:eastAsia="KaiTi_GB2312"/>
        </w:rPr>
        <w:t>上市公司因送股、公积金转增、拆分股份、配股等除权除息原因导致股份总数发生变动的，前述变动股份数量亦同时相应包含在内；</w:t>
      </w:r>
    </w:p>
    <w:p w14:paraId="37BC489B" w14:textId="77777777" w:rsidR="006B3550" w:rsidRDefault="006E5255">
      <w:pPr>
        <w:pStyle w:val="ListParagraph"/>
        <w:widowControl w:val="0"/>
        <w:numPr>
          <w:ilvl w:val="0"/>
          <w:numId w:val="5"/>
        </w:numPr>
        <w:autoSpaceDE w:val="0"/>
        <w:autoSpaceDN w:val="0"/>
        <w:adjustRightInd w:val="0"/>
        <w:spacing w:after="360" w:line="360" w:lineRule="exact"/>
        <w:ind w:leftChars="295" w:left="1132" w:firstLineChars="0" w:hanging="424"/>
        <w:jc w:val="both"/>
        <w:rPr>
          <w:rFonts w:eastAsia="KaiTi_GB2312"/>
        </w:rPr>
      </w:pPr>
      <w:r>
        <w:rPr>
          <w:rFonts w:eastAsia="KaiTi_GB2312"/>
        </w:rPr>
        <w:t>任一方或其</w:t>
      </w:r>
      <w:r>
        <w:rPr>
          <w:rFonts w:eastAsia="KaiTi_GB2312" w:hint="eastAsia"/>
        </w:rPr>
        <w:t>控制的</w:t>
      </w:r>
      <w:r>
        <w:rPr>
          <w:rFonts w:eastAsia="KaiTi_GB2312"/>
        </w:rPr>
        <w:t>关联方，通过二级市场竞价、大宗交易等方式增持后直接或间接拥有的上市公司股份。</w:t>
      </w:r>
    </w:p>
    <w:p w14:paraId="4D3A2E49" w14:textId="3E20C6B7" w:rsidR="006B3550" w:rsidRPr="002610D1" w:rsidRDefault="006B3DA2" w:rsidP="008F1D88">
      <w:pPr>
        <w:pStyle w:val="ListParagraph"/>
        <w:widowControl w:val="0"/>
        <w:autoSpaceDE w:val="0"/>
        <w:autoSpaceDN w:val="0"/>
        <w:adjustRightInd w:val="0"/>
        <w:spacing w:after="360" w:line="360" w:lineRule="exact"/>
        <w:ind w:leftChars="-22" w:left="427" w:hangingChars="200" w:hanging="480"/>
        <w:jc w:val="both"/>
        <w:rPr>
          <w:rFonts w:eastAsia="KaiTi_GB2312"/>
        </w:rPr>
      </w:pPr>
      <w:r>
        <w:rPr>
          <w:rFonts w:eastAsia="KaiTi_GB2312" w:hint="eastAsia"/>
        </w:rPr>
        <w:t>1</w:t>
      </w:r>
      <w:r>
        <w:rPr>
          <w:rFonts w:eastAsia="KaiTi_GB2312"/>
        </w:rPr>
        <w:t xml:space="preserve">.3  </w:t>
      </w:r>
      <w:r w:rsidR="008F1D88">
        <w:rPr>
          <w:rFonts w:eastAsia="KaiTi_GB2312"/>
        </w:rPr>
        <w:t>双方共同确认，</w:t>
      </w:r>
      <w:r w:rsidR="008F1D88">
        <w:rPr>
          <w:rFonts w:eastAsia="KaiTi_GB2312" w:hint="eastAsia"/>
        </w:rPr>
        <w:t>如任一方依法依规减持了其持有的上市公司相关股份，则该等</w:t>
      </w:r>
      <w:r w:rsidR="00275EF4">
        <w:rPr>
          <w:rFonts w:eastAsia="KaiTi_GB2312" w:hint="eastAsia"/>
        </w:rPr>
        <w:t>已</w:t>
      </w:r>
      <w:r w:rsidR="008F1D88">
        <w:rPr>
          <w:rFonts w:eastAsia="KaiTi_GB2312" w:hint="eastAsia"/>
        </w:rPr>
        <w:t>减持股份应不再纳入</w:t>
      </w:r>
      <w:r w:rsidR="008F1D88">
        <w:rPr>
          <w:rFonts w:eastAsia="KaiTi_GB2312"/>
        </w:rPr>
        <w:t>本协议项下一致行动</w:t>
      </w:r>
      <w:r w:rsidR="008F1D88">
        <w:rPr>
          <w:rFonts w:eastAsia="KaiTi_GB2312" w:hint="eastAsia"/>
        </w:rPr>
        <w:t>对应的该方</w:t>
      </w:r>
      <w:r w:rsidR="008F1D88">
        <w:rPr>
          <w:rFonts w:eastAsia="KaiTi_GB2312"/>
        </w:rPr>
        <w:t>拥有的有表决权的上市公司股份数量</w:t>
      </w:r>
      <w:r w:rsidR="008F1D88">
        <w:rPr>
          <w:rFonts w:eastAsia="KaiTi_GB2312" w:hint="eastAsia"/>
        </w:rPr>
        <w:t>。</w:t>
      </w:r>
    </w:p>
    <w:p w14:paraId="4C0E8767" w14:textId="77777777" w:rsidR="006B3550" w:rsidRDefault="006E5255">
      <w:pPr>
        <w:pStyle w:val="Heading1"/>
        <w:numPr>
          <w:ilvl w:val="0"/>
          <w:numId w:val="3"/>
        </w:numPr>
        <w:spacing w:before="0" w:after="360" w:line="360" w:lineRule="exact"/>
        <w:ind w:left="0"/>
        <w:jc w:val="center"/>
        <w:rPr>
          <w:rFonts w:eastAsia="KaiTi"/>
          <w:color w:val="000000" w:themeColor="text1"/>
          <w:sz w:val="24"/>
          <w:szCs w:val="24"/>
        </w:rPr>
      </w:pPr>
      <w:r>
        <w:rPr>
          <w:rFonts w:eastAsia="KaiTi"/>
          <w:color w:val="000000" w:themeColor="text1"/>
          <w:sz w:val="24"/>
          <w:szCs w:val="24"/>
        </w:rPr>
        <w:t>一致行动期限</w:t>
      </w:r>
    </w:p>
    <w:p w14:paraId="646D4EEF" w14:textId="592C2251" w:rsidR="006B3550" w:rsidRDefault="006E5255">
      <w:pPr>
        <w:pStyle w:val="ListParagraph"/>
        <w:widowControl w:val="0"/>
        <w:numPr>
          <w:ilvl w:val="1"/>
          <w:numId w:val="6"/>
        </w:numPr>
        <w:autoSpaceDE w:val="0"/>
        <w:autoSpaceDN w:val="0"/>
        <w:adjustRightInd w:val="0"/>
        <w:spacing w:after="360" w:line="360" w:lineRule="exact"/>
        <w:ind w:leftChars="1" w:left="566" w:hangingChars="235" w:hanging="564"/>
        <w:jc w:val="both"/>
        <w:rPr>
          <w:rFonts w:eastAsia="KaiTi_GB2312"/>
        </w:rPr>
      </w:pPr>
      <w:r>
        <w:rPr>
          <w:rFonts w:eastAsia="KaiTi_GB2312"/>
        </w:rPr>
        <w:t>本协议</w:t>
      </w:r>
      <w:r>
        <w:rPr>
          <w:rFonts w:eastAsia="KaiTi_GB2312" w:hint="eastAsia"/>
        </w:rPr>
        <w:t>的一致行动期</w:t>
      </w:r>
      <w:r w:rsidRPr="0056746D">
        <w:rPr>
          <w:rFonts w:eastAsia="KaiTi_GB2312" w:hint="eastAsia"/>
        </w:rPr>
        <w:t>限：</w:t>
      </w:r>
      <w:r w:rsidRPr="0056746D">
        <w:rPr>
          <w:rFonts w:eastAsia="KaiTi_GB2312" w:hint="eastAsia"/>
          <w:rPrChange w:id="10" w:author="KWM" w:date="2025-11-18T13:14:00Z">
            <w:rPr>
              <w:rFonts w:eastAsia="KaiTi_GB2312" w:hint="eastAsia"/>
              <w:highlight w:val="yellow"/>
            </w:rPr>
          </w:rPrChange>
        </w:rPr>
        <w:t>自甲方在本次发行中认购的股份在中国登记结算公司深圳分公司登记为甲方名下之日起</w:t>
      </w:r>
      <w:del w:id="11" w:author="Jiang, Yifeng" w:date="2025-11-18T10:48:00Z">
        <w:r w:rsidR="0074472B" w:rsidRPr="0056746D" w:rsidDel="0003570E">
          <w:rPr>
            <w:rFonts w:eastAsia="KaiTi_GB2312" w:hint="eastAsia"/>
            <w:rPrChange w:id="12" w:author="KWM" w:date="2025-11-18T13:14:00Z">
              <w:rPr>
                <w:rFonts w:eastAsia="KaiTi_GB2312" w:hint="eastAsia"/>
                <w:highlight w:val="yellow"/>
              </w:rPr>
            </w:rPrChange>
          </w:rPr>
          <w:delText>【</w:delText>
        </w:r>
      </w:del>
      <w:r w:rsidR="003A5621" w:rsidRPr="0056746D">
        <w:rPr>
          <w:rFonts w:eastAsia="KaiTi_GB2312"/>
          <w:rPrChange w:id="13" w:author="KWM" w:date="2025-11-18T13:14:00Z">
            <w:rPr>
              <w:rFonts w:eastAsia="KaiTi_GB2312"/>
              <w:highlight w:val="yellow"/>
            </w:rPr>
          </w:rPrChange>
        </w:rPr>
        <w:t>18</w:t>
      </w:r>
      <w:del w:id="14" w:author="Jiang, Yifeng" w:date="2025-11-18T10:48:00Z">
        <w:r w:rsidR="00B80A71" w:rsidRPr="0056746D" w:rsidDel="0003570E">
          <w:rPr>
            <w:rFonts w:eastAsia="KaiTi_GB2312"/>
            <w:rPrChange w:id="15" w:author="KWM" w:date="2025-11-18T13:14:00Z">
              <w:rPr>
                <w:rFonts w:eastAsia="KaiTi_GB2312"/>
                <w:highlight w:val="yellow"/>
              </w:rPr>
            </w:rPrChange>
          </w:rPr>
          <w:delText>/36</w:delText>
        </w:r>
        <w:r w:rsidR="0074472B" w:rsidRPr="0056746D" w:rsidDel="0003570E">
          <w:rPr>
            <w:rFonts w:eastAsia="KaiTi_GB2312" w:hint="eastAsia"/>
            <w:rPrChange w:id="16" w:author="KWM" w:date="2025-11-18T13:14:00Z">
              <w:rPr>
                <w:rFonts w:eastAsia="KaiTi_GB2312" w:hint="eastAsia"/>
                <w:highlight w:val="yellow"/>
              </w:rPr>
            </w:rPrChange>
          </w:rPr>
          <w:delText>】</w:delText>
        </w:r>
      </w:del>
      <w:r w:rsidR="0074472B" w:rsidRPr="0056746D">
        <w:rPr>
          <w:rFonts w:eastAsia="KaiTi_GB2312" w:hint="eastAsia"/>
          <w:rPrChange w:id="17" w:author="KWM" w:date="2025-11-18T13:14:00Z">
            <w:rPr>
              <w:rFonts w:eastAsia="KaiTi_GB2312" w:hint="eastAsia"/>
              <w:highlight w:val="yellow"/>
            </w:rPr>
          </w:rPrChange>
        </w:rPr>
        <w:t>个月</w:t>
      </w:r>
      <w:r w:rsidRPr="0056746D">
        <w:rPr>
          <w:rFonts w:eastAsia="KaiTi_GB2312" w:hint="eastAsia"/>
          <w:rPrChange w:id="18" w:author="KWM" w:date="2025-11-18T13:14:00Z">
            <w:rPr>
              <w:rFonts w:eastAsia="KaiTi_GB2312" w:hint="eastAsia"/>
              <w:highlight w:val="yellow"/>
            </w:rPr>
          </w:rPrChange>
        </w:rPr>
        <w:t>。</w:t>
      </w:r>
    </w:p>
    <w:p w14:paraId="507A22D4" w14:textId="56A622FD" w:rsidR="006B3550" w:rsidRDefault="006E5255">
      <w:pPr>
        <w:pStyle w:val="ListParagraph"/>
        <w:widowControl w:val="0"/>
        <w:numPr>
          <w:ilvl w:val="1"/>
          <w:numId w:val="6"/>
        </w:numPr>
        <w:autoSpaceDE w:val="0"/>
        <w:autoSpaceDN w:val="0"/>
        <w:adjustRightInd w:val="0"/>
        <w:spacing w:after="360" w:line="360" w:lineRule="exact"/>
        <w:ind w:leftChars="1" w:left="566" w:hangingChars="235" w:hanging="564"/>
        <w:jc w:val="both"/>
        <w:rPr>
          <w:rFonts w:eastAsia="KaiTi_GB2312"/>
        </w:rPr>
      </w:pPr>
      <w:r>
        <w:rPr>
          <w:rFonts w:eastAsia="KaiTi_GB2312"/>
        </w:rPr>
        <w:t>双方同意，本协议有效期内，如发生下列情形，可提前终止：</w:t>
      </w:r>
    </w:p>
    <w:p w14:paraId="78971074" w14:textId="77777777" w:rsidR="006B3550" w:rsidRDefault="006E5255">
      <w:pPr>
        <w:pStyle w:val="ListParagraph"/>
        <w:widowControl w:val="0"/>
        <w:numPr>
          <w:ilvl w:val="0"/>
          <w:numId w:val="7"/>
        </w:numPr>
        <w:autoSpaceDE w:val="0"/>
        <w:autoSpaceDN w:val="0"/>
        <w:adjustRightInd w:val="0"/>
        <w:spacing w:after="360" w:line="360" w:lineRule="exact"/>
        <w:ind w:leftChars="295" w:left="1132" w:firstLineChars="0" w:hanging="424"/>
        <w:jc w:val="both"/>
        <w:rPr>
          <w:rFonts w:eastAsia="KaiTi_GB2312"/>
        </w:rPr>
      </w:pPr>
      <w:r>
        <w:rPr>
          <w:rFonts w:eastAsia="KaiTi_GB2312"/>
        </w:rPr>
        <w:t>双方经协商一致后书面解除一致行动关系和本协议；</w:t>
      </w:r>
    </w:p>
    <w:p w14:paraId="179FFB7C" w14:textId="77777777" w:rsidR="0003570E" w:rsidRDefault="006E5255">
      <w:pPr>
        <w:pStyle w:val="ListParagraph"/>
        <w:widowControl w:val="0"/>
        <w:numPr>
          <w:ilvl w:val="0"/>
          <w:numId w:val="7"/>
        </w:numPr>
        <w:autoSpaceDE w:val="0"/>
        <w:autoSpaceDN w:val="0"/>
        <w:adjustRightInd w:val="0"/>
        <w:spacing w:after="360" w:line="360" w:lineRule="exact"/>
        <w:ind w:leftChars="295" w:left="1132" w:firstLineChars="0" w:hanging="424"/>
        <w:jc w:val="both"/>
        <w:rPr>
          <w:ins w:id="19" w:author="Jiang, Yifeng" w:date="2025-11-18T10:48:00Z"/>
          <w:rFonts w:eastAsia="KaiTi_GB2312"/>
        </w:rPr>
      </w:pPr>
      <w:r>
        <w:rPr>
          <w:rFonts w:eastAsia="KaiTi_GB2312"/>
        </w:rPr>
        <w:lastRenderedPageBreak/>
        <w:t>任一方不再持有上市公司股份时，对该方而言，一致行动关系和本协议自动终止</w:t>
      </w:r>
      <w:ins w:id="20" w:author="Jiang, Yifeng" w:date="2025-11-18T10:48:00Z">
        <w:r w:rsidR="0003570E">
          <w:rPr>
            <w:rFonts w:eastAsia="KaiTi_GB2312" w:hint="eastAsia"/>
          </w:rPr>
          <w:t>；</w:t>
        </w:r>
      </w:ins>
    </w:p>
    <w:p w14:paraId="565F327E" w14:textId="139C50A9" w:rsidR="006B3550" w:rsidRDefault="0003570E">
      <w:pPr>
        <w:pStyle w:val="ListParagraph"/>
        <w:widowControl w:val="0"/>
        <w:numPr>
          <w:ilvl w:val="0"/>
          <w:numId w:val="7"/>
        </w:numPr>
        <w:autoSpaceDE w:val="0"/>
        <w:autoSpaceDN w:val="0"/>
        <w:adjustRightInd w:val="0"/>
        <w:spacing w:after="360" w:line="360" w:lineRule="exact"/>
        <w:ind w:leftChars="295" w:left="1132" w:firstLineChars="0" w:hanging="424"/>
        <w:jc w:val="both"/>
        <w:rPr>
          <w:rFonts w:eastAsia="KaiTi_GB2312"/>
        </w:rPr>
      </w:pPr>
      <w:ins w:id="21" w:author="Jiang, Yifeng" w:date="2025-11-18T10:48:00Z">
        <w:r>
          <w:rPr>
            <w:rFonts w:eastAsia="KaiTi_GB2312" w:hint="eastAsia"/>
          </w:rPr>
          <w:t>乙方依法依规发生董</w:t>
        </w:r>
      </w:ins>
      <w:ins w:id="22" w:author="KWM" w:date="2025-11-18T13:19:00Z">
        <w:r w:rsidR="0056746D">
          <w:rPr>
            <w:rFonts w:eastAsia="KaiTi_GB2312" w:hint="eastAsia"/>
          </w:rPr>
          <w:t>事、高级管理人员</w:t>
        </w:r>
      </w:ins>
      <w:ins w:id="23" w:author="Jiang, Yifeng" w:date="2025-11-18T10:48:00Z">
        <w:del w:id="24" w:author="KWM" w:date="2025-11-18T13:19:00Z">
          <w:r w:rsidDel="0056746D">
            <w:rPr>
              <w:rFonts w:eastAsia="KaiTi_GB2312" w:hint="eastAsia"/>
            </w:rPr>
            <w:delText>高</w:delText>
          </w:r>
        </w:del>
        <w:r>
          <w:rPr>
            <w:rFonts w:eastAsia="KaiTi_GB2312" w:hint="eastAsia"/>
          </w:rPr>
          <w:t>的改选，且李红星先生不再</w:t>
        </w:r>
        <w:del w:id="25" w:author="KWM" w:date="2025-11-18T13:20:00Z">
          <w:r w:rsidDel="0056746D">
            <w:rPr>
              <w:rFonts w:eastAsia="KaiTi_GB2312" w:hint="eastAsia"/>
            </w:rPr>
            <w:delText>任职</w:delText>
          </w:r>
        </w:del>
      </w:ins>
      <w:ins w:id="26" w:author="KWM" w:date="2025-11-18T13:20:00Z">
        <w:r w:rsidR="0056746D">
          <w:rPr>
            <w:rFonts w:eastAsia="KaiTi_GB2312" w:hint="eastAsia"/>
          </w:rPr>
          <w:t>担任</w:t>
        </w:r>
      </w:ins>
      <w:ins w:id="27" w:author="Jiang, Yifeng" w:date="2025-11-18T10:48:00Z">
        <w:r>
          <w:rPr>
            <w:rFonts w:eastAsia="KaiTi_GB2312" w:hint="eastAsia"/>
          </w:rPr>
          <w:t>乙方</w:t>
        </w:r>
      </w:ins>
      <w:ins w:id="28" w:author="KWM" w:date="2025-11-18T13:20:00Z">
        <w:r w:rsidR="0056746D">
          <w:rPr>
            <w:rFonts w:eastAsia="KaiTi_GB2312" w:hint="eastAsia"/>
          </w:rPr>
          <w:t>董事、高级管理人</w:t>
        </w:r>
      </w:ins>
      <w:ins w:id="29" w:author="Jiang, Yifeng" w:date="2025-11-18T10:49:00Z">
        <w:del w:id="30" w:author="KWM" w:date="2025-11-18T13:20:00Z">
          <w:r w:rsidR="008C73AE" w:rsidDel="0056746D">
            <w:rPr>
              <w:rFonts w:eastAsia="KaiTi_GB2312" w:hint="eastAsia"/>
            </w:rPr>
            <w:delText>董高</w:delText>
          </w:r>
        </w:del>
        <w:r w:rsidR="008C73AE">
          <w:rPr>
            <w:rFonts w:eastAsia="KaiTi_GB2312" w:hint="eastAsia"/>
          </w:rPr>
          <w:t>职务且不存在</w:t>
        </w:r>
        <w:r w:rsidR="008C73AE" w:rsidRPr="008C73AE">
          <w:rPr>
            <w:rFonts w:eastAsia="KaiTi_GB2312" w:hint="eastAsia"/>
          </w:rPr>
          <w:t>《上市公司收购管理办法》第八十三条第二款列明的其他一致行动情形</w:t>
        </w:r>
      </w:ins>
      <w:ins w:id="31" w:author="KWM" w:date="2025-11-18T13:25:00Z">
        <w:r w:rsidR="00C47031">
          <w:rPr>
            <w:rFonts w:eastAsia="KaiTi_GB2312" w:hint="eastAsia"/>
          </w:rPr>
          <w:t>的</w:t>
        </w:r>
      </w:ins>
      <w:r w:rsidR="006E5255">
        <w:rPr>
          <w:rFonts w:eastAsia="KaiTi_GB2312"/>
        </w:rPr>
        <w:t>。</w:t>
      </w:r>
    </w:p>
    <w:p w14:paraId="1D20EB76" w14:textId="77777777" w:rsidR="006B3550" w:rsidRDefault="006E5255">
      <w:pPr>
        <w:pStyle w:val="Heading1"/>
        <w:numPr>
          <w:ilvl w:val="0"/>
          <w:numId w:val="3"/>
        </w:numPr>
        <w:spacing w:before="0" w:after="360" w:line="360" w:lineRule="exact"/>
        <w:ind w:left="0"/>
        <w:jc w:val="center"/>
        <w:rPr>
          <w:rFonts w:ascii="Times New Roman" w:eastAsia="KaiTi_GB2312"/>
          <w:kern w:val="0"/>
          <w:sz w:val="24"/>
          <w:szCs w:val="24"/>
        </w:rPr>
      </w:pPr>
      <w:bookmarkStart w:id="32" w:name="_Toc192589279"/>
      <w:r>
        <w:rPr>
          <w:rFonts w:ascii="Times New Roman" w:eastAsia="KaiTi_GB2312" w:hint="eastAsia"/>
          <w:kern w:val="0"/>
          <w:sz w:val="24"/>
          <w:szCs w:val="24"/>
        </w:rPr>
        <w:t>陈述与保证</w:t>
      </w:r>
    </w:p>
    <w:p w14:paraId="12F5BF9F" w14:textId="77777777" w:rsidR="006B3550" w:rsidRDefault="006E5255">
      <w:pPr>
        <w:pStyle w:val="ListParagraph"/>
        <w:widowControl w:val="0"/>
        <w:numPr>
          <w:ilvl w:val="0"/>
          <w:numId w:val="8"/>
        </w:numPr>
        <w:autoSpaceDE w:val="0"/>
        <w:autoSpaceDN w:val="0"/>
        <w:adjustRightInd w:val="0"/>
        <w:spacing w:after="360" w:line="360" w:lineRule="exact"/>
        <w:ind w:left="564" w:firstLineChars="0" w:hanging="564"/>
        <w:jc w:val="both"/>
        <w:rPr>
          <w:rFonts w:eastAsia="KaiTi"/>
          <w:color w:val="000000" w:themeColor="text1"/>
        </w:rPr>
      </w:pPr>
      <w:r>
        <w:rPr>
          <w:rFonts w:eastAsia="KaiTi" w:hint="eastAsia"/>
          <w:color w:val="000000" w:themeColor="text1"/>
        </w:rPr>
        <w:t>任一方向另一方就本协议做出如下陈述和保证：</w:t>
      </w:r>
      <w:r>
        <w:rPr>
          <w:rFonts w:eastAsia="KaiTi"/>
          <w:color w:val="000000" w:themeColor="text1"/>
        </w:rPr>
        <w:t xml:space="preserve"> </w:t>
      </w:r>
    </w:p>
    <w:p w14:paraId="78C5019D" w14:textId="77777777" w:rsidR="006B3550" w:rsidRDefault="006E5255">
      <w:pPr>
        <w:pStyle w:val="ListParagraph"/>
        <w:widowControl w:val="0"/>
        <w:numPr>
          <w:ilvl w:val="0"/>
          <w:numId w:val="9"/>
        </w:numPr>
        <w:autoSpaceDE w:val="0"/>
        <w:autoSpaceDN w:val="0"/>
        <w:adjustRightInd w:val="0"/>
        <w:spacing w:after="360" w:line="360" w:lineRule="exact"/>
        <w:ind w:leftChars="295" w:left="1132" w:firstLineChars="0" w:hanging="424"/>
        <w:jc w:val="both"/>
        <w:rPr>
          <w:rFonts w:eastAsia="KaiTi_GB2312"/>
        </w:rPr>
        <w:pPrChange w:id="33" w:author="KWM" w:date="2025-11-18T13:16:00Z">
          <w:pPr>
            <w:pStyle w:val="ListParagraph"/>
            <w:widowControl w:val="0"/>
            <w:numPr>
              <w:numId w:val="7"/>
            </w:numPr>
            <w:autoSpaceDE w:val="0"/>
            <w:autoSpaceDN w:val="0"/>
            <w:adjustRightInd w:val="0"/>
            <w:spacing w:after="360" w:line="360" w:lineRule="exact"/>
            <w:ind w:leftChars="295" w:left="1132" w:firstLineChars="0" w:hanging="424"/>
            <w:jc w:val="both"/>
          </w:pPr>
        </w:pPrChange>
      </w:pPr>
      <w:r>
        <w:rPr>
          <w:rFonts w:eastAsia="KaiTi_GB2312" w:hint="eastAsia"/>
        </w:rPr>
        <w:t>其为根据适用法律合法设立、有效存续的有限责任公司或有限合伙企业。</w:t>
      </w:r>
      <w:r>
        <w:rPr>
          <w:rFonts w:eastAsia="KaiTi_GB2312"/>
        </w:rPr>
        <w:t xml:space="preserve"> </w:t>
      </w:r>
    </w:p>
    <w:p w14:paraId="38DBCF7C" w14:textId="77777777" w:rsidR="006B3550" w:rsidRDefault="006E5255">
      <w:pPr>
        <w:pStyle w:val="ListParagraph"/>
        <w:widowControl w:val="0"/>
        <w:numPr>
          <w:ilvl w:val="0"/>
          <w:numId w:val="9"/>
        </w:numPr>
        <w:autoSpaceDE w:val="0"/>
        <w:autoSpaceDN w:val="0"/>
        <w:adjustRightInd w:val="0"/>
        <w:spacing w:after="360" w:line="360" w:lineRule="exact"/>
        <w:ind w:leftChars="295" w:left="1132" w:firstLineChars="0" w:hanging="424"/>
        <w:jc w:val="both"/>
        <w:rPr>
          <w:rFonts w:eastAsia="KaiTi_GB2312"/>
        </w:rPr>
        <w:pPrChange w:id="34" w:author="KWM" w:date="2025-11-18T13:16:00Z">
          <w:pPr>
            <w:pStyle w:val="ListParagraph"/>
            <w:widowControl w:val="0"/>
            <w:numPr>
              <w:numId w:val="7"/>
            </w:numPr>
            <w:autoSpaceDE w:val="0"/>
            <w:autoSpaceDN w:val="0"/>
            <w:adjustRightInd w:val="0"/>
            <w:spacing w:after="360" w:line="360" w:lineRule="exact"/>
            <w:ind w:leftChars="295" w:left="1132" w:firstLineChars="0" w:hanging="424"/>
            <w:jc w:val="both"/>
          </w:pPr>
        </w:pPrChange>
      </w:pPr>
      <w:r>
        <w:rPr>
          <w:rFonts w:eastAsia="KaiTi_GB2312" w:hint="eastAsia"/>
        </w:rPr>
        <w:t>其具有完全的权力和授权签署、履行本协议。</w:t>
      </w:r>
      <w:r>
        <w:rPr>
          <w:rFonts w:eastAsia="KaiTi_GB2312"/>
        </w:rPr>
        <w:t xml:space="preserve"> </w:t>
      </w:r>
    </w:p>
    <w:p w14:paraId="63B38DCE" w14:textId="4F9B3506" w:rsidR="006B3550" w:rsidRDefault="006E5255">
      <w:pPr>
        <w:pStyle w:val="ListParagraph"/>
        <w:widowControl w:val="0"/>
        <w:numPr>
          <w:ilvl w:val="0"/>
          <w:numId w:val="9"/>
        </w:numPr>
        <w:autoSpaceDE w:val="0"/>
        <w:autoSpaceDN w:val="0"/>
        <w:adjustRightInd w:val="0"/>
        <w:spacing w:after="360" w:line="360" w:lineRule="exact"/>
        <w:ind w:leftChars="295" w:left="1132" w:firstLineChars="0" w:hanging="424"/>
        <w:jc w:val="both"/>
        <w:rPr>
          <w:rFonts w:eastAsia="KaiTi_GB2312"/>
        </w:rPr>
        <w:pPrChange w:id="35" w:author="KWM" w:date="2025-11-18T13:16:00Z">
          <w:pPr>
            <w:pStyle w:val="ListParagraph"/>
            <w:widowControl w:val="0"/>
            <w:numPr>
              <w:numId w:val="7"/>
            </w:numPr>
            <w:autoSpaceDE w:val="0"/>
            <w:autoSpaceDN w:val="0"/>
            <w:adjustRightInd w:val="0"/>
            <w:spacing w:after="360" w:line="360" w:lineRule="exact"/>
            <w:ind w:leftChars="295" w:left="1132" w:firstLineChars="0" w:hanging="424"/>
            <w:jc w:val="both"/>
          </w:pPr>
        </w:pPrChange>
      </w:pPr>
      <w:bookmarkStart w:id="36" w:name="_Hlk144734482"/>
      <w:r>
        <w:rPr>
          <w:rFonts w:eastAsia="KaiTi_GB2312" w:hint="eastAsia"/>
        </w:rPr>
        <w:t>其不得从事任何违法违规行为，不得损害上市公司利益</w:t>
      </w:r>
      <w:bookmarkEnd w:id="36"/>
      <w:r>
        <w:rPr>
          <w:rFonts w:eastAsia="KaiTi_GB2312" w:hint="eastAsia"/>
        </w:rPr>
        <w:t>。</w:t>
      </w:r>
    </w:p>
    <w:p w14:paraId="6DE394C6" w14:textId="4F7C664D" w:rsidR="006B3DA2" w:rsidRPr="00A445FD" w:rsidRDefault="00A445FD" w:rsidP="00A445FD">
      <w:pPr>
        <w:pStyle w:val="ListParagraph"/>
        <w:widowControl w:val="0"/>
        <w:numPr>
          <w:ilvl w:val="0"/>
          <w:numId w:val="8"/>
        </w:numPr>
        <w:autoSpaceDE w:val="0"/>
        <w:autoSpaceDN w:val="0"/>
        <w:adjustRightInd w:val="0"/>
        <w:spacing w:after="360" w:line="360" w:lineRule="exact"/>
        <w:ind w:left="564" w:firstLineChars="0" w:hanging="564"/>
        <w:jc w:val="both"/>
        <w:rPr>
          <w:rFonts w:eastAsia="KaiTi"/>
          <w:color w:val="000000" w:themeColor="text1"/>
        </w:rPr>
      </w:pPr>
      <w:r w:rsidRPr="00B03466">
        <w:rPr>
          <w:rFonts w:eastAsia="KaiTi"/>
          <w:color w:val="000000" w:themeColor="text1"/>
        </w:rPr>
        <w:t>本协议双方</w:t>
      </w:r>
      <w:r>
        <w:rPr>
          <w:rFonts w:eastAsia="KaiTi" w:hint="eastAsia"/>
          <w:color w:val="000000" w:themeColor="text1"/>
        </w:rPr>
        <w:t>承诺</w:t>
      </w:r>
      <w:r w:rsidRPr="00B03466">
        <w:rPr>
          <w:rFonts w:eastAsia="KaiTi"/>
          <w:color w:val="000000" w:themeColor="text1"/>
        </w:rPr>
        <w:t>按照证监会和</w:t>
      </w:r>
      <w:r w:rsidRPr="00B03466">
        <w:rPr>
          <w:rFonts w:eastAsia="KaiTi" w:hint="eastAsia"/>
          <w:color w:val="000000" w:themeColor="text1"/>
        </w:rPr>
        <w:t>深圳证券交易所</w:t>
      </w:r>
      <w:r w:rsidRPr="00B03466">
        <w:rPr>
          <w:rFonts w:eastAsia="KaiTi"/>
          <w:color w:val="000000" w:themeColor="text1"/>
        </w:rPr>
        <w:t>的规定履行与本协议相关的信息披露义务。</w:t>
      </w:r>
      <w:r w:rsidRPr="00B03466">
        <w:rPr>
          <w:rFonts w:eastAsia="KaiTi" w:hint="eastAsia"/>
          <w:color w:val="000000" w:themeColor="text1"/>
        </w:rPr>
        <w:t>双方</w:t>
      </w:r>
      <w:r>
        <w:rPr>
          <w:rFonts w:eastAsia="KaiTi" w:hint="eastAsia"/>
          <w:color w:val="000000" w:themeColor="text1"/>
        </w:rPr>
        <w:t>进一步</w:t>
      </w:r>
      <w:r w:rsidRPr="00B03466">
        <w:rPr>
          <w:rFonts w:eastAsia="KaiTi" w:hint="eastAsia"/>
          <w:color w:val="000000" w:themeColor="text1"/>
        </w:rPr>
        <w:t>承诺将严格遵守和履行相关法律、行政法规、证监会行政规章及规范性文件规定的关于一致行动人的义务和责任。如证监会、深圳证券交易所等有关部门要求任何一方对其所持上市公司的全部或股份履行较长期限的锁定义务，双方均同意按照该等部门的要求出具相关承诺</w:t>
      </w:r>
      <w:r>
        <w:rPr>
          <w:rFonts w:eastAsia="KaiTi" w:hint="eastAsia"/>
          <w:color w:val="000000" w:themeColor="text1"/>
        </w:rPr>
        <w:t>。</w:t>
      </w:r>
    </w:p>
    <w:p w14:paraId="7A53F5CB" w14:textId="77777777" w:rsidR="006B3550" w:rsidRDefault="006E5255">
      <w:pPr>
        <w:pStyle w:val="Heading1"/>
        <w:numPr>
          <w:ilvl w:val="0"/>
          <w:numId w:val="3"/>
        </w:numPr>
        <w:spacing w:before="0" w:after="360" w:line="360" w:lineRule="exact"/>
        <w:ind w:left="0"/>
        <w:jc w:val="center"/>
        <w:rPr>
          <w:rFonts w:ascii="Times New Roman" w:eastAsia="KaiTi_GB2312"/>
          <w:b w:val="0"/>
          <w:kern w:val="0"/>
          <w:sz w:val="24"/>
          <w:szCs w:val="24"/>
        </w:rPr>
      </w:pPr>
      <w:bookmarkStart w:id="37" w:name="_Toc192589282"/>
      <w:bookmarkEnd w:id="32"/>
      <w:r>
        <w:rPr>
          <w:rFonts w:ascii="Times New Roman" w:eastAsia="KaiTi_GB2312"/>
          <w:kern w:val="0"/>
          <w:sz w:val="24"/>
          <w:szCs w:val="24"/>
        </w:rPr>
        <w:t>违约及索赔</w:t>
      </w:r>
      <w:bookmarkEnd w:id="37"/>
    </w:p>
    <w:p w14:paraId="02096469" w14:textId="77777777" w:rsidR="006B3550" w:rsidRDefault="006E5255">
      <w:pPr>
        <w:pStyle w:val="ListParagraph"/>
        <w:widowControl w:val="0"/>
        <w:numPr>
          <w:ilvl w:val="0"/>
          <w:numId w:val="10"/>
        </w:numPr>
        <w:autoSpaceDE w:val="0"/>
        <w:autoSpaceDN w:val="0"/>
        <w:adjustRightInd w:val="0"/>
        <w:spacing w:after="360" w:line="360" w:lineRule="exact"/>
        <w:ind w:left="567" w:firstLineChars="0" w:hanging="567"/>
        <w:jc w:val="both"/>
        <w:rPr>
          <w:rFonts w:eastAsia="KaiTi_GB2312"/>
        </w:rPr>
        <w:pPrChange w:id="38" w:author="KWM" w:date="2025-11-18T13:21:00Z">
          <w:pPr>
            <w:pStyle w:val="ListParagraph"/>
            <w:widowControl w:val="0"/>
            <w:autoSpaceDE w:val="0"/>
            <w:autoSpaceDN w:val="0"/>
            <w:adjustRightInd w:val="0"/>
            <w:spacing w:after="360" w:line="360" w:lineRule="exact"/>
            <w:ind w:leftChars="8" w:left="499" w:hangingChars="200" w:hanging="480"/>
            <w:jc w:val="both"/>
          </w:pPr>
        </w:pPrChange>
      </w:pPr>
      <w:del w:id="39" w:author="KWM" w:date="2025-11-18T13:21:00Z">
        <w:r w:rsidDel="0056746D">
          <w:rPr>
            <w:rFonts w:eastAsia="KaiTi" w:hint="eastAsia"/>
            <w:color w:val="000000" w:themeColor="text1"/>
          </w:rPr>
          <w:delText xml:space="preserve">4.1 </w:delText>
        </w:r>
      </w:del>
      <w:r>
        <w:rPr>
          <w:rFonts w:eastAsia="KaiTi" w:hint="eastAsia"/>
          <w:color w:val="000000" w:themeColor="text1"/>
        </w:rPr>
        <w:t>如</w:t>
      </w:r>
      <w:r>
        <w:rPr>
          <w:rFonts w:eastAsia="KaiTi_GB2312"/>
        </w:rPr>
        <w:t>本协议任一方不履行或不全面履行或迟延履行本协议项下其承担的任何义务，或者任一方违反本协议项下任何其声明、陈述、承诺或保证，均构成违约，其应向守约方承担违约责任，负责赔偿守约方因此遭受的经济损失。</w:t>
      </w:r>
    </w:p>
    <w:p w14:paraId="3D5DC6C5" w14:textId="0A51E199" w:rsidR="006B3550" w:rsidRDefault="006E5255">
      <w:pPr>
        <w:pStyle w:val="ListParagraph"/>
        <w:widowControl w:val="0"/>
        <w:numPr>
          <w:ilvl w:val="0"/>
          <w:numId w:val="10"/>
        </w:numPr>
        <w:autoSpaceDE w:val="0"/>
        <w:autoSpaceDN w:val="0"/>
        <w:adjustRightInd w:val="0"/>
        <w:spacing w:after="360" w:line="360" w:lineRule="exact"/>
        <w:ind w:left="567" w:firstLineChars="0" w:hanging="567"/>
        <w:jc w:val="both"/>
        <w:rPr>
          <w:rFonts w:eastAsia="KaiTi_GB2312"/>
        </w:rPr>
        <w:pPrChange w:id="40" w:author="KWM" w:date="2025-11-18T13:21:00Z">
          <w:pPr>
            <w:pStyle w:val="ListParagraph"/>
            <w:widowControl w:val="0"/>
            <w:autoSpaceDE w:val="0"/>
            <w:autoSpaceDN w:val="0"/>
            <w:adjustRightInd w:val="0"/>
            <w:spacing w:after="360" w:line="360" w:lineRule="exact"/>
            <w:ind w:left="480" w:hangingChars="200" w:hanging="480"/>
            <w:jc w:val="both"/>
          </w:pPr>
        </w:pPrChange>
      </w:pPr>
      <w:del w:id="41" w:author="KWM" w:date="2025-11-18T13:21:00Z">
        <w:r w:rsidDel="0056746D">
          <w:rPr>
            <w:rFonts w:eastAsia="KaiTi" w:hint="eastAsia"/>
            <w:color w:val="000000" w:themeColor="text1"/>
          </w:rPr>
          <w:delText xml:space="preserve">4.2 </w:delText>
        </w:r>
      </w:del>
      <w:r>
        <w:rPr>
          <w:rFonts w:eastAsia="KaiTi_GB2312"/>
        </w:rPr>
        <w:t>即使违约方按上述约定向守约方进行了赔偿，守约方仍有权选择要求违约方继续履行本协议。</w:t>
      </w:r>
    </w:p>
    <w:p w14:paraId="519F3701" w14:textId="77777777" w:rsidR="006B3550" w:rsidRDefault="006E5255">
      <w:pPr>
        <w:pStyle w:val="Heading1"/>
        <w:numPr>
          <w:ilvl w:val="0"/>
          <w:numId w:val="3"/>
        </w:numPr>
        <w:spacing w:before="0" w:after="360" w:line="360" w:lineRule="exact"/>
        <w:ind w:left="0"/>
        <w:jc w:val="center"/>
        <w:rPr>
          <w:rFonts w:ascii="Times New Roman" w:eastAsia="KaiTi_GB2312"/>
          <w:kern w:val="0"/>
          <w:sz w:val="24"/>
          <w:szCs w:val="24"/>
        </w:rPr>
      </w:pPr>
      <w:bookmarkStart w:id="42" w:name="_DV_M338"/>
      <w:bookmarkStart w:id="43" w:name="_Toc192589284"/>
      <w:bookmarkEnd w:id="42"/>
      <w:r>
        <w:rPr>
          <w:rFonts w:ascii="Times New Roman" w:eastAsia="KaiTi_GB2312"/>
          <w:kern w:val="0"/>
          <w:sz w:val="24"/>
          <w:szCs w:val="24"/>
        </w:rPr>
        <w:t>法律的适用和争议解决</w:t>
      </w:r>
      <w:bookmarkEnd w:id="43"/>
    </w:p>
    <w:p w14:paraId="640DFE1F" w14:textId="1DB6BBF5" w:rsidR="006B3550" w:rsidRDefault="006E5255">
      <w:pPr>
        <w:pStyle w:val="ListParagraph"/>
        <w:widowControl w:val="0"/>
        <w:numPr>
          <w:ilvl w:val="0"/>
          <w:numId w:val="11"/>
        </w:numPr>
        <w:autoSpaceDE w:val="0"/>
        <w:autoSpaceDN w:val="0"/>
        <w:adjustRightInd w:val="0"/>
        <w:spacing w:after="360" w:line="360" w:lineRule="exact"/>
        <w:ind w:left="567" w:firstLineChars="0" w:hanging="567"/>
        <w:jc w:val="both"/>
        <w:rPr>
          <w:rFonts w:eastAsia="KaiTi_GB2312"/>
        </w:rPr>
        <w:pPrChange w:id="44" w:author="KWM" w:date="2025-11-18T13:22:00Z">
          <w:pPr>
            <w:pStyle w:val="ListParagraph"/>
            <w:widowControl w:val="0"/>
            <w:autoSpaceDE w:val="0"/>
            <w:autoSpaceDN w:val="0"/>
            <w:adjustRightInd w:val="0"/>
            <w:spacing w:after="360" w:line="360" w:lineRule="exact"/>
            <w:ind w:left="480" w:hangingChars="200" w:hanging="480"/>
            <w:jc w:val="both"/>
          </w:pPr>
        </w:pPrChange>
      </w:pPr>
      <w:bookmarkStart w:id="45" w:name="_DV_M341"/>
      <w:bookmarkStart w:id="46" w:name="_DV_M340"/>
      <w:bookmarkStart w:id="47" w:name="_DV_M342"/>
      <w:bookmarkEnd w:id="45"/>
      <w:bookmarkEnd w:id="46"/>
      <w:bookmarkEnd w:id="47"/>
      <w:del w:id="48" w:author="KWM" w:date="2025-11-18T13:21:00Z">
        <w:r w:rsidDel="0056746D">
          <w:rPr>
            <w:rFonts w:eastAsia="KaiTi_GB2312" w:hint="eastAsia"/>
          </w:rPr>
          <w:delText xml:space="preserve">5.1 </w:delText>
        </w:r>
      </w:del>
      <w:r>
        <w:rPr>
          <w:rFonts w:eastAsia="KaiTi_GB2312"/>
        </w:rPr>
        <w:t>本协议的订立、生效、履行、修改、解释和终止均适用中国法律，仅为本协议之目的，中国法律不包括仅在香港特别行政区、澳门特别行政区以及中</w:t>
      </w:r>
      <w:r>
        <w:rPr>
          <w:rFonts w:eastAsia="KaiTi_GB2312"/>
        </w:rPr>
        <w:lastRenderedPageBreak/>
        <w:t>国台湾实施的法律。</w:t>
      </w:r>
    </w:p>
    <w:p w14:paraId="07DAE686" w14:textId="7297DC80" w:rsidR="006B3550" w:rsidRDefault="006E5255">
      <w:pPr>
        <w:pStyle w:val="ListParagraph"/>
        <w:widowControl w:val="0"/>
        <w:numPr>
          <w:ilvl w:val="0"/>
          <w:numId w:val="11"/>
        </w:numPr>
        <w:autoSpaceDE w:val="0"/>
        <w:autoSpaceDN w:val="0"/>
        <w:adjustRightInd w:val="0"/>
        <w:spacing w:after="360" w:line="360" w:lineRule="exact"/>
        <w:ind w:left="567" w:firstLineChars="0" w:hanging="567"/>
        <w:jc w:val="both"/>
        <w:rPr>
          <w:rFonts w:eastAsia="KaiTi_GB2312"/>
        </w:rPr>
        <w:pPrChange w:id="49" w:author="KWM" w:date="2025-11-18T13:22:00Z">
          <w:pPr>
            <w:pStyle w:val="ListParagraph"/>
            <w:widowControl w:val="0"/>
            <w:autoSpaceDE w:val="0"/>
            <w:autoSpaceDN w:val="0"/>
            <w:adjustRightInd w:val="0"/>
            <w:spacing w:after="360" w:line="360" w:lineRule="exact"/>
            <w:ind w:left="480" w:hangingChars="200" w:hanging="480"/>
            <w:jc w:val="both"/>
          </w:pPr>
        </w:pPrChange>
      </w:pPr>
      <w:del w:id="50" w:author="KWM" w:date="2025-11-18T13:21:00Z">
        <w:r w:rsidDel="0056746D">
          <w:rPr>
            <w:rFonts w:eastAsia="KaiTi_GB2312" w:hint="eastAsia"/>
          </w:rPr>
          <w:delText xml:space="preserve">5.2 </w:delText>
        </w:r>
      </w:del>
      <w:r>
        <w:rPr>
          <w:rFonts w:eastAsia="KaiTi_GB2312" w:hint="eastAsia"/>
        </w:rPr>
        <w:t>凡因本协议所发生的或与本协议有关的任何争议，双方应争取以友好协商方式解决。如果不能协商解决，任何一方可向乙方住所地有管辖权的人民法院提起诉讼。</w:t>
      </w:r>
    </w:p>
    <w:p w14:paraId="73CA4E6F" w14:textId="1FD612B1" w:rsidR="006B3550" w:rsidRDefault="006E5255">
      <w:pPr>
        <w:pStyle w:val="ListParagraph"/>
        <w:widowControl w:val="0"/>
        <w:numPr>
          <w:ilvl w:val="0"/>
          <w:numId w:val="11"/>
        </w:numPr>
        <w:autoSpaceDE w:val="0"/>
        <w:autoSpaceDN w:val="0"/>
        <w:adjustRightInd w:val="0"/>
        <w:spacing w:after="360" w:line="360" w:lineRule="exact"/>
        <w:ind w:left="567" w:firstLineChars="0" w:hanging="567"/>
        <w:jc w:val="both"/>
        <w:rPr>
          <w:rFonts w:eastAsia="KaiTi_GB2312"/>
        </w:rPr>
        <w:pPrChange w:id="51" w:author="KWM" w:date="2025-11-18T13:22:00Z">
          <w:pPr>
            <w:pStyle w:val="ListParagraph"/>
            <w:widowControl w:val="0"/>
            <w:autoSpaceDE w:val="0"/>
            <w:autoSpaceDN w:val="0"/>
            <w:adjustRightInd w:val="0"/>
            <w:spacing w:after="360" w:line="360" w:lineRule="exact"/>
            <w:ind w:firstLineChars="0" w:firstLine="0"/>
            <w:jc w:val="both"/>
          </w:pPr>
        </w:pPrChange>
      </w:pPr>
      <w:del w:id="52" w:author="KWM" w:date="2025-11-18T13:21:00Z">
        <w:r w:rsidDel="0056746D">
          <w:rPr>
            <w:rFonts w:eastAsia="KaiTi_GB2312" w:hint="eastAsia"/>
          </w:rPr>
          <w:delText xml:space="preserve">5.3 </w:delText>
        </w:r>
      </w:del>
      <w:r>
        <w:rPr>
          <w:rFonts w:eastAsia="KaiTi_GB2312"/>
        </w:rPr>
        <w:t>本协议解除，不影响本协议中有关补偿、违约、索赔条款的效力。</w:t>
      </w:r>
    </w:p>
    <w:p w14:paraId="332FFB86" w14:textId="77777777" w:rsidR="006B3550" w:rsidRDefault="006E5255">
      <w:pPr>
        <w:pStyle w:val="Heading1"/>
        <w:numPr>
          <w:ilvl w:val="0"/>
          <w:numId w:val="3"/>
        </w:numPr>
        <w:spacing w:before="0" w:after="360" w:line="360" w:lineRule="exact"/>
        <w:ind w:left="0"/>
        <w:jc w:val="center"/>
        <w:rPr>
          <w:rFonts w:ascii="Times New Roman" w:eastAsia="KaiTi_GB2312"/>
          <w:kern w:val="0"/>
          <w:sz w:val="24"/>
          <w:szCs w:val="24"/>
        </w:rPr>
      </w:pPr>
      <w:bookmarkStart w:id="53" w:name="_DV_M365"/>
      <w:bookmarkStart w:id="54" w:name="_DV_M359"/>
      <w:bookmarkStart w:id="55" w:name="_DV_M354"/>
      <w:bookmarkStart w:id="56" w:name="_DV_M352"/>
      <w:bookmarkStart w:id="57" w:name="_DV_M362"/>
      <w:bookmarkStart w:id="58" w:name="_DV_M361"/>
      <w:bookmarkStart w:id="59" w:name="_DV_IPM216"/>
      <w:bookmarkStart w:id="60" w:name="_DV_IPM221"/>
      <w:bookmarkStart w:id="61" w:name="_DV_M357"/>
      <w:bookmarkStart w:id="62" w:name="_DV_M356"/>
      <w:bookmarkStart w:id="63" w:name="_DV_M353"/>
      <w:bookmarkStart w:id="64" w:name="_DV_IPM215"/>
      <w:bookmarkStart w:id="65" w:name="_DV_M360"/>
      <w:bookmarkStart w:id="66" w:name="_DV_M363"/>
      <w:bookmarkStart w:id="67" w:name="_DV_M358"/>
      <w:bookmarkStart w:id="68" w:name="_Toc192589285"/>
      <w:bookmarkStart w:id="69" w:name="_Ref185064939"/>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Pr>
          <w:rFonts w:ascii="Times New Roman" w:eastAsia="KaiTi_GB2312"/>
          <w:kern w:val="0"/>
          <w:sz w:val="24"/>
          <w:szCs w:val="24"/>
        </w:rPr>
        <w:t>不可抗力</w:t>
      </w:r>
      <w:bookmarkEnd w:id="68"/>
      <w:bookmarkEnd w:id="69"/>
    </w:p>
    <w:p w14:paraId="52D11F9E" w14:textId="172A5089" w:rsidR="006B3550" w:rsidRDefault="006E5255">
      <w:pPr>
        <w:pStyle w:val="ListParagraph"/>
        <w:widowControl w:val="0"/>
        <w:numPr>
          <w:ilvl w:val="0"/>
          <w:numId w:val="12"/>
        </w:numPr>
        <w:autoSpaceDE w:val="0"/>
        <w:autoSpaceDN w:val="0"/>
        <w:adjustRightInd w:val="0"/>
        <w:spacing w:after="360" w:line="360" w:lineRule="exact"/>
        <w:ind w:left="567" w:firstLineChars="0" w:hanging="567"/>
        <w:jc w:val="both"/>
        <w:rPr>
          <w:rFonts w:eastAsia="KaiTi_GB2312"/>
        </w:rPr>
        <w:pPrChange w:id="70" w:author="KWM" w:date="2025-11-18T13:22:00Z">
          <w:pPr>
            <w:pStyle w:val="ListParagraph"/>
            <w:widowControl w:val="0"/>
            <w:autoSpaceDE w:val="0"/>
            <w:autoSpaceDN w:val="0"/>
            <w:adjustRightInd w:val="0"/>
            <w:spacing w:after="360" w:line="360" w:lineRule="exact"/>
            <w:ind w:left="480" w:hangingChars="200" w:hanging="480"/>
            <w:jc w:val="both"/>
          </w:pPr>
        </w:pPrChange>
      </w:pPr>
      <w:bookmarkStart w:id="71" w:name="_DV_M366"/>
      <w:bookmarkStart w:id="72" w:name="_DV_M367"/>
      <w:bookmarkStart w:id="73" w:name="_Ref33149451"/>
      <w:bookmarkEnd w:id="71"/>
      <w:bookmarkEnd w:id="72"/>
      <w:del w:id="74" w:author="KWM" w:date="2025-11-18T13:22:00Z">
        <w:r w:rsidDel="0056746D">
          <w:rPr>
            <w:rFonts w:eastAsia="KaiTi_GB2312" w:hint="eastAsia"/>
          </w:rPr>
          <w:delText xml:space="preserve">6.1 </w:delText>
        </w:r>
      </w:del>
      <w:r>
        <w:rPr>
          <w:rFonts w:eastAsia="KaiTi_GB2312"/>
        </w:rPr>
        <w:t>本协议所称不可抗力事件是指不可抗力受影响一方不能合理控制的，无法预料或即使可预料到也不可避免且无法克服，并于本协议签署日之后出现的，使该方对本协议全部或部分的履行在客观上成为不可能或不实际的任何事件。此等事件包括但不限于水灾、火灾、旱灾、台风、地震及其它自然灾害、交通意外、罢工、暴乱及战争（不论曾否宣战）、国家法律法规、政策、监管要求的颁布、修订或废止、以及政府部门的作为及不作为。</w:t>
      </w:r>
    </w:p>
    <w:bookmarkEnd w:id="73"/>
    <w:p w14:paraId="6DBE803C" w14:textId="5807F9CA" w:rsidR="006B3550" w:rsidRDefault="006E5255">
      <w:pPr>
        <w:pStyle w:val="ListParagraph"/>
        <w:widowControl w:val="0"/>
        <w:numPr>
          <w:ilvl w:val="0"/>
          <w:numId w:val="12"/>
        </w:numPr>
        <w:autoSpaceDE w:val="0"/>
        <w:autoSpaceDN w:val="0"/>
        <w:adjustRightInd w:val="0"/>
        <w:spacing w:after="360" w:line="360" w:lineRule="exact"/>
        <w:ind w:left="567" w:firstLineChars="0" w:hanging="567"/>
        <w:jc w:val="both"/>
        <w:rPr>
          <w:rFonts w:eastAsia="KaiTi_GB2312"/>
        </w:rPr>
        <w:pPrChange w:id="75" w:author="KWM" w:date="2025-11-18T13:22:00Z">
          <w:pPr>
            <w:pStyle w:val="ListParagraph"/>
            <w:widowControl w:val="0"/>
            <w:autoSpaceDE w:val="0"/>
            <w:autoSpaceDN w:val="0"/>
            <w:adjustRightInd w:val="0"/>
            <w:spacing w:after="360" w:line="360" w:lineRule="exact"/>
            <w:ind w:left="480" w:hangingChars="200" w:hanging="480"/>
            <w:jc w:val="both"/>
          </w:pPr>
        </w:pPrChange>
      </w:pPr>
      <w:del w:id="76" w:author="KWM" w:date="2025-11-18T13:22:00Z">
        <w:r w:rsidDel="0056746D">
          <w:rPr>
            <w:rFonts w:eastAsia="KaiTi_GB2312" w:hint="eastAsia"/>
          </w:rPr>
          <w:delText xml:space="preserve">6.2 </w:delText>
        </w:r>
      </w:del>
      <w:r>
        <w:rPr>
          <w:rFonts w:eastAsia="KaiTi_GB2312"/>
        </w:rPr>
        <w:t>声称受到不可抗力事件影响的一方应尽可能在最短的时间内通过书面形式将不可抗力事件的发生通知其他方。声称不可抗力事件导致其对本协议的履行在客观上成为不可能或不实际的一方，有责任尽一切合理的努力消除或减轻此等不可抗力事件的影响。</w:t>
      </w:r>
    </w:p>
    <w:p w14:paraId="404A7CE0" w14:textId="45069652" w:rsidR="006B3550" w:rsidRDefault="006E5255">
      <w:pPr>
        <w:pStyle w:val="ListParagraph"/>
        <w:widowControl w:val="0"/>
        <w:numPr>
          <w:ilvl w:val="0"/>
          <w:numId w:val="12"/>
        </w:numPr>
        <w:autoSpaceDE w:val="0"/>
        <w:autoSpaceDN w:val="0"/>
        <w:adjustRightInd w:val="0"/>
        <w:spacing w:after="360" w:line="360" w:lineRule="exact"/>
        <w:ind w:left="567" w:firstLineChars="0" w:hanging="567"/>
        <w:jc w:val="both"/>
        <w:rPr>
          <w:rFonts w:eastAsia="KaiTi_GB2312"/>
        </w:rPr>
        <w:pPrChange w:id="77" w:author="KWM" w:date="2025-11-18T13:22:00Z">
          <w:pPr>
            <w:pStyle w:val="ListParagraph"/>
            <w:widowControl w:val="0"/>
            <w:autoSpaceDE w:val="0"/>
            <w:autoSpaceDN w:val="0"/>
            <w:adjustRightInd w:val="0"/>
            <w:spacing w:after="360" w:line="360" w:lineRule="exact"/>
            <w:ind w:left="480" w:hangingChars="200" w:hanging="480"/>
            <w:jc w:val="both"/>
          </w:pPr>
        </w:pPrChange>
      </w:pPr>
      <w:bookmarkStart w:id="78" w:name="_Ref33149588"/>
      <w:del w:id="79" w:author="KWM" w:date="2025-11-18T13:22:00Z">
        <w:r w:rsidDel="0056746D">
          <w:rPr>
            <w:rFonts w:eastAsia="KaiTi_GB2312" w:hint="eastAsia"/>
          </w:rPr>
          <w:delText xml:space="preserve">6.3 </w:delText>
        </w:r>
      </w:del>
      <w:r>
        <w:rPr>
          <w:rFonts w:eastAsia="KaiTi_GB2312"/>
        </w:rPr>
        <w:t>任何一方由于受到</w:t>
      </w:r>
      <w:r w:rsidR="009F24B9">
        <w:rPr>
          <w:rFonts w:eastAsia="KaiTi_GB2312"/>
        </w:rPr>
        <w:t>第</w:t>
      </w:r>
      <w:r w:rsidR="009F24B9">
        <w:rPr>
          <w:rFonts w:eastAsia="KaiTi_GB2312"/>
        </w:rPr>
        <w:t>6</w:t>
      </w:r>
      <w:r>
        <w:rPr>
          <w:rFonts w:eastAsia="KaiTi_GB2312"/>
        </w:rPr>
        <w:t>.1</w:t>
      </w:r>
      <w:r>
        <w:rPr>
          <w:rFonts w:eastAsia="KaiTi_GB2312"/>
        </w:rPr>
        <w:t>条</w:t>
      </w:r>
      <w:r w:rsidR="009F24B9">
        <w:rPr>
          <w:rFonts w:eastAsia="KaiTi_GB2312" w:hint="eastAsia"/>
        </w:rPr>
        <w:t>约</w:t>
      </w:r>
      <w:r>
        <w:rPr>
          <w:rFonts w:eastAsia="KaiTi_GB2312"/>
        </w:rPr>
        <w:t>定的不可抗力事件的影响，部分或全部不能履行本协议项下的义务，将不构成违约，该义务的履行在不可抗力事件妨碍其履行期间应予中止。不可抗力事件或其影响终止或消除后，双方须立即恢复履行各自在本协议项下的各项义务。如不可抗力事件及其影响持续</w:t>
      </w:r>
      <w:r>
        <w:rPr>
          <w:rFonts w:eastAsia="KaiTi_GB2312"/>
        </w:rPr>
        <w:t>30</w:t>
      </w:r>
      <w:r>
        <w:rPr>
          <w:rFonts w:eastAsia="KaiTi_GB2312"/>
        </w:rPr>
        <w:t>日或以上并且致使协议任何一方丧失继续履行本协议的能力，则任何一方有权决定终止本协议。</w:t>
      </w:r>
      <w:bookmarkEnd w:id="78"/>
    </w:p>
    <w:p w14:paraId="04A5799E" w14:textId="77777777" w:rsidR="006B3550" w:rsidRDefault="006E5255">
      <w:pPr>
        <w:pStyle w:val="Heading1"/>
        <w:numPr>
          <w:ilvl w:val="0"/>
          <w:numId w:val="3"/>
        </w:numPr>
        <w:spacing w:before="0" w:after="360" w:line="360" w:lineRule="exact"/>
        <w:ind w:left="0"/>
        <w:jc w:val="center"/>
        <w:rPr>
          <w:rFonts w:ascii="Times New Roman" w:eastAsia="KaiTi_GB2312"/>
          <w:kern w:val="0"/>
          <w:sz w:val="24"/>
          <w:szCs w:val="24"/>
        </w:rPr>
      </w:pPr>
      <w:bookmarkStart w:id="80" w:name="_DV_M273"/>
      <w:bookmarkEnd w:id="80"/>
      <w:r>
        <w:rPr>
          <w:rFonts w:ascii="Times New Roman" w:eastAsia="KaiTi_GB2312"/>
          <w:kern w:val="0"/>
          <w:sz w:val="24"/>
          <w:szCs w:val="24"/>
        </w:rPr>
        <w:t>其他</w:t>
      </w:r>
    </w:p>
    <w:p w14:paraId="5B374683" w14:textId="4555302A" w:rsidR="006B3550" w:rsidRDefault="006E5255">
      <w:pPr>
        <w:pStyle w:val="ListParagraph"/>
        <w:widowControl w:val="0"/>
        <w:numPr>
          <w:ilvl w:val="0"/>
          <w:numId w:val="13"/>
        </w:numPr>
        <w:autoSpaceDE w:val="0"/>
        <w:autoSpaceDN w:val="0"/>
        <w:adjustRightInd w:val="0"/>
        <w:spacing w:after="360" w:line="360" w:lineRule="exact"/>
        <w:ind w:left="567" w:firstLineChars="0" w:hanging="567"/>
        <w:jc w:val="both"/>
        <w:rPr>
          <w:rFonts w:eastAsia="KaiTi_GB2312"/>
        </w:rPr>
        <w:pPrChange w:id="81" w:author="KWM" w:date="2025-11-18T13:23:00Z">
          <w:pPr>
            <w:pStyle w:val="ListParagraph"/>
            <w:widowControl w:val="0"/>
            <w:autoSpaceDE w:val="0"/>
            <w:autoSpaceDN w:val="0"/>
            <w:adjustRightInd w:val="0"/>
            <w:spacing w:after="360" w:line="360" w:lineRule="exact"/>
            <w:ind w:left="480" w:hangingChars="200" w:hanging="480"/>
            <w:jc w:val="both"/>
          </w:pPr>
        </w:pPrChange>
      </w:pPr>
      <w:del w:id="82" w:author="KWM" w:date="2025-11-18T13:23:00Z">
        <w:r w:rsidDel="0056746D">
          <w:rPr>
            <w:rFonts w:eastAsia="KaiTi_GB2312" w:hint="eastAsia"/>
          </w:rPr>
          <w:delText xml:space="preserve">7.1 </w:delText>
        </w:r>
      </w:del>
      <w:r>
        <w:rPr>
          <w:rFonts w:eastAsia="KaiTi_GB2312"/>
        </w:rPr>
        <w:t>本协议自甲方和乙方的法定代表人或授权代表签字并加盖公章之日起成立并生效。</w:t>
      </w:r>
    </w:p>
    <w:p w14:paraId="7298FE8E" w14:textId="450442A8" w:rsidR="006B3550" w:rsidRDefault="006E5255">
      <w:pPr>
        <w:pStyle w:val="ListParagraph"/>
        <w:widowControl w:val="0"/>
        <w:numPr>
          <w:ilvl w:val="0"/>
          <w:numId w:val="13"/>
        </w:numPr>
        <w:autoSpaceDE w:val="0"/>
        <w:autoSpaceDN w:val="0"/>
        <w:adjustRightInd w:val="0"/>
        <w:spacing w:after="360" w:line="360" w:lineRule="exact"/>
        <w:ind w:left="567" w:firstLineChars="0" w:hanging="567"/>
        <w:jc w:val="both"/>
        <w:rPr>
          <w:rFonts w:eastAsia="KaiTi_GB2312"/>
        </w:rPr>
        <w:pPrChange w:id="83" w:author="KWM" w:date="2025-11-18T13:23:00Z">
          <w:pPr>
            <w:pStyle w:val="ListParagraph"/>
            <w:widowControl w:val="0"/>
            <w:autoSpaceDE w:val="0"/>
            <w:autoSpaceDN w:val="0"/>
            <w:adjustRightInd w:val="0"/>
            <w:spacing w:after="360" w:line="360" w:lineRule="exact"/>
            <w:ind w:left="480" w:hangingChars="200" w:hanging="480"/>
            <w:jc w:val="both"/>
          </w:pPr>
        </w:pPrChange>
      </w:pPr>
      <w:del w:id="84" w:author="KWM" w:date="2025-11-18T13:23:00Z">
        <w:r w:rsidDel="0056746D">
          <w:rPr>
            <w:rFonts w:eastAsia="KaiTi_GB2312" w:hint="eastAsia"/>
          </w:rPr>
          <w:delText xml:space="preserve">7.2 </w:delText>
        </w:r>
      </w:del>
      <w:r>
        <w:rPr>
          <w:rFonts w:eastAsia="KaiTi_GB2312"/>
        </w:rPr>
        <w:t>非经本协议其他方事先书面同意，任一方均不得将本协议项下的任何权利、义务全部或部分转让予第三方。本协议应对双方及其各自的承继者和允许的受让方有约束力。</w:t>
      </w:r>
    </w:p>
    <w:p w14:paraId="726A8E29" w14:textId="6C37D2C5" w:rsidR="006B3550" w:rsidRDefault="006E5255">
      <w:pPr>
        <w:pStyle w:val="ListParagraph"/>
        <w:widowControl w:val="0"/>
        <w:numPr>
          <w:ilvl w:val="0"/>
          <w:numId w:val="13"/>
        </w:numPr>
        <w:autoSpaceDE w:val="0"/>
        <w:autoSpaceDN w:val="0"/>
        <w:adjustRightInd w:val="0"/>
        <w:spacing w:after="360" w:line="360" w:lineRule="exact"/>
        <w:ind w:left="567" w:firstLineChars="0" w:hanging="567"/>
        <w:jc w:val="both"/>
        <w:rPr>
          <w:rFonts w:eastAsia="KaiTi_GB2312"/>
        </w:rPr>
        <w:pPrChange w:id="85" w:author="KWM" w:date="2025-11-18T13:23:00Z">
          <w:pPr>
            <w:pStyle w:val="ListParagraph"/>
            <w:widowControl w:val="0"/>
            <w:autoSpaceDE w:val="0"/>
            <w:autoSpaceDN w:val="0"/>
            <w:adjustRightInd w:val="0"/>
            <w:spacing w:after="360" w:line="360" w:lineRule="exact"/>
            <w:ind w:left="480" w:hangingChars="200" w:hanging="480"/>
            <w:jc w:val="both"/>
          </w:pPr>
        </w:pPrChange>
      </w:pPr>
      <w:del w:id="86" w:author="KWM" w:date="2025-11-18T13:23:00Z">
        <w:r w:rsidDel="0056746D">
          <w:rPr>
            <w:rFonts w:eastAsia="KaiTi_GB2312" w:hint="eastAsia"/>
          </w:rPr>
          <w:lastRenderedPageBreak/>
          <w:delText xml:space="preserve">7.3 </w:delText>
        </w:r>
      </w:del>
      <w:r>
        <w:rPr>
          <w:rFonts w:eastAsia="KaiTi_GB2312"/>
        </w:rPr>
        <w:t>本协议任一方对权利的放弃仅以书面形式作出方为有效。任一方未行使或迟延行使其在本协议项下的任何权利或救济不构成弃权；任一方部分行使权利或救济亦不得阻碍其行使其它权利或救济，但本款所述事宜在本协议另有约定的除外。</w:t>
      </w:r>
    </w:p>
    <w:p w14:paraId="7CDCAF68" w14:textId="349DCE32" w:rsidR="006B3550" w:rsidRDefault="006E5255">
      <w:pPr>
        <w:pStyle w:val="ListParagraph"/>
        <w:widowControl w:val="0"/>
        <w:numPr>
          <w:ilvl w:val="0"/>
          <w:numId w:val="13"/>
        </w:numPr>
        <w:autoSpaceDE w:val="0"/>
        <w:autoSpaceDN w:val="0"/>
        <w:adjustRightInd w:val="0"/>
        <w:spacing w:after="360" w:line="360" w:lineRule="exact"/>
        <w:ind w:left="567" w:firstLineChars="0" w:hanging="567"/>
        <w:jc w:val="both"/>
        <w:rPr>
          <w:rFonts w:eastAsia="KaiTi_GB2312"/>
        </w:rPr>
        <w:pPrChange w:id="87" w:author="KWM" w:date="2025-11-18T13:23:00Z">
          <w:pPr>
            <w:pStyle w:val="ListParagraph"/>
            <w:widowControl w:val="0"/>
            <w:autoSpaceDE w:val="0"/>
            <w:autoSpaceDN w:val="0"/>
            <w:adjustRightInd w:val="0"/>
            <w:spacing w:after="360" w:line="360" w:lineRule="exact"/>
            <w:ind w:left="480" w:hangingChars="200" w:hanging="480"/>
            <w:jc w:val="both"/>
          </w:pPr>
        </w:pPrChange>
      </w:pPr>
      <w:del w:id="88" w:author="KWM" w:date="2025-11-18T13:23:00Z">
        <w:r w:rsidDel="0056746D">
          <w:rPr>
            <w:rFonts w:eastAsia="KaiTi_GB2312" w:hint="eastAsia"/>
          </w:rPr>
          <w:delText xml:space="preserve">7.4 </w:delText>
        </w:r>
      </w:del>
      <w:r>
        <w:rPr>
          <w:rFonts w:eastAsia="KaiTi_GB2312"/>
        </w:rPr>
        <w:t>如本协议的任何条款或部分被法院或任何对本协议有司法管辖权的机构认定为无效或失效，本协议的其余约定之有效性、合法性及可执行性将不受任何影响或其效力将不被削弱，双方可协商一致，以新的约定代替被视为无效、不合法或不能执行的约定。</w:t>
      </w:r>
    </w:p>
    <w:p w14:paraId="39421401" w14:textId="24FC2D1B" w:rsidR="006B3550" w:rsidRDefault="006E5255">
      <w:pPr>
        <w:pStyle w:val="ListParagraph"/>
        <w:widowControl w:val="0"/>
        <w:numPr>
          <w:ilvl w:val="0"/>
          <w:numId w:val="13"/>
        </w:numPr>
        <w:autoSpaceDE w:val="0"/>
        <w:autoSpaceDN w:val="0"/>
        <w:adjustRightInd w:val="0"/>
        <w:spacing w:after="360" w:line="360" w:lineRule="exact"/>
        <w:ind w:left="567" w:firstLineChars="0" w:hanging="567"/>
        <w:jc w:val="both"/>
        <w:rPr>
          <w:rFonts w:eastAsia="KaiTi_GB2312"/>
        </w:rPr>
        <w:pPrChange w:id="89" w:author="KWM" w:date="2025-11-18T13:23:00Z">
          <w:pPr>
            <w:pStyle w:val="ListParagraph"/>
            <w:widowControl w:val="0"/>
            <w:autoSpaceDE w:val="0"/>
            <w:autoSpaceDN w:val="0"/>
            <w:adjustRightInd w:val="0"/>
            <w:spacing w:after="360" w:line="360" w:lineRule="exact"/>
            <w:ind w:left="480" w:hangingChars="200" w:hanging="480"/>
            <w:jc w:val="both"/>
          </w:pPr>
        </w:pPrChange>
      </w:pPr>
      <w:del w:id="90" w:author="KWM" w:date="2025-11-18T13:24:00Z">
        <w:r w:rsidDel="0056746D">
          <w:rPr>
            <w:rFonts w:eastAsia="KaiTi_GB2312" w:hint="eastAsia"/>
          </w:rPr>
          <w:delText xml:space="preserve">7.5 </w:delText>
        </w:r>
      </w:del>
      <w:r>
        <w:rPr>
          <w:rFonts w:eastAsia="KaiTi_GB2312"/>
        </w:rPr>
        <w:t>本协议的任何变更，均需由双方以书面形式正式签署补充协议，补充协议为本协议的有效组成部分，与本协议具有同等法律效力。如补充协议与本协议不一致，以补充协议为准；如有多份补充协议，以签订时间在后的补充协议为准。</w:t>
      </w:r>
    </w:p>
    <w:p w14:paraId="37064181" w14:textId="795B2F95" w:rsidR="006B3550" w:rsidRDefault="006E5255">
      <w:pPr>
        <w:pStyle w:val="ListParagraph"/>
        <w:widowControl w:val="0"/>
        <w:numPr>
          <w:ilvl w:val="0"/>
          <w:numId w:val="13"/>
        </w:numPr>
        <w:autoSpaceDE w:val="0"/>
        <w:autoSpaceDN w:val="0"/>
        <w:adjustRightInd w:val="0"/>
        <w:spacing w:after="360" w:line="360" w:lineRule="exact"/>
        <w:ind w:left="567" w:firstLineChars="0" w:hanging="567"/>
        <w:jc w:val="both"/>
        <w:rPr>
          <w:rFonts w:eastAsia="KaiTi_GB2312"/>
        </w:rPr>
        <w:pPrChange w:id="91" w:author="KWM" w:date="2025-11-18T13:23:00Z">
          <w:pPr>
            <w:pStyle w:val="ListParagraph"/>
            <w:widowControl w:val="0"/>
            <w:autoSpaceDE w:val="0"/>
            <w:autoSpaceDN w:val="0"/>
            <w:adjustRightInd w:val="0"/>
            <w:spacing w:after="360" w:line="360" w:lineRule="exact"/>
            <w:ind w:left="480" w:hangingChars="200" w:hanging="480"/>
            <w:jc w:val="both"/>
          </w:pPr>
        </w:pPrChange>
      </w:pPr>
      <w:del w:id="92" w:author="KWM" w:date="2025-11-18T13:24:00Z">
        <w:r w:rsidDel="0056746D">
          <w:rPr>
            <w:rFonts w:eastAsia="KaiTi_GB2312" w:hint="eastAsia"/>
          </w:rPr>
          <w:delText xml:space="preserve">7.6 </w:delText>
        </w:r>
      </w:del>
      <w:r>
        <w:rPr>
          <w:rFonts w:eastAsia="KaiTi_GB2312"/>
        </w:rPr>
        <w:t>本协议一式</w:t>
      </w:r>
      <w:del w:id="93" w:author="KWM" w:date="2025-11-18T13:18:00Z">
        <w:r w:rsidDel="0056746D">
          <w:rPr>
            <w:rFonts w:eastAsia="KaiTi_GB2312" w:hint="eastAsia"/>
          </w:rPr>
          <w:delText>【】</w:delText>
        </w:r>
      </w:del>
      <w:ins w:id="94" w:author="KWM" w:date="2025-11-18T13:18:00Z">
        <w:r w:rsidR="0056746D">
          <w:rPr>
            <w:rFonts w:eastAsia="KaiTi_GB2312" w:hint="eastAsia"/>
          </w:rPr>
          <w:t>四</w:t>
        </w:r>
      </w:ins>
      <w:r>
        <w:rPr>
          <w:rFonts w:eastAsia="KaiTi_GB2312"/>
        </w:rPr>
        <w:t>份，双方各持</w:t>
      </w:r>
      <w:del w:id="95" w:author="KWM" w:date="2025-11-18T13:18:00Z">
        <w:r w:rsidDel="0056746D">
          <w:rPr>
            <w:rFonts w:eastAsia="KaiTi_GB2312" w:hint="eastAsia"/>
          </w:rPr>
          <w:delText>【】</w:delText>
        </w:r>
      </w:del>
      <w:ins w:id="96" w:author="KWM" w:date="2025-11-18T13:18:00Z">
        <w:r w:rsidR="0056746D">
          <w:rPr>
            <w:rFonts w:eastAsia="KaiTi_GB2312" w:hint="eastAsia"/>
          </w:rPr>
          <w:t>一</w:t>
        </w:r>
      </w:ins>
      <w:r>
        <w:rPr>
          <w:rFonts w:eastAsia="KaiTi_GB2312"/>
        </w:rPr>
        <w:t>份，其余用于申请报批、备案及信息披露等法律手续，各份具有同等法律效力。</w:t>
      </w:r>
    </w:p>
    <w:p w14:paraId="060BD539" w14:textId="77777777" w:rsidR="006B3550" w:rsidRDefault="006B3550">
      <w:pPr>
        <w:autoSpaceDE w:val="0"/>
        <w:autoSpaceDN w:val="0"/>
        <w:adjustRightInd w:val="0"/>
        <w:spacing w:after="360" w:line="360" w:lineRule="exact"/>
        <w:ind w:firstLineChars="200" w:firstLine="480"/>
        <w:rPr>
          <w:rFonts w:eastAsia="KaiTi_GB2312"/>
        </w:rPr>
      </w:pPr>
    </w:p>
    <w:p w14:paraId="0EFF99A4" w14:textId="77777777" w:rsidR="006B3550" w:rsidRDefault="006E5255">
      <w:pPr>
        <w:autoSpaceDE w:val="0"/>
        <w:autoSpaceDN w:val="0"/>
        <w:adjustRightInd w:val="0"/>
        <w:spacing w:after="360" w:line="360" w:lineRule="exact"/>
        <w:ind w:firstLineChars="200" w:firstLine="480"/>
        <w:rPr>
          <w:rFonts w:eastAsia="KaiTi_GB2312"/>
        </w:rPr>
      </w:pPr>
      <w:r>
        <w:rPr>
          <w:rFonts w:eastAsia="KaiTi_GB2312"/>
          <w:color w:val="000000"/>
        </w:rPr>
        <w:t>（以下无正文，为签章页）</w:t>
      </w:r>
    </w:p>
    <w:p w14:paraId="7EB5E950" w14:textId="77777777" w:rsidR="006B3550" w:rsidRDefault="006E5255">
      <w:pPr>
        <w:spacing w:after="360" w:line="360" w:lineRule="exact"/>
        <w:rPr>
          <w:rFonts w:eastAsia="KaiTi_GB2312"/>
        </w:rPr>
      </w:pPr>
      <w:r>
        <w:rPr>
          <w:rFonts w:eastAsia="KaiTi_GB2312"/>
        </w:rPr>
        <w:br w:type="page"/>
      </w:r>
    </w:p>
    <w:p w14:paraId="23C49FDF" w14:textId="77777777" w:rsidR="006B3550" w:rsidRDefault="006B3550">
      <w:pPr>
        <w:pStyle w:val="NormalWeb"/>
        <w:shd w:val="clear" w:color="auto" w:fill="FFFFFF"/>
        <w:spacing w:before="0" w:beforeAutospacing="0" w:after="360" w:afterAutospacing="0" w:line="360" w:lineRule="exact"/>
        <w:jc w:val="center"/>
        <w:rPr>
          <w:rFonts w:ascii="Times New Roman" w:eastAsia="KaiTi" w:hAnsi="Times New Roman"/>
          <w:color w:val="000000" w:themeColor="text1"/>
          <w:sz w:val="24"/>
          <w:szCs w:val="24"/>
        </w:rPr>
        <w:sectPr w:rsidR="006B3550">
          <w:footerReference w:type="default" r:id="rId7"/>
          <w:pgSz w:w="11906" w:h="16838"/>
          <w:pgMar w:top="1440" w:right="1800" w:bottom="1440" w:left="1800" w:header="851" w:footer="992" w:gutter="0"/>
          <w:cols w:space="425"/>
          <w:docGrid w:type="lines" w:linePitch="312"/>
        </w:sectPr>
      </w:pPr>
    </w:p>
    <w:p w14:paraId="4935E097" w14:textId="77777777" w:rsidR="006B3550" w:rsidRDefault="006E5255">
      <w:pPr>
        <w:pStyle w:val="NormalWeb"/>
        <w:shd w:val="clear" w:color="auto" w:fill="FFFFFF"/>
        <w:spacing w:before="0" w:beforeAutospacing="0" w:after="360" w:afterAutospacing="0" w:line="360" w:lineRule="exact"/>
        <w:jc w:val="center"/>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lastRenderedPageBreak/>
        <w:t>（本页为《合肥鼎耘科技产业发展合伙企业（有限合伙）与北京鼎耘科技发展有限公司关于四川汇源光通信股份有限公司之表决权委托及一致行动协议》签字页）</w:t>
      </w:r>
    </w:p>
    <w:p w14:paraId="32F5CBA3" w14:textId="77777777" w:rsidR="006B3550" w:rsidRDefault="006B3550">
      <w:pPr>
        <w:spacing w:after="360" w:line="360" w:lineRule="exact"/>
        <w:rPr>
          <w:rFonts w:eastAsia="KaiTi"/>
          <w:color w:val="000000" w:themeColor="text1"/>
        </w:rPr>
      </w:pPr>
    </w:p>
    <w:p w14:paraId="1A91EA55" w14:textId="77777777" w:rsidR="006B3550" w:rsidRDefault="006B3550">
      <w:pPr>
        <w:spacing w:after="360" w:line="360" w:lineRule="exact"/>
        <w:rPr>
          <w:rFonts w:eastAsia="KaiTi"/>
          <w:color w:val="000000" w:themeColor="text1"/>
        </w:rPr>
      </w:pPr>
    </w:p>
    <w:p w14:paraId="6AD7889B" w14:textId="77777777" w:rsidR="006B3550" w:rsidRDefault="006B3550">
      <w:pPr>
        <w:spacing w:after="360" w:line="360" w:lineRule="exact"/>
        <w:rPr>
          <w:rFonts w:eastAsia="KaiTi"/>
          <w:color w:val="000000" w:themeColor="text1"/>
        </w:rPr>
      </w:pPr>
    </w:p>
    <w:p w14:paraId="69A09852" w14:textId="77777777" w:rsidR="006B3550" w:rsidRDefault="006E5255">
      <w:pPr>
        <w:spacing w:after="360" w:line="360" w:lineRule="exact"/>
        <w:rPr>
          <w:rFonts w:eastAsia="KaiTi"/>
          <w:color w:val="000000" w:themeColor="text1"/>
        </w:rPr>
      </w:pPr>
      <w:r>
        <w:rPr>
          <w:rFonts w:eastAsia="KaiTi" w:hint="eastAsia"/>
          <w:color w:val="000000" w:themeColor="text1"/>
        </w:rPr>
        <w:t>甲方：</w:t>
      </w:r>
      <w:r>
        <w:rPr>
          <w:rFonts w:ascii="Arial" w:eastAsia="KaiTi_GB2312" w:hAnsi="Arial" w:cs="Arial"/>
        </w:rPr>
        <w:t>合肥鼎耘科技产业发展合伙企业（有限合伙）</w:t>
      </w:r>
    </w:p>
    <w:p w14:paraId="51005EED" w14:textId="77777777" w:rsidR="006B3550" w:rsidRDefault="006B3550">
      <w:pPr>
        <w:spacing w:after="360" w:line="360" w:lineRule="exact"/>
        <w:rPr>
          <w:rFonts w:eastAsia="KaiTi"/>
          <w:color w:val="000000" w:themeColor="text1"/>
        </w:rPr>
      </w:pPr>
    </w:p>
    <w:p w14:paraId="16467B79" w14:textId="77777777" w:rsidR="006B3550" w:rsidRDefault="006E5255">
      <w:pPr>
        <w:spacing w:after="360" w:line="360" w:lineRule="exact"/>
        <w:rPr>
          <w:rFonts w:eastAsia="KaiTi"/>
          <w:color w:val="000000" w:themeColor="text1"/>
        </w:rPr>
      </w:pPr>
      <w:r>
        <w:rPr>
          <w:rFonts w:eastAsia="KaiTi" w:hint="eastAsia"/>
          <w:color w:val="000000" w:themeColor="text1"/>
        </w:rPr>
        <w:t>授权代表：</w:t>
      </w:r>
      <w:r>
        <w:rPr>
          <w:rFonts w:eastAsia="KaiTi" w:hint="eastAsia"/>
          <w:color w:val="000000" w:themeColor="text1"/>
          <w:u w:val="single"/>
        </w:rPr>
        <w:t xml:space="preserve">               </w:t>
      </w:r>
      <w:r>
        <w:rPr>
          <w:rFonts w:eastAsia="KaiTi" w:hint="eastAsia"/>
          <w:color w:val="000000" w:themeColor="text1"/>
        </w:rPr>
        <w:t>（签字）</w:t>
      </w:r>
    </w:p>
    <w:p w14:paraId="28FB8E7A" w14:textId="77777777" w:rsidR="006B3550" w:rsidRDefault="006B3550">
      <w:pPr>
        <w:spacing w:after="360" w:line="360" w:lineRule="exact"/>
        <w:rPr>
          <w:rFonts w:eastAsia="KaiTi"/>
          <w:color w:val="000000" w:themeColor="text1"/>
        </w:rPr>
      </w:pPr>
    </w:p>
    <w:p w14:paraId="559596AA" w14:textId="77777777" w:rsidR="006B3550" w:rsidRDefault="006B3550">
      <w:pPr>
        <w:spacing w:after="360" w:line="360" w:lineRule="exact"/>
        <w:rPr>
          <w:rFonts w:eastAsia="KaiTi"/>
          <w:color w:val="000000" w:themeColor="text1"/>
        </w:rPr>
      </w:pPr>
    </w:p>
    <w:p w14:paraId="66C1E85F" w14:textId="77777777" w:rsidR="006B3550" w:rsidRDefault="006B3550">
      <w:pPr>
        <w:spacing w:after="360" w:line="360" w:lineRule="exact"/>
        <w:rPr>
          <w:rFonts w:eastAsia="KaiTi"/>
          <w:color w:val="000000" w:themeColor="text1"/>
        </w:rPr>
      </w:pPr>
    </w:p>
    <w:p w14:paraId="37FC84F1" w14:textId="77777777" w:rsidR="006B3550" w:rsidRDefault="006B3550">
      <w:pPr>
        <w:spacing w:after="360" w:line="360" w:lineRule="exact"/>
        <w:rPr>
          <w:rFonts w:eastAsia="KaiTi"/>
          <w:color w:val="000000" w:themeColor="text1"/>
        </w:rPr>
      </w:pPr>
    </w:p>
    <w:p w14:paraId="6D84D1C3" w14:textId="77777777" w:rsidR="006B3550" w:rsidRDefault="006B3550">
      <w:pPr>
        <w:spacing w:after="360" w:line="360" w:lineRule="exact"/>
        <w:rPr>
          <w:rFonts w:eastAsia="KaiTi"/>
          <w:color w:val="000000" w:themeColor="text1"/>
        </w:rPr>
      </w:pPr>
    </w:p>
    <w:p w14:paraId="1B70193B" w14:textId="77777777" w:rsidR="006B3550" w:rsidRDefault="006B3550">
      <w:pPr>
        <w:spacing w:after="360" w:line="360" w:lineRule="exact"/>
        <w:rPr>
          <w:rFonts w:eastAsia="KaiTi"/>
          <w:color w:val="000000" w:themeColor="text1"/>
        </w:rPr>
      </w:pPr>
    </w:p>
    <w:p w14:paraId="3684BBC9" w14:textId="77777777" w:rsidR="006B3550" w:rsidRDefault="006B3550">
      <w:pPr>
        <w:spacing w:after="360" w:line="360" w:lineRule="exact"/>
        <w:rPr>
          <w:rFonts w:eastAsia="KaiTi"/>
          <w:color w:val="000000" w:themeColor="text1"/>
        </w:rPr>
      </w:pPr>
    </w:p>
    <w:p w14:paraId="1D24CF36" w14:textId="77777777" w:rsidR="006B3550" w:rsidRDefault="006B3550">
      <w:pPr>
        <w:spacing w:after="360" w:line="360" w:lineRule="exact"/>
        <w:rPr>
          <w:rFonts w:eastAsia="KaiTi"/>
          <w:color w:val="000000" w:themeColor="text1"/>
        </w:rPr>
      </w:pPr>
    </w:p>
    <w:p w14:paraId="282DFF25" w14:textId="77777777" w:rsidR="006B3550" w:rsidRDefault="006B3550">
      <w:pPr>
        <w:spacing w:after="360" w:line="360" w:lineRule="exact"/>
        <w:rPr>
          <w:rFonts w:eastAsia="KaiTi"/>
          <w:color w:val="000000" w:themeColor="text1"/>
        </w:rPr>
      </w:pPr>
    </w:p>
    <w:p w14:paraId="07A1EE95" w14:textId="77777777" w:rsidR="006B3550" w:rsidRDefault="006B3550">
      <w:pPr>
        <w:spacing w:after="360" w:line="360" w:lineRule="exact"/>
        <w:rPr>
          <w:rFonts w:eastAsia="KaiTi"/>
          <w:color w:val="000000" w:themeColor="text1"/>
        </w:rPr>
      </w:pPr>
    </w:p>
    <w:p w14:paraId="6A4A902F" w14:textId="77777777" w:rsidR="006B3550" w:rsidRDefault="006B3550">
      <w:pPr>
        <w:spacing w:after="360" w:line="360" w:lineRule="exact"/>
        <w:rPr>
          <w:rFonts w:eastAsia="KaiTi"/>
          <w:color w:val="000000" w:themeColor="text1"/>
        </w:rPr>
      </w:pPr>
    </w:p>
    <w:p w14:paraId="498A54E8" w14:textId="77777777" w:rsidR="006B3550" w:rsidRDefault="006E5255">
      <w:pPr>
        <w:pStyle w:val="NormalWeb"/>
        <w:shd w:val="clear" w:color="auto" w:fill="FFFFFF"/>
        <w:spacing w:before="0" w:beforeAutospacing="0" w:after="360" w:afterAutospacing="0" w:line="360" w:lineRule="exact"/>
        <w:jc w:val="center"/>
        <w:rPr>
          <w:rFonts w:ascii="Times New Roman" w:eastAsia="KaiTi" w:hAnsi="Times New Roman"/>
          <w:color w:val="000000" w:themeColor="text1"/>
          <w:sz w:val="24"/>
          <w:szCs w:val="24"/>
        </w:rPr>
      </w:pPr>
      <w:r>
        <w:rPr>
          <w:rFonts w:ascii="Times New Roman" w:eastAsia="KaiTi" w:hAnsi="Times New Roman" w:hint="eastAsia"/>
          <w:color w:val="000000" w:themeColor="text1"/>
          <w:sz w:val="24"/>
          <w:szCs w:val="24"/>
        </w:rPr>
        <w:lastRenderedPageBreak/>
        <w:t>（本页为《合肥鼎耘科技产业发展合伙企业（有限合伙）与北京鼎耘科技发展有限公司关于四川汇源光通信股份有限公司之表决权委托及一致行动协议》签字页）</w:t>
      </w:r>
    </w:p>
    <w:p w14:paraId="5AE82F75" w14:textId="77777777" w:rsidR="006B3550" w:rsidRDefault="006B3550">
      <w:pPr>
        <w:spacing w:after="360" w:line="360" w:lineRule="exact"/>
        <w:rPr>
          <w:rFonts w:eastAsia="KaiTi"/>
          <w:color w:val="000000" w:themeColor="text1"/>
        </w:rPr>
      </w:pPr>
    </w:p>
    <w:p w14:paraId="187179EB" w14:textId="77777777" w:rsidR="006B3550" w:rsidRDefault="006E5255">
      <w:pPr>
        <w:spacing w:after="360" w:line="360" w:lineRule="exact"/>
        <w:rPr>
          <w:rFonts w:eastAsia="KaiTi"/>
          <w:color w:val="000000" w:themeColor="text1"/>
        </w:rPr>
      </w:pPr>
      <w:r>
        <w:rPr>
          <w:rFonts w:eastAsia="KaiTi" w:hint="eastAsia"/>
          <w:color w:val="000000" w:themeColor="text1"/>
        </w:rPr>
        <w:t>乙方：北京鼎耘科技发展有限公司（公章）</w:t>
      </w:r>
    </w:p>
    <w:p w14:paraId="545EDAC0" w14:textId="77777777" w:rsidR="006B3550" w:rsidRDefault="006B3550">
      <w:pPr>
        <w:spacing w:after="360" w:line="360" w:lineRule="exact"/>
        <w:rPr>
          <w:rFonts w:eastAsia="KaiTi"/>
          <w:color w:val="000000" w:themeColor="text1"/>
        </w:rPr>
      </w:pPr>
    </w:p>
    <w:p w14:paraId="55FAE24C" w14:textId="77777777" w:rsidR="006B3550" w:rsidRDefault="006E5255">
      <w:pPr>
        <w:spacing w:after="360" w:line="360" w:lineRule="exact"/>
        <w:rPr>
          <w:rFonts w:eastAsia="KaiTi"/>
          <w:color w:val="000000" w:themeColor="text1"/>
        </w:rPr>
      </w:pPr>
      <w:r>
        <w:rPr>
          <w:rFonts w:eastAsia="KaiTi" w:hint="eastAsia"/>
          <w:color w:val="000000" w:themeColor="text1"/>
        </w:rPr>
        <w:t>法定代表人</w:t>
      </w:r>
      <w:r>
        <w:rPr>
          <w:rFonts w:eastAsia="KaiTi" w:hint="eastAsia"/>
          <w:color w:val="000000" w:themeColor="text1"/>
        </w:rPr>
        <w:t>/</w:t>
      </w:r>
      <w:r>
        <w:rPr>
          <w:rFonts w:eastAsia="KaiTi" w:hint="eastAsia"/>
          <w:color w:val="000000" w:themeColor="text1"/>
        </w:rPr>
        <w:t>授权代表：</w:t>
      </w:r>
      <w:r>
        <w:rPr>
          <w:rFonts w:eastAsia="KaiTi" w:hint="eastAsia"/>
          <w:color w:val="000000" w:themeColor="text1"/>
          <w:u w:val="single"/>
        </w:rPr>
        <w:t xml:space="preserve">               </w:t>
      </w:r>
      <w:r>
        <w:rPr>
          <w:rFonts w:eastAsia="KaiTi" w:hint="eastAsia"/>
          <w:color w:val="000000" w:themeColor="text1"/>
        </w:rPr>
        <w:t>（签字）</w:t>
      </w:r>
    </w:p>
    <w:p w14:paraId="14C862B1" w14:textId="77777777" w:rsidR="006B3550" w:rsidRDefault="006B3550">
      <w:pPr>
        <w:spacing w:after="360" w:line="360" w:lineRule="exact"/>
        <w:rPr>
          <w:rFonts w:eastAsia="KaiTi"/>
          <w:color w:val="000000" w:themeColor="text1"/>
        </w:rPr>
      </w:pPr>
    </w:p>
    <w:p w14:paraId="667ED50C" w14:textId="77777777" w:rsidR="006B3550" w:rsidRDefault="006B3550">
      <w:pPr>
        <w:spacing w:after="360" w:line="360" w:lineRule="exact"/>
        <w:rPr>
          <w:rFonts w:eastAsia="KaiTi"/>
          <w:color w:val="000000" w:themeColor="text1"/>
        </w:rPr>
      </w:pPr>
    </w:p>
    <w:p w14:paraId="2AC028C5" w14:textId="77777777" w:rsidR="006B3550" w:rsidRDefault="006B3550">
      <w:pPr>
        <w:spacing w:after="360" w:line="360" w:lineRule="exact"/>
        <w:rPr>
          <w:rFonts w:eastAsia="KaiTi"/>
          <w:color w:val="000000" w:themeColor="text1"/>
        </w:rPr>
      </w:pPr>
    </w:p>
    <w:p w14:paraId="28E8C743" w14:textId="77777777" w:rsidR="006B3550" w:rsidRDefault="006B3550">
      <w:pPr>
        <w:pStyle w:val="NormalWeb"/>
        <w:shd w:val="clear" w:color="auto" w:fill="FFFFFF"/>
        <w:spacing w:before="0" w:beforeAutospacing="0" w:after="360" w:afterAutospacing="0" w:line="360" w:lineRule="exact"/>
        <w:rPr>
          <w:rFonts w:ascii="Times New Roman" w:eastAsia="KaiTi" w:hAnsi="Times New Roman"/>
          <w:color w:val="000000" w:themeColor="text1"/>
          <w:sz w:val="24"/>
          <w:szCs w:val="24"/>
          <w:u w:val="single"/>
        </w:rPr>
      </w:pPr>
    </w:p>
    <w:sectPr w:rsidR="006B3550">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EF32F" w14:textId="77777777" w:rsidR="00C95E2A" w:rsidRDefault="00C95E2A">
      <w:r>
        <w:separator/>
      </w:r>
    </w:p>
  </w:endnote>
  <w:endnote w:type="continuationSeparator" w:id="0">
    <w:p w14:paraId="6EBD7F8D" w14:textId="77777777" w:rsidR="00C95E2A" w:rsidRDefault="00C95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KaiTi_GB2312">
    <w:altName w:val="楷体"/>
    <w:panose1 w:val="02010609030101010101"/>
    <w:charset w:val="86"/>
    <w:family w:val="modern"/>
    <w:pitch w:val="fixed"/>
    <w:sig w:usb0="00000001" w:usb1="080E0000" w:usb2="00000010" w:usb3="00000000" w:csb0="00040001" w:csb1="00000000"/>
  </w:font>
  <w:font w:name="Arial Unicode MS">
    <w:panose1 w:val="020B0604020202020204"/>
    <w:charset w:val="80"/>
    <w:family w:val="swiss"/>
    <w:pitch w:val="variable"/>
    <w:sig w:usb0="F7FFAFFF" w:usb1="E9DFFFFF" w:usb2="0000003F" w:usb3="00000000" w:csb0="003F01FF" w:csb1="00000000"/>
  </w:font>
  <w:font w:name="FangSong_GB2312">
    <w:altName w:val="仿宋"/>
    <w:panose1 w:val="02010609030101010101"/>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6434919"/>
    </w:sdtPr>
    <w:sdtContent>
      <w:sdt>
        <w:sdtPr>
          <w:id w:val="-1"/>
        </w:sdtPr>
        <w:sdtContent>
          <w:p w14:paraId="7D2BFC9C" w14:textId="7B4BECF0" w:rsidR="006B3550" w:rsidRDefault="006E5255">
            <w:pPr>
              <w:pStyle w:val="Footer"/>
              <w:ind w:firstLine="48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AE6FFF">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AE6FFF">
              <w:rPr>
                <w:b/>
                <w:bCs/>
                <w:noProof/>
              </w:rPr>
              <w:t>7</w:t>
            </w:r>
            <w:r>
              <w:rPr>
                <w:b/>
                <w:bCs/>
                <w:sz w:val="24"/>
                <w:szCs w:val="24"/>
              </w:rPr>
              <w:fldChar w:fldCharType="end"/>
            </w:r>
          </w:p>
        </w:sdtContent>
      </w:sdt>
    </w:sdtContent>
  </w:sdt>
  <w:p w14:paraId="1B86EED3" w14:textId="77777777" w:rsidR="006B3550" w:rsidRDefault="006B35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918525"/>
    </w:sdtPr>
    <w:sdtContent>
      <w:sdt>
        <w:sdtPr>
          <w:id w:val="200683250"/>
        </w:sdtPr>
        <w:sdtContent>
          <w:p w14:paraId="5DEF89C6" w14:textId="776E9498" w:rsidR="006B3550" w:rsidRDefault="006E5255">
            <w:pPr>
              <w:pStyle w:val="Footer"/>
              <w:ind w:firstLine="48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AE6FFF">
              <w:rPr>
                <w:b/>
                <w:bCs/>
                <w:noProof/>
              </w:rPr>
              <w:t>7</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AE6FFF">
              <w:rPr>
                <w:b/>
                <w:bCs/>
                <w:noProof/>
              </w:rPr>
              <w:t>7</w:t>
            </w:r>
            <w:r>
              <w:rPr>
                <w:b/>
                <w:bCs/>
                <w:sz w:val="24"/>
                <w:szCs w:val="24"/>
              </w:rPr>
              <w:fldChar w:fldCharType="end"/>
            </w:r>
          </w:p>
        </w:sdtContent>
      </w:sdt>
    </w:sdtContent>
  </w:sdt>
  <w:p w14:paraId="49856B23" w14:textId="77777777" w:rsidR="006B3550" w:rsidRDefault="006B3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16B70" w14:textId="77777777" w:rsidR="00C95E2A" w:rsidRDefault="00C95E2A">
      <w:r>
        <w:separator/>
      </w:r>
    </w:p>
  </w:footnote>
  <w:footnote w:type="continuationSeparator" w:id="0">
    <w:p w14:paraId="5253303D" w14:textId="77777777" w:rsidR="00C95E2A" w:rsidRDefault="00C95E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decimal"/>
      <w:pStyle w:val="ListNumber"/>
      <w:lvlText w:val="%1"/>
      <w:lvlJc w:val="left"/>
      <w:pPr>
        <w:tabs>
          <w:tab w:val="left" w:pos="567"/>
        </w:tabs>
        <w:ind w:left="567" w:hanging="567"/>
      </w:pPr>
      <w:rPr>
        <w:rFonts w:hint="default"/>
      </w:rPr>
    </w:lvl>
    <w:lvl w:ilvl="1">
      <w:start w:val="1"/>
      <w:numFmt w:val="lowerLetter"/>
      <w:lvlText w:val="(%2)"/>
      <w:lvlJc w:val="left"/>
      <w:pPr>
        <w:tabs>
          <w:tab w:val="left" w:pos="1134"/>
        </w:tabs>
        <w:ind w:left="1134" w:hanging="567"/>
      </w:pPr>
      <w:rPr>
        <w:rFonts w:hint="default"/>
      </w:rPr>
    </w:lvl>
    <w:lvl w:ilvl="2">
      <w:start w:val="1"/>
      <w:numFmt w:val="none"/>
      <w:lvlText w:val="%3"/>
      <w:lvlJc w:val="left"/>
      <w:pPr>
        <w:tabs>
          <w:tab w:val="left" w:pos="1701"/>
        </w:tabs>
        <w:ind w:left="1701" w:hanging="567"/>
      </w:pPr>
      <w:rPr>
        <w:rFonts w:hint="default"/>
      </w:rPr>
    </w:lvl>
    <w:lvl w:ilvl="3">
      <w:start w:val="1"/>
      <w:numFmt w:val="none"/>
      <w:lvlText w:val=""/>
      <w:lvlJc w:val="left"/>
      <w:pPr>
        <w:tabs>
          <w:tab w:val="left" w:pos="2268"/>
        </w:tabs>
        <w:ind w:left="2268" w:hanging="567"/>
      </w:pPr>
      <w:rPr>
        <w:rFonts w:hint="default"/>
      </w:rPr>
    </w:lvl>
    <w:lvl w:ilvl="4">
      <w:start w:val="1"/>
      <w:numFmt w:val="none"/>
      <w:lvlText w:val=""/>
      <w:lvlJc w:val="left"/>
      <w:pPr>
        <w:tabs>
          <w:tab w:val="left" w:pos="2835"/>
        </w:tabs>
        <w:ind w:left="2835" w:hanging="567"/>
      </w:pPr>
      <w:rPr>
        <w:rFonts w:hint="default"/>
      </w:rPr>
    </w:lvl>
    <w:lvl w:ilvl="5">
      <w:start w:val="1"/>
      <w:numFmt w:val="none"/>
      <w:lvlText w:val=""/>
      <w:lvlJc w:val="left"/>
      <w:pPr>
        <w:tabs>
          <w:tab w:val="left" w:pos="3402"/>
        </w:tabs>
        <w:ind w:left="3402" w:hanging="567"/>
      </w:pPr>
      <w:rPr>
        <w:rFonts w:hint="default"/>
      </w:rPr>
    </w:lvl>
    <w:lvl w:ilvl="6">
      <w:start w:val="1"/>
      <w:numFmt w:val="none"/>
      <w:lvlText w:val="%7"/>
      <w:lvlJc w:val="left"/>
      <w:pPr>
        <w:tabs>
          <w:tab w:val="left" w:pos="3969"/>
        </w:tabs>
        <w:ind w:left="3969" w:hanging="567"/>
      </w:pPr>
      <w:rPr>
        <w:rFonts w:hint="default"/>
      </w:rPr>
    </w:lvl>
    <w:lvl w:ilvl="7">
      <w:start w:val="1"/>
      <w:numFmt w:val="none"/>
      <w:lvlText w:val="%8"/>
      <w:lvlJc w:val="left"/>
      <w:pPr>
        <w:tabs>
          <w:tab w:val="left" w:pos="4896"/>
        </w:tabs>
        <w:ind w:left="4896" w:hanging="567"/>
      </w:pPr>
      <w:rPr>
        <w:rFonts w:hint="default"/>
      </w:rPr>
    </w:lvl>
    <w:lvl w:ilvl="8">
      <w:start w:val="1"/>
      <w:numFmt w:val="none"/>
      <w:lvlText w:val="%9"/>
      <w:lvlJc w:val="left"/>
      <w:pPr>
        <w:tabs>
          <w:tab w:val="left" w:pos="4536"/>
        </w:tabs>
        <w:ind w:left="4536" w:hanging="567"/>
      </w:pPr>
      <w:rPr>
        <w:rFonts w:hint="default"/>
      </w:rPr>
    </w:lvl>
  </w:abstractNum>
  <w:abstractNum w:abstractNumId="1" w15:restartNumberingAfterBreak="0">
    <w:nsid w:val="12382933"/>
    <w:multiLevelType w:val="multilevel"/>
    <w:tmpl w:val="12382933"/>
    <w:lvl w:ilvl="0">
      <w:start w:val="1"/>
      <w:numFmt w:val="decimalEnclosedCircle"/>
      <w:lvlText w:val="%1"/>
      <w:lvlJc w:val="left"/>
      <w:pPr>
        <w:ind w:left="3539" w:hanging="420"/>
      </w:pPr>
      <w:rPr>
        <w:rFonts w:hint="eastAsia"/>
        <w:b w:val="0"/>
      </w:rPr>
    </w:lvl>
    <w:lvl w:ilvl="1">
      <w:start w:val="1"/>
      <w:numFmt w:val="lowerLetter"/>
      <w:lvlText w:val="%2)"/>
      <w:lvlJc w:val="left"/>
      <w:pPr>
        <w:ind w:left="3959" w:hanging="420"/>
      </w:pPr>
    </w:lvl>
    <w:lvl w:ilvl="2">
      <w:start w:val="1"/>
      <w:numFmt w:val="lowerRoman"/>
      <w:lvlText w:val="%3."/>
      <w:lvlJc w:val="right"/>
      <w:pPr>
        <w:ind w:left="4379" w:hanging="420"/>
      </w:pPr>
    </w:lvl>
    <w:lvl w:ilvl="3">
      <w:start w:val="1"/>
      <w:numFmt w:val="decimal"/>
      <w:lvlText w:val="%4."/>
      <w:lvlJc w:val="left"/>
      <w:pPr>
        <w:ind w:left="4799" w:hanging="420"/>
      </w:pPr>
    </w:lvl>
    <w:lvl w:ilvl="4">
      <w:start w:val="1"/>
      <w:numFmt w:val="lowerLetter"/>
      <w:lvlText w:val="%5)"/>
      <w:lvlJc w:val="left"/>
      <w:pPr>
        <w:ind w:left="5219" w:hanging="420"/>
      </w:pPr>
    </w:lvl>
    <w:lvl w:ilvl="5">
      <w:start w:val="1"/>
      <w:numFmt w:val="lowerRoman"/>
      <w:lvlText w:val="%6."/>
      <w:lvlJc w:val="right"/>
      <w:pPr>
        <w:ind w:left="5639" w:hanging="420"/>
      </w:pPr>
    </w:lvl>
    <w:lvl w:ilvl="6">
      <w:start w:val="1"/>
      <w:numFmt w:val="decimal"/>
      <w:lvlText w:val="%7."/>
      <w:lvlJc w:val="left"/>
      <w:pPr>
        <w:ind w:left="6059" w:hanging="420"/>
      </w:pPr>
    </w:lvl>
    <w:lvl w:ilvl="7">
      <w:start w:val="1"/>
      <w:numFmt w:val="lowerLetter"/>
      <w:lvlText w:val="%8)"/>
      <w:lvlJc w:val="left"/>
      <w:pPr>
        <w:ind w:left="6479" w:hanging="420"/>
      </w:pPr>
    </w:lvl>
    <w:lvl w:ilvl="8">
      <w:start w:val="1"/>
      <w:numFmt w:val="lowerRoman"/>
      <w:lvlText w:val="%9."/>
      <w:lvlJc w:val="right"/>
      <w:pPr>
        <w:ind w:left="6899" w:hanging="420"/>
      </w:pPr>
    </w:lvl>
  </w:abstractNum>
  <w:abstractNum w:abstractNumId="2" w15:restartNumberingAfterBreak="0">
    <w:nsid w:val="1D2A0B17"/>
    <w:multiLevelType w:val="multilevel"/>
    <w:tmpl w:val="1D2A0B17"/>
    <w:lvl w:ilvl="0">
      <w:start w:val="1"/>
      <w:numFmt w:val="chineseCountingThousand"/>
      <w:lvlText w:val="第%1条"/>
      <w:lvlJc w:val="left"/>
      <w:pPr>
        <w:ind w:left="7650" w:hanging="420"/>
      </w:pPr>
      <w:rPr>
        <w:rFonts w:ascii="KaiTi" w:eastAsia="KaiTi" w:hAnsi="KaiTi" w:hint="eastAsia"/>
        <w:b/>
      </w:rPr>
    </w:lvl>
    <w:lvl w:ilvl="1">
      <w:start w:val="1"/>
      <w:numFmt w:val="lowerLetter"/>
      <w:lvlText w:val="%2)"/>
      <w:lvlJc w:val="left"/>
      <w:pPr>
        <w:ind w:left="8070" w:hanging="420"/>
      </w:pPr>
      <w:rPr>
        <w:rFonts w:hint="eastAsia"/>
      </w:rPr>
    </w:lvl>
    <w:lvl w:ilvl="2">
      <w:start w:val="1"/>
      <w:numFmt w:val="lowerRoman"/>
      <w:lvlText w:val="%3."/>
      <w:lvlJc w:val="right"/>
      <w:pPr>
        <w:ind w:left="8490" w:hanging="420"/>
      </w:pPr>
      <w:rPr>
        <w:rFonts w:hint="eastAsia"/>
      </w:rPr>
    </w:lvl>
    <w:lvl w:ilvl="3">
      <w:start w:val="1"/>
      <w:numFmt w:val="decimal"/>
      <w:lvlText w:val="%4."/>
      <w:lvlJc w:val="left"/>
      <w:pPr>
        <w:ind w:left="8910" w:hanging="420"/>
      </w:pPr>
      <w:rPr>
        <w:rFonts w:hint="eastAsia"/>
      </w:rPr>
    </w:lvl>
    <w:lvl w:ilvl="4">
      <w:start w:val="1"/>
      <w:numFmt w:val="lowerLetter"/>
      <w:lvlText w:val="%5)"/>
      <w:lvlJc w:val="left"/>
      <w:pPr>
        <w:ind w:left="9330" w:hanging="420"/>
      </w:pPr>
      <w:rPr>
        <w:rFonts w:hint="eastAsia"/>
      </w:rPr>
    </w:lvl>
    <w:lvl w:ilvl="5">
      <w:start w:val="1"/>
      <w:numFmt w:val="lowerRoman"/>
      <w:lvlText w:val="%6."/>
      <w:lvlJc w:val="right"/>
      <w:pPr>
        <w:ind w:left="9750" w:hanging="420"/>
      </w:pPr>
      <w:rPr>
        <w:rFonts w:hint="eastAsia"/>
      </w:rPr>
    </w:lvl>
    <w:lvl w:ilvl="6">
      <w:start w:val="1"/>
      <w:numFmt w:val="decimal"/>
      <w:lvlText w:val="%7."/>
      <w:lvlJc w:val="left"/>
      <w:pPr>
        <w:ind w:left="10170" w:hanging="420"/>
      </w:pPr>
      <w:rPr>
        <w:rFonts w:hint="eastAsia"/>
      </w:rPr>
    </w:lvl>
    <w:lvl w:ilvl="7">
      <w:start w:val="1"/>
      <w:numFmt w:val="lowerLetter"/>
      <w:lvlText w:val="%8)"/>
      <w:lvlJc w:val="left"/>
      <w:pPr>
        <w:ind w:left="10590" w:hanging="420"/>
      </w:pPr>
      <w:rPr>
        <w:rFonts w:hint="eastAsia"/>
      </w:rPr>
    </w:lvl>
    <w:lvl w:ilvl="8">
      <w:start w:val="1"/>
      <w:numFmt w:val="lowerRoman"/>
      <w:lvlText w:val="%9."/>
      <w:lvlJc w:val="right"/>
      <w:pPr>
        <w:ind w:left="11010" w:hanging="420"/>
      </w:pPr>
      <w:rPr>
        <w:rFonts w:hint="eastAsia"/>
      </w:rPr>
    </w:lvl>
  </w:abstractNum>
  <w:abstractNum w:abstractNumId="3" w15:restartNumberingAfterBreak="0">
    <w:nsid w:val="20E770E4"/>
    <w:multiLevelType w:val="multilevel"/>
    <w:tmpl w:val="20E770E4"/>
    <w:lvl w:ilvl="0">
      <w:start w:val="1"/>
      <w:numFmt w:val="decimal"/>
      <w:lvlText w:val="3.%1"/>
      <w:lvlJc w:val="left"/>
      <w:pPr>
        <w:ind w:left="424" w:hanging="420"/>
      </w:pPr>
      <w:rPr>
        <w:rFonts w:hint="eastAsia"/>
      </w:rPr>
    </w:lvl>
    <w:lvl w:ilvl="1">
      <w:start w:val="1"/>
      <w:numFmt w:val="lowerLetter"/>
      <w:lvlText w:val="%2)"/>
      <w:lvlJc w:val="left"/>
      <w:pPr>
        <w:ind w:left="844" w:hanging="420"/>
      </w:pPr>
    </w:lvl>
    <w:lvl w:ilvl="2">
      <w:start w:val="1"/>
      <w:numFmt w:val="lowerRoman"/>
      <w:lvlText w:val="%3."/>
      <w:lvlJc w:val="right"/>
      <w:pPr>
        <w:ind w:left="1264" w:hanging="420"/>
      </w:pPr>
    </w:lvl>
    <w:lvl w:ilvl="3">
      <w:start w:val="1"/>
      <w:numFmt w:val="decimal"/>
      <w:lvlText w:val="%4."/>
      <w:lvlJc w:val="left"/>
      <w:pPr>
        <w:ind w:left="1684" w:hanging="420"/>
      </w:pPr>
    </w:lvl>
    <w:lvl w:ilvl="4">
      <w:start w:val="1"/>
      <w:numFmt w:val="lowerLetter"/>
      <w:lvlText w:val="%5)"/>
      <w:lvlJc w:val="left"/>
      <w:pPr>
        <w:ind w:left="2104" w:hanging="420"/>
      </w:pPr>
    </w:lvl>
    <w:lvl w:ilvl="5">
      <w:start w:val="1"/>
      <w:numFmt w:val="lowerRoman"/>
      <w:lvlText w:val="%6."/>
      <w:lvlJc w:val="right"/>
      <w:pPr>
        <w:ind w:left="2524" w:hanging="420"/>
      </w:pPr>
    </w:lvl>
    <w:lvl w:ilvl="6">
      <w:start w:val="1"/>
      <w:numFmt w:val="decimal"/>
      <w:lvlText w:val="%7."/>
      <w:lvlJc w:val="left"/>
      <w:pPr>
        <w:ind w:left="2944" w:hanging="420"/>
      </w:pPr>
    </w:lvl>
    <w:lvl w:ilvl="7">
      <w:start w:val="1"/>
      <w:numFmt w:val="lowerLetter"/>
      <w:lvlText w:val="%8)"/>
      <w:lvlJc w:val="left"/>
      <w:pPr>
        <w:ind w:left="3364" w:hanging="420"/>
      </w:pPr>
    </w:lvl>
    <w:lvl w:ilvl="8">
      <w:start w:val="1"/>
      <w:numFmt w:val="lowerRoman"/>
      <w:lvlText w:val="%9."/>
      <w:lvlJc w:val="right"/>
      <w:pPr>
        <w:ind w:left="3784" w:hanging="420"/>
      </w:pPr>
    </w:lvl>
  </w:abstractNum>
  <w:abstractNum w:abstractNumId="4" w15:restartNumberingAfterBreak="0">
    <w:nsid w:val="3E61562F"/>
    <w:multiLevelType w:val="multilevel"/>
    <w:tmpl w:val="74192C00"/>
    <w:lvl w:ilvl="0">
      <w:start w:val="1"/>
      <w:numFmt w:val="decimalEnclosedCircle"/>
      <w:lvlText w:val="%1"/>
      <w:lvlJc w:val="left"/>
      <w:pPr>
        <w:ind w:left="3539" w:hanging="420"/>
      </w:pPr>
      <w:rPr>
        <w:rFonts w:hint="eastAsia"/>
        <w:b w:val="0"/>
      </w:rPr>
    </w:lvl>
    <w:lvl w:ilvl="1">
      <w:start w:val="1"/>
      <w:numFmt w:val="lowerLetter"/>
      <w:lvlText w:val="%2)"/>
      <w:lvlJc w:val="left"/>
      <w:pPr>
        <w:ind w:left="3959" w:hanging="420"/>
      </w:pPr>
    </w:lvl>
    <w:lvl w:ilvl="2">
      <w:start w:val="1"/>
      <w:numFmt w:val="lowerRoman"/>
      <w:lvlText w:val="%3."/>
      <w:lvlJc w:val="right"/>
      <w:pPr>
        <w:ind w:left="4379" w:hanging="420"/>
      </w:pPr>
    </w:lvl>
    <w:lvl w:ilvl="3">
      <w:start w:val="1"/>
      <w:numFmt w:val="decimal"/>
      <w:lvlText w:val="%4."/>
      <w:lvlJc w:val="left"/>
      <w:pPr>
        <w:ind w:left="4799" w:hanging="420"/>
      </w:pPr>
    </w:lvl>
    <w:lvl w:ilvl="4">
      <w:start w:val="1"/>
      <w:numFmt w:val="lowerLetter"/>
      <w:lvlText w:val="%5)"/>
      <w:lvlJc w:val="left"/>
      <w:pPr>
        <w:ind w:left="5219" w:hanging="420"/>
      </w:pPr>
    </w:lvl>
    <w:lvl w:ilvl="5">
      <w:start w:val="1"/>
      <w:numFmt w:val="lowerRoman"/>
      <w:lvlText w:val="%6."/>
      <w:lvlJc w:val="right"/>
      <w:pPr>
        <w:ind w:left="5639" w:hanging="420"/>
      </w:pPr>
    </w:lvl>
    <w:lvl w:ilvl="6">
      <w:start w:val="1"/>
      <w:numFmt w:val="decimal"/>
      <w:lvlText w:val="%7."/>
      <w:lvlJc w:val="left"/>
      <w:pPr>
        <w:ind w:left="6059" w:hanging="420"/>
      </w:pPr>
    </w:lvl>
    <w:lvl w:ilvl="7">
      <w:start w:val="1"/>
      <w:numFmt w:val="lowerLetter"/>
      <w:lvlText w:val="%8)"/>
      <w:lvlJc w:val="left"/>
      <w:pPr>
        <w:ind w:left="6479" w:hanging="420"/>
      </w:pPr>
    </w:lvl>
    <w:lvl w:ilvl="8">
      <w:start w:val="1"/>
      <w:numFmt w:val="lowerRoman"/>
      <w:lvlText w:val="%9."/>
      <w:lvlJc w:val="right"/>
      <w:pPr>
        <w:ind w:left="6899" w:hanging="420"/>
      </w:pPr>
    </w:lvl>
  </w:abstractNum>
  <w:abstractNum w:abstractNumId="5" w15:restartNumberingAfterBreak="0">
    <w:nsid w:val="46F275C3"/>
    <w:multiLevelType w:val="multilevel"/>
    <w:tmpl w:val="BC603D7E"/>
    <w:lvl w:ilvl="0">
      <w:start w:val="1"/>
      <w:numFmt w:val="decimal"/>
      <w:lvlText w:val="5.%1"/>
      <w:lvlJc w:val="left"/>
      <w:pPr>
        <w:ind w:left="424" w:hanging="420"/>
      </w:pPr>
      <w:rPr>
        <w:rFonts w:hint="eastAsia"/>
      </w:rPr>
    </w:lvl>
    <w:lvl w:ilvl="1">
      <w:start w:val="1"/>
      <w:numFmt w:val="lowerLetter"/>
      <w:lvlText w:val="%2)"/>
      <w:lvlJc w:val="left"/>
      <w:pPr>
        <w:ind w:left="844" w:hanging="420"/>
      </w:pPr>
    </w:lvl>
    <w:lvl w:ilvl="2">
      <w:start w:val="1"/>
      <w:numFmt w:val="lowerRoman"/>
      <w:lvlText w:val="%3."/>
      <w:lvlJc w:val="right"/>
      <w:pPr>
        <w:ind w:left="1264" w:hanging="420"/>
      </w:pPr>
    </w:lvl>
    <w:lvl w:ilvl="3">
      <w:start w:val="1"/>
      <w:numFmt w:val="decimal"/>
      <w:lvlText w:val="%4."/>
      <w:lvlJc w:val="left"/>
      <w:pPr>
        <w:ind w:left="1684" w:hanging="420"/>
      </w:pPr>
    </w:lvl>
    <w:lvl w:ilvl="4">
      <w:start w:val="1"/>
      <w:numFmt w:val="lowerLetter"/>
      <w:lvlText w:val="%5)"/>
      <w:lvlJc w:val="left"/>
      <w:pPr>
        <w:ind w:left="2104" w:hanging="420"/>
      </w:pPr>
    </w:lvl>
    <w:lvl w:ilvl="5">
      <w:start w:val="1"/>
      <w:numFmt w:val="lowerRoman"/>
      <w:lvlText w:val="%6."/>
      <w:lvlJc w:val="right"/>
      <w:pPr>
        <w:ind w:left="2524" w:hanging="420"/>
      </w:pPr>
    </w:lvl>
    <w:lvl w:ilvl="6">
      <w:start w:val="1"/>
      <w:numFmt w:val="decimal"/>
      <w:lvlText w:val="%7."/>
      <w:lvlJc w:val="left"/>
      <w:pPr>
        <w:ind w:left="2944" w:hanging="420"/>
      </w:pPr>
    </w:lvl>
    <w:lvl w:ilvl="7">
      <w:start w:val="1"/>
      <w:numFmt w:val="lowerLetter"/>
      <w:lvlText w:val="%8)"/>
      <w:lvlJc w:val="left"/>
      <w:pPr>
        <w:ind w:left="3364" w:hanging="420"/>
      </w:pPr>
    </w:lvl>
    <w:lvl w:ilvl="8">
      <w:start w:val="1"/>
      <w:numFmt w:val="lowerRoman"/>
      <w:lvlText w:val="%9."/>
      <w:lvlJc w:val="right"/>
      <w:pPr>
        <w:ind w:left="3784" w:hanging="420"/>
      </w:pPr>
    </w:lvl>
  </w:abstractNum>
  <w:abstractNum w:abstractNumId="6" w15:restartNumberingAfterBreak="0">
    <w:nsid w:val="513E7CCC"/>
    <w:multiLevelType w:val="multilevel"/>
    <w:tmpl w:val="F20EB278"/>
    <w:lvl w:ilvl="0">
      <w:start w:val="1"/>
      <w:numFmt w:val="decimal"/>
      <w:lvlText w:val="7.%1"/>
      <w:lvlJc w:val="left"/>
      <w:pPr>
        <w:ind w:left="424" w:hanging="420"/>
      </w:pPr>
      <w:rPr>
        <w:rFonts w:ascii="Times New Roman" w:hAnsi="Times New Roman" w:cs="Times New Roman" w:hint="default"/>
        <w:b w:val="0"/>
        <w:i w:val="0"/>
        <w:sz w:val="24"/>
        <w:szCs w:val="24"/>
      </w:rPr>
    </w:lvl>
    <w:lvl w:ilvl="1">
      <w:start w:val="1"/>
      <w:numFmt w:val="lowerLetter"/>
      <w:lvlText w:val="%2)"/>
      <w:lvlJc w:val="left"/>
      <w:pPr>
        <w:ind w:left="844" w:hanging="420"/>
      </w:pPr>
    </w:lvl>
    <w:lvl w:ilvl="2">
      <w:start w:val="1"/>
      <w:numFmt w:val="lowerRoman"/>
      <w:lvlText w:val="%3."/>
      <w:lvlJc w:val="right"/>
      <w:pPr>
        <w:ind w:left="1264" w:hanging="420"/>
      </w:pPr>
    </w:lvl>
    <w:lvl w:ilvl="3">
      <w:start w:val="1"/>
      <w:numFmt w:val="decimal"/>
      <w:lvlText w:val="%4."/>
      <w:lvlJc w:val="left"/>
      <w:pPr>
        <w:ind w:left="1684" w:hanging="420"/>
      </w:pPr>
    </w:lvl>
    <w:lvl w:ilvl="4">
      <w:start w:val="1"/>
      <w:numFmt w:val="lowerLetter"/>
      <w:lvlText w:val="%5)"/>
      <w:lvlJc w:val="left"/>
      <w:pPr>
        <w:ind w:left="2104" w:hanging="420"/>
      </w:pPr>
    </w:lvl>
    <w:lvl w:ilvl="5">
      <w:start w:val="1"/>
      <w:numFmt w:val="lowerRoman"/>
      <w:lvlText w:val="%6."/>
      <w:lvlJc w:val="right"/>
      <w:pPr>
        <w:ind w:left="2524" w:hanging="420"/>
      </w:pPr>
    </w:lvl>
    <w:lvl w:ilvl="6">
      <w:start w:val="1"/>
      <w:numFmt w:val="decimal"/>
      <w:lvlText w:val="%7."/>
      <w:lvlJc w:val="left"/>
      <w:pPr>
        <w:ind w:left="2944" w:hanging="420"/>
      </w:pPr>
    </w:lvl>
    <w:lvl w:ilvl="7">
      <w:start w:val="1"/>
      <w:numFmt w:val="lowerLetter"/>
      <w:lvlText w:val="%8)"/>
      <w:lvlJc w:val="left"/>
      <w:pPr>
        <w:ind w:left="3364" w:hanging="420"/>
      </w:pPr>
    </w:lvl>
    <w:lvl w:ilvl="8">
      <w:start w:val="1"/>
      <w:numFmt w:val="lowerRoman"/>
      <w:lvlText w:val="%9."/>
      <w:lvlJc w:val="right"/>
      <w:pPr>
        <w:ind w:left="3784" w:hanging="420"/>
      </w:pPr>
    </w:lvl>
  </w:abstractNum>
  <w:abstractNum w:abstractNumId="7" w15:restartNumberingAfterBreak="0">
    <w:nsid w:val="524312D0"/>
    <w:multiLevelType w:val="multilevel"/>
    <w:tmpl w:val="C36C81C4"/>
    <w:lvl w:ilvl="0">
      <w:start w:val="1"/>
      <w:numFmt w:val="decimal"/>
      <w:lvlText w:val="6.%1"/>
      <w:lvlJc w:val="left"/>
      <w:pPr>
        <w:ind w:left="424" w:hanging="420"/>
      </w:pPr>
      <w:rPr>
        <w:rFonts w:ascii="Times New Roman" w:hAnsi="Times New Roman" w:cs="Arial" w:hint="default"/>
        <w:b w:val="0"/>
        <w:i w:val="0"/>
        <w:sz w:val="24"/>
        <w:szCs w:val="24"/>
      </w:rPr>
    </w:lvl>
    <w:lvl w:ilvl="1">
      <w:start w:val="1"/>
      <w:numFmt w:val="lowerLetter"/>
      <w:lvlText w:val="%2)"/>
      <w:lvlJc w:val="left"/>
      <w:pPr>
        <w:ind w:left="844" w:hanging="420"/>
      </w:pPr>
    </w:lvl>
    <w:lvl w:ilvl="2">
      <w:start w:val="1"/>
      <w:numFmt w:val="lowerRoman"/>
      <w:lvlText w:val="%3."/>
      <w:lvlJc w:val="right"/>
      <w:pPr>
        <w:ind w:left="1264" w:hanging="420"/>
      </w:pPr>
    </w:lvl>
    <w:lvl w:ilvl="3">
      <w:start w:val="1"/>
      <w:numFmt w:val="decimal"/>
      <w:lvlText w:val="%4."/>
      <w:lvlJc w:val="left"/>
      <w:pPr>
        <w:ind w:left="1684" w:hanging="420"/>
      </w:pPr>
    </w:lvl>
    <w:lvl w:ilvl="4">
      <w:start w:val="1"/>
      <w:numFmt w:val="lowerLetter"/>
      <w:lvlText w:val="%5)"/>
      <w:lvlJc w:val="left"/>
      <w:pPr>
        <w:ind w:left="2104" w:hanging="420"/>
      </w:pPr>
    </w:lvl>
    <w:lvl w:ilvl="5">
      <w:start w:val="1"/>
      <w:numFmt w:val="lowerRoman"/>
      <w:lvlText w:val="%6."/>
      <w:lvlJc w:val="right"/>
      <w:pPr>
        <w:ind w:left="2524" w:hanging="420"/>
      </w:pPr>
    </w:lvl>
    <w:lvl w:ilvl="6">
      <w:start w:val="1"/>
      <w:numFmt w:val="decimal"/>
      <w:lvlText w:val="%7."/>
      <w:lvlJc w:val="left"/>
      <w:pPr>
        <w:ind w:left="2944" w:hanging="420"/>
      </w:pPr>
    </w:lvl>
    <w:lvl w:ilvl="7">
      <w:start w:val="1"/>
      <w:numFmt w:val="lowerLetter"/>
      <w:lvlText w:val="%8)"/>
      <w:lvlJc w:val="left"/>
      <w:pPr>
        <w:ind w:left="3364" w:hanging="420"/>
      </w:pPr>
    </w:lvl>
    <w:lvl w:ilvl="8">
      <w:start w:val="1"/>
      <w:numFmt w:val="lowerRoman"/>
      <w:lvlText w:val="%9."/>
      <w:lvlJc w:val="right"/>
      <w:pPr>
        <w:ind w:left="3784" w:hanging="420"/>
      </w:pPr>
    </w:lvl>
  </w:abstractNum>
  <w:abstractNum w:abstractNumId="8" w15:restartNumberingAfterBreak="0">
    <w:nsid w:val="52AE22C6"/>
    <w:multiLevelType w:val="multilevel"/>
    <w:tmpl w:val="52AE22C6"/>
    <w:lvl w:ilvl="0">
      <w:start w:val="1"/>
      <w:numFmt w:val="decimalEnclosedCircle"/>
      <w:lvlText w:val="%1"/>
      <w:lvlJc w:val="left"/>
      <w:pPr>
        <w:ind w:left="3539" w:hanging="420"/>
      </w:pPr>
      <w:rPr>
        <w:rFonts w:hint="eastAsia"/>
        <w:b w:val="0"/>
      </w:rPr>
    </w:lvl>
    <w:lvl w:ilvl="1">
      <w:start w:val="1"/>
      <w:numFmt w:val="lowerLetter"/>
      <w:lvlText w:val="%2)"/>
      <w:lvlJc w:val="left"/>
      <w:pPr>
        <w:ind w:left="3959" w:hanging="420"/>
      </w:pPr>
    </w:lvl>
    <w:lvl w:ilvl="2">
      <w:start w:val="1"/>
      <w:numFmt w:val="lowerRoman"/>
      <w:lvlText w:val="%3."/>
      <w:lvlJc w:val="right"/>
      <w:pPr>
        <w:ind w:left="4379" w:hanging="420"/>
      </w:pPr>
    </w:lvl>
    <w:lvl w:ilvl="3">
      <w:start w:val="1"/>
      <w:numFmt w:val="decimal"/>
      <w:lvlText w:val="%4."/>
      <w:lvlJc w:val="left"/>
      <w:pPr>
        <w:ind w:left="4799" w:hanging="420"/>
      </w:pPr>
    </w:lvl>
    <w:lvl w:ilvl="4">
      <w:start w:val="1"/>
      <w:numFmt w:val="lowerLetter"/>
      <w:lvlText w:val="%5)"/>
      <w:lvlJc w:val="left"/>
      <w:pPr>
        <w:ind w:left="5219" w:hanging="420"/>
      </w:pPr>
    </w:lvl>
    <w:lvl w:ilvl="5">
      <w:start w:val="1"/>
      <w:numFmt w:val="lowerRoman"/>
      <w:lvlText w:val="%6."/>
      <w:lvlJc w:val="right"/>
      <w:pPr>
        <w:ind w:left="5639" w:hanging="420"/>
      </w:pPr>
    </w:lvl>
    <w:lvl w:ilvl="6">
      <w:start w:val="1"/>
      <w:numFmt w:val="decimal"/>
      <w:lvlText w:val="%7."/>
      <w:lvlJc w:val="left"/>
      <w:pPr>
        <w:ind w:left="6059" w:hanging="420"/>
      </w:pPr>
    </w:lvl>
    <w:lvl w:ilvl="7">
      <w:start w:val="1"/>
      <w:numFmt w:val="lowerLetter"/>
      <w:lvlText w:val="%8)"/>
      <w:lvlJc w:val="left"/>
      <w:pPr>
        <w:ind w:left="6479" w:hanging="420"/>
      </w:pPr>
    </w:lvl>
    <w:lvl w:ilvl="8">
      <w:start w:val="1"/>
      <w:numFmt w:val="lowerRoman"/>
      <w:lvlText w:val="%9."/>
      <w:lvlJc w:val="right"/>
      <w:pPr>
        <w:ind w:left="6899" w:hanging="420"/>
      </w:pPr>
    </w:lvl>
  </w:abstractNum>
  <w:abstractNum w:abstractNumId="9" w15:restartNumberingAfterBreak="0">
    <w:nsid w:val="585E57C2"/>
    <w:multiLevelType w:val="multilevel"/>
    <w:tmpl w:val="585E57C2"/>
    <w:lvl w:ilvl="0">
      <w:start w:val="1"/>
      <w:numFmt w:val="decimal"/>
      <w:lvlText w:val="2.%1"/>
      <w:lvlJc w:val="left"/>
      <w:pPr>
        <w:ind w:left="900" w:hanging="420"/>
      </w:pPr>
      <w:rPr>
        <w:rFonts w:hint="eastAsia"/>
      </w:rPr>
    </w:lvl>
    <w:lvl w:ilvl="1">
      <w:start w:val="1"/>
      <w:numFmt w:val="decimal"/>
      <w:lvlText w:val="2.%2"/>
      <w:lvlJc w:val="left"/>
      <w:pPr>
        <w:ind w:left="1320" w:hanging="420"/>
      </w:pPr>
      <w:rPr>
        <w:rFonts w:hint="eastAsia"/>
      </w:rPr>
    </w:lvl>
    <w:lvl w:ilvl="2">
      <w:start w:val="1"/>
      <w:numFmt w:val="decimal"/>
      <w:lvlText w:val="（%3）"/>
      <w:lvlJc w:val="left"/>
      <w:pPr>
        <w:ind w:left="2040" w:hanging="720"/>
      </w:pPr>
      <w:rPr>
        <w:rFonts w:hint="default"/>
      </w:r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639A4A63"/>
    <w:multiLevelType w:val="multilevel"/>
    <w:tmpl w:val="639A4A63"/>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74192C00"/>
    <w:multiLevelType w:val="multilevel"/>
    <w:tmpl w:val="74192C00"/>
    <w:lvl w:ilvl="0">
      <w:start w:val="1"/>
      <w:numFmt w:val="decimalEnclosedCircle"/>
      <w:lvlText w:val="%1"/>
      <w:lvlJc w:val="left"/>
      <w:pPr>
        <w:ind w:left="3539" w:hanging="420"/>
      </w:pPr>
      <w:rPr>
        <w:rFonts w:hint="eastAsia"/>
        <w:b w:val="0"/>
      </w:rPr>
    </w:lvl>
    <w:lvl w:ilvl="1">
      <w:start w:val="1"/>
      <w:numFmt w:val="lowerLetter"/>
      <w:lvlText w:val="%2)"/>
      <w:lvlJc w:val="left"/>
      <w:pPr>
        <w:ind w:left="3959" w:hanging="420"/>
      </w:pPr>
    </w:lvl>
    <w:lvl w:ilvl="2">
      <w:start w:val="1"/>
      <w:numFmt w:val="lowerRoman"/>
      <w:lvlText w:val="%3."/>
      <w:lvlJc w:val="right"/>
      <w:pPr>
        <w:ind w:left="4379" w:hanging="420"/>
      </w:pPr>
    </w:lvl>
    <w:lvl w:ilvl="3">
      <w:start w:val="1"/>
      <w:numFmt w:val="decimal"/>
      <w:lvlText w:val="%4."/>
      <w:lvlJc w:val="left"/>
      <w:pPr>
        <w:ind w:left="4799" w:hanging="420"/>
      </w:pPr>
    </w:lvl>
    <w:lvl w:ilvl="4">
      <w:start w:val="1"/>
      <w:numFmt w:val="lowerLetter"/>
      <w:lvlText w:val="%5)"/>
      <w:lvlJc w:val="left"/>
      <w:pPr>
        <w:ind w:left="5219" w:hanging="420"/>
      </w:pPr>
    </w:lvl>
    <w:lvl w:ilvl="5">
      <w:start w:val="1"/>
      <w:numFmt w:val="lowerRoman"/>
      <w:lvlText w:val="%6."/>
      <w:lvlJc w:val="right"/>
      <w:pPr>
        <w:ind w:left="5639" w:hanging="420"/>
      </w:pPr>
    </w:lvl>
    <w:lvl w:ilvl="6">
      <w:start w:val="1"/>
      <w:numFmt w:val="decimal"/>
      <w:lvlText w:val="%7."/>
      <w:lvlJc w:val="left"/>
      <w:pPr>
        <w:ind w:left="6059" w:hanging="420"/>
      </w:pPr>
    </w:lvl>
    <w:lvl w:ilvl="7">
      <w:start w:val="1"/>
      <w:numFmt w:val="lowerLetter"/>
      <w:lvlText w:val="%8)"/>
      <w:lvlJc w:val="left"/>
      <w:pPr>
        <w:ind w:left="6479" w:hanging="420"/>
      </w:pPr>
    </w:lvl>
    <w:lvl w:ilvl="8">
      <w:start w:val="1"/>
      <w:numFmt w:val="lowerRoman"/>
      <w:lvlText w:val="%9."/>
      <w:lvlJc w:val="right"/>
      <w:pPr>
        <w:ind w:left="6899" w:hanging="420"/>
      </w:pPr>
    </w:lvl>
  </w:abstractNum>
  <w:abstractNum w:abstractNumId="12" w15:restartNumberingAfterBreak="0">
    <w:nsid w:val="75BC019D"/>
    <w:multiLevelType w:val="multilevel"/>
    <w:tmpl w:val="CA8AB6A8"/>
    <w:lvl w:ilvl="0">
      <w:start w:val="1"/>
      <w:numFmt w:val="decimal"/>
      <w:lvlText w:val="4.%1"/>
      <w:lvlJc w:val="left"/>
      <w:pPr>
        <w:ind w:left="424" w:hanging="420"/>
      </w:pPr>
      <w:rPr>
        <w:rFonts w:hint="eastAsia"/>
      </w:rPr>
    </w:lvl>
    <w:lvl w:ilvl="1">
      <w:start w:val="1"/>
      <w:numFmt w:val="lowerLetter"/>
      <w:lvlText w:val="%2)"/>
      <w:lvlJc w:val="left"/>
      <w:pPr>
        <w:ind w:left="844" w:hanging="420"/>
      </w:pPr>
    </w:lvl>
    <w:lvl w:ilvl="2">
      <w:start w:val="1"/>
      <w:numFmt w:val="lowerRoman"/>
      <w:lvlText w:val="%3."/>
      <w:lvlJc w:val="right"/>
      <w:pPr>
        <w:ind w:left="1264" w:hanging="420"/>
      </w:pPr>
    </w:lvl>
    <w:lvl w:ilvl="3">
      <w:start w:val="1"/>
      <w:numFmt w:val="decimal"/>
      <w:lvlText w:val="%4."/>
      <w:lvlJc w:val="left"/>
      <w:pPr>
        <w:ind w:left="1684" w:hanging="420"/>
      </w:pPr>
    </w:lvl>
    <w:lvl w:ilvl="4">
      <w:start w:val="1"/>
      <w:numFmt w:val="lowerLetter"/>
      <w:lvlText w:val="%5)"/>
      <w:lvlJc w:val="left"/>
      <w:pPr>
        <w:ind w:left="2104" w:hanging="420"/>
      </w:pPr>
    </w:lvl>
    <w:lvl w:ilvl="5">
      <w:start w:val="1"/>
      <w:numFmt w:val="lowerRoman"/>
      <w:lvlText w:val="%6."/>
      <w:lvlJc w:val="right"/>
      <w:pPr>
        <w:ind w:left="2524" w:hanging="420"/>
      </w:pPr>
    </w:lvl>
    <w:lvl w:ilvl="6">
      <w:start w:val="1"/>
      <w:numFmt w:val="decimal"/>
      <w:lvlText w:val="%7."/>
      <w:lvlJc w:val="left"/>
      <w:pPr>
        <w:ind w:left="2944" w:hanging="420"/>
      </w:pPr>
    </w:lvl>
    <w:lvl w:ilvl="7">
      <w:start w:val="1"/>
      <w:numFmt w:val="lowerLetter"/>
      <w:lvlText w:val="%8)"/>
      <w:lvlJc w:val="left"/>
      <w:pPr>
        <w:ind w:left="3364" w:hanging="420"/>
      </w:pPr>
    </w:lvl>
    <w:lvl w:ilvl="8">
      <w:start w:val="1"/>
      <w:numFmt w:val="lowerRoman"/>
      <w:lvlText w:val="%9."/>
      <w:lvlJc w:val="right"/>
      <w:pPr>
        <w:ind w:left="3784" w:hanging="420"/>
      </w:pPr>
    </w:lvl>
  </w:abstractNum>
  <w:num w:numId="1" w16cid:durableId="969631456">
    <w:abstractNumId w:val="0"/>
  </w:num>
  <w:num w:numId="2" w16cid:durableId="1564562694">
    <w:abstractNumId w:val="10"/>
  </w:num>
  <w:num w:numId="3" w16cid:durableId="986209165">
    <w:abstractNumId w:val="2"/>
  </w:num>
  <w:num w:numId="4" w16cid:durableId="2023817928">
    <w:abstractNumId w:val="8"/>
  </w:num>
  <w:num w:numId="5" w16cid:durableId="2075278842">
    <w:abstractNumId w:val="1"/>
  </w:num>
  <w:num w:numId="6" w16cid:durableId="1223062208">
    <w:abstractNumId w:val="9"/>
  </w:num>
  <w:num w:numId="7" w16cid:durableId="198737874">
    <w:abstractNumId w:val="11"/>
  </w:num>
  <w:num w:numId="8" w16cid:durableId="2014644234">
    <w:abstractNumId w:val="3"/>
  </w:num>
  <w:num w:numId="9" w16cid:durableId="1300112190">
    <w:abstractNumId w:val="4"/>
  </w:num>
  <w:num w:numId="10" w16cid:durableId="1561018875">
    <w:abstractNumId w:val="12"/>
  </w:num>
  <w:num w:numId="11" w16cid:durableId="1631470841">
    <w:abstractNumId w:val="5"/>
  </w:num>
  <w:num w:numId="12" w16cid:durableId="2025474073">
    <w:abstractNumId w:val="7"/>
  </w:num>
  <w:num w:numId="13" w16cid:durableId="90205899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WM">
    <w15:presenceInfo w15:providerId="None" w15:userId="KWM"/>
  </w15:person>
  <w15:person w15:author="Jiang, Yifeng">
    <w15:presenceInfo w15:providerId="AD" w15:userId="S-1-5-21-1294404594-4172486601-282865058-20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bordersDoNotSurroundHeader/>
  <w:bordersDoNotSurroundFooter/>
  <w:hideSpellingErrors/>
  <w:hideGrammaticalErrors/>
  <w:trackRevisions/>
  <w:defaultTabStop w:val="420"/>
  <w:drawingGridHorizontalSpacing w:val="105"/>
  <w:drawingGridVerticalSpacing w:val="317"/>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63A"/>
    <w:rsid w:val="DFFF8800"/>
    <w:rsid w:val="000016A9"/>
    <w:rsid w:val="00001F2B"/>
    <w:rsid w:val="00002509"/>
    <w:rsid w:val="0000332A"/>
    <w:rsid w:val="00004FAF"/>
    <w:rsid w:val="00005C5B"/>
    <w:rsid w:val="00006D65"/>
    <w:rsid w:val="00007624"/>
    <w:rsid w:val="00011151"/>
    <w:rsid w:val="000114F4"/>
    <w:rsid w:val="00011A29"/>
    <w:rsid w:val="00011CDA"/>
    <w:rsid w:val="000125EC"/>
    <w:rsid w:val="000129C9"/>
    <w:rsid w:val="00012E95"/>
    <w:rsid w:val="00012F3D"/>
    <w:rsid w:val="00013E9A"/>
    <w:rsid w:val="000140F3"/>
    <w:rsid w:val="0001547A"/>
    <w:rsid w:val="0001668F"/>
    <w:rsid w:val="00016FAF"/>
    <w:rsid w:val="000170F9"/>
    <w:rsid w:val="00017AB7"/>
    <w:rsid w:val="00017B61"/>
    <w:rsid w:val="00017D85"/>
    <w:rsid w:val="00020090"/>
    <w:rsid w:val="000204CC"/>
    <w:rsid w:val="000207C0"/>
    <w:rsid w:val="00021540"/>
    <w:rsid w:val="00021F07"/>
    <w:rsid w:val="0002253E"/>
    <w:rsid w:val="000225AC"/>
    <w:rsid w:val="00022D30"/>
    <w:rsid w:val="00023C34"/>
    <w:rsid w:val="000247C6"/>
    <w:rsid w:val="000249CC"/>
    <w:rsid w:val="00024AE3"/>
    <w:rsid w:val="00025471"/>
    <w:rsid w:val="0002562B"/>
    <w:rsid w:val="000258AA"/>
    <w:rsid w:val="00026247"/>
    <w:rsid w:val="0002681F"/>
    <w:rsid w:val="00027BC5"/>
    <w:rsid w:val="00030253"/>
    <w:rsid w:val="00030C54"/>
    <w:rsid w:val="00031D8D"/>
    <w:rsid w:val="000325D2"/>
    <w:rsid w:val="000326A4"/>
    <w:rsid w:val="00033D5F"/>
    <w:rsid w:val="0003438A"/>
    <w:rsid w:val="0003570E"/>
    <w:rsid w:val="00035883"/>
    <w:rsid w:val="00035895"/>
    <w:rsid w:val="0003654D"/>
    <w:rsid w:val="00036CBD"/>
    <w:rsid w:val="00036E4C"/>
    <w:rsid w:val="000372BC"/>
    <w:rsid w:val="00040EAF"/>
    <w:rsid w:val="000419B6"/>
    <w:rsid w:val="00041EEB"/>
    <w:rsid w:val="00042666"/>
    <w:rsid w:val="00043506"/>
    <w:rsid w:val="0004358E"/>
    <w:rsid w:val="0004533E"/>
    <w:rsid w:val="00045741"/>
    <w:rsid w:val="00045802"/>
    <w:rsid w:val="00045EBF"/>
    <w:rsid w:val="00047087"/>
    <w:rsid w:val="00047B01"/>
    <w:rsid w:val="00047E3E"/>
    <w:rsid w:val="000508ED"/>
    <w:rsid w:val="00051727"/>
    <w:rsid w:val="00051ABB"/>
    <w:rsid w:val="00052998"/>
    <w:rsid w:val="00052B7B"/>
    <w:rsid w:val="0005389E"/>
    <w:rsid w:val="000550F6"/>
    <w:rsid w:val="0005520B"/>
    <w:rsid w:val="000565F1"/>
    <w:rsid w:val="000566BD"/>
    <w:rsid w:val="00056C02"/>
    <w:rsid w:val="00057085"/>
    <w:rsid w:val="00057B17"/>
    <w:rsid w:val="000608FD"/>
    <w:rsid w:val="00062250"/>
    <w:rsid w:val="00062278"/>
    <w:rsid w:val="0006281C"/>
    <w:rsid w:val="00062828"/>
    <w:rsid w:val="00062B9A"/>
    <w:rsid w:val="00064BBE"/>
    <w:rsid w:val="00065E6D"/>
    <w:rsid w:val="00065FC2"/>
    <w:rsid w:val="0006663C"/>
    <w:rsid w:val="00067D43"/>
    <w:rsid w:val="0007031B"/>
    <w:rsid w:val="00070574"/>
    <w:rsid w:val="0007066F"/>
    <w:rsid w:val="0007159F"/>
    <w:rsid w:val="0007225B"/>
    <w:rsid w:val="000726C2"/>
    <w:rsid w:val="000726CE"/>
    <w:rsid w:val="000740D9"/>
    <w:rsid w:val="000753E7"/>
    <w:rsid w:val="000759C5"/>
    <w:rsid w:val="000759F7"/>
    <w:rsid w:val="00077259"/>
    <w:rsid w:val="000775A9"/>
    <w:rsid w:val="00077654"/>
    <w:rsid w:val="000777C5"/>
    <w:rsid w:val="00077D5F"/>
    <w:rsid w:val="00077FDE"/>
    <w:rsid w:val="0008020A"/>
    <w:rsid w:val="00081A5E"/>
    <w:rsid w:val="00082D36"/>
    <w:rsid w:val="00082E5C"/>
    <w:rsid w:val="00082E84"/>
    <w:rsid w:val="00084582"/>
    <w:rsid w:val="0008479F"/>
    <w:rsid w:val="00085160"/>
    <w:rsid w:val="000857C2"/>
    <w:rsid w:val="00085D5F"/>
    <w:rsid w:val="00085FE1"/>
    <w:rsid w:val="000861B9"/>
    <w:rsid w:val="00086251"/>
    <w:rsid w:val="000872DC"/>
    <w:rsid w:val="0008736F"/>
    <w:rsid w:val="000877B8"/>
    <w:rsid w:val="00087919"/>
    <w:rsid w:val="00090246"/>
    <w:rsid w:val="0009025D"/>
    <w:rsid w:val="00090C00"/>
    <w:rsid w:val="00090F63"/>
    <w:rsid w:val="00092122"/>
    <w:rsid w:val="0009262C"/>
    <w:rsid w:val="0009263A"/>
    <w:rsid w:val="0009267C"/>
    <w:rsid w:val="00092F10"/>
    <w:rsid w:val="00094465"/>
    <w:rsid w:val="000944D7"/>
    <w:rsid w:val="00096CB8"/>
    <w:rsid w:val="000A0288"/>
    <w:rsid w:val="000A13C4"/>
    <w:rsid w:val="000A2D93"/>
    <w:rsid w:val="000A2DD0"/>
    <w:rsid w:val="000A3490"/>
    <w:rsid w:val="000A3A39"/>
    <w:rsid w:val="000A3D11"/>
    <w:rsid w:val="000A450A"/>
    <w:rsid w:val="000A49C7"/>
    <w:rsid w:val="000A581E"/>
    <w:rsid w:val="000A6325"/>
    <w:rsid w:val="000A6F16"/>
    <w:rsid w:val="000A7106"/>
    <w:rsid w:val="000A7372"/>
    <w:rsid w:val="000A7491"/>
    <w:rsid w:val="000B0A94"/>
    <w:rsid w:val="000B0E91"/>
    <w:rsid w:val="000B1248"/>
    <w:rsid w:val="000B1CF9"/>
    <w:rsid w:val="000B2AE1"/>
    <w:rsid w:val="000B2D97"/>
    <w:rsid w:val="000B3011"/>
    <w:rsid w:val="000B42A9"/>
    <w:rsid w:val="000B546F"/>
    <w:rsid w:val="000B5962"/>
    <w:rsid w:val="000B666E"/>
    <w:rsid w:val="000B68E0"/>
    <w:rsid w:val="000B6B16"/>
    <w:rsid w:val="000B7D54"/>
    <w:rsid w:val="000C02F7"/>
    <w:rsid w:val="000C0C3A"/>
    <w:rsid w:val="000C1A1C"/>
    <w:rsid w:val="000C20E6"/>
    <w:rsid w:val="000C2C0A"/>
    <w:rsid w:val="000C3012"/>
    <w:rsid w:val="000C3341"/>
    <w:rsid w:val="000C3E97"/>
    <w:rsid w:val="000C3FED"/>
    <w:rsid w:val="000C4B1D"/>
    <w:rsid w:val="000C6A97"/>
    <w:rsid w:val="000C6C53"/>
    <w:rsid w:val="000C7D60"/>
    <w:rsid w:val="000D0CBB"/>
    <w:rsid w:val="000D0D2F"/>
    <w:rsid w:val="000D0DE4"/>
    <w:rsid w:val="000D1811"/>
    <w:rsid w:val="000D3CFD"/>
    <w:rsid w:val="000D4844"/>
    <w:rsid w:val="000D48A5"/>
    <w:rsid w:val="000D563E"/>
    <w:rsid w:val="000D5933"/>
    <w:rsid w:val="000D5E01"/>
    <w:rsid w:val="000D6BBB"/>
    <w:rsid w:val="000E0203"/>
    <w:rsid w:val="000E10C7"/>
    <w:rsid w:val="000E1CEF"/>
    <w:rsid w:val="000E327B"/>
    <w:rsid w:val="000E5D7A"/>
    <w:rsid w:val="000E653E"/>
    <w:rsid w:val="000E72BE"/>
    <w:rsid w:val="000E7874"/>
    <w:rsid w:val="000E7B59"/>
    <w:rsid w:val="000F0105"/>
    <w:rsid w:val="000F013A"/>
    <w:rsid w:val="000F052E"/>
    <w:rsid w:val="000F0541"/>
    <w:rsid w:val="000F1401"/>
    <w:rsid w:val="000F2488"/>
    <w:rsid w:val="000F3258"/>
    <w:rsid w:val="000F38C3"/>
    <w:rsid w:val="000F3F6E"/>
    <w:rsid w:val="000F476A"/>
    <w:rsid w:val="000F4934"/>
    <w:rsid w:val="000F4A35"/>
    <w:rsid w:val="000F503A"/>
    <w:rsid w:val="000F538C"/>
    <w:rsid w:val="000F6471"/>
    <w:rsid w:val="000F6549"/>
    <w:rsid w:val="000F7F4F"/>
    <w:rsid w:val="0010014C"/>
    <w:rsid w:val="00101C50"/>
    <w:rsid w:val="00101D8A"/>
    <w:rsid w:val="00101DEF"/>
    <w:rsid w:val="001026E0"/>
    <w:rsid w:val="00102C35"/>
    <w:rsid w:val="00102EBA"/>
    <w:rsid w:val="001033CD"/>
    <w:rsid w:val="00103720"/>
    <w:rsid w:val="001037AA"/>
    <w:rsid w:val="00104823"/>
    <w:rsid w:val="00104E17"/>
    <w:rsid w:val="0010540E"/>
    <w:rsid w:val="001114BA"/>
    <w:rsid w:val="0011269D"/>
    <w:rsid w:val="001139D7"/>
    <w:rsid w:val="00113E94"/>
    <w:rsid w:val="00113F57"/>
    <w:rsid w:val="0011567B"/>
    <w:rsid w:val="00115990"/>
    <w:rsid w:val="00116045"/>
    <w:rsid w:val="00116CB9"/>
    <w:rsid w:val="00116D48"/>
    <w:rsid w:val="00117191"/>
    <w:rsid w:val="0011765D"/>
    <w:rsid w:val="00117DD1"/>
    <w:rsid w:val="0012014C"/>
    <w:rsid w:val="001201E3"/>
    <w:rsid w:val="0012075B"/>
    <w:rsid w:val="00120782"/>
    <w:rsid w:val="0012082C"/>
    <w:rsid w:val="0012172A"/>
    <w:rsid w:val="001221B0"/>
    <w:rsid w:val="0012238E"/>
    <w:rsid w:val="00122470"/>
    <w:rsid w:val="0012262A"/>
    <w:rsid w:val="00122E42"/>
    <w:rsid w:val="0012322D"/>
    <w:rsid w:val="00123BA1"/>
    <w:rsid w:val="00123BAE"/>
    <w:rsid w:val="00123D74"/>
    <w:rsid w:val="001246B8"/>
    <w:rsid w:val="0012482C"/>
    <w:rsid w:val="00124AD3"/>
    <w:rsid w:val="00126072"/>
    <w:rsid w:val="001320F4"/>
    <w:rsid w:val="001321A0"/>
    <w:rsid w:val="00132C1E"/>
    <w:rsid w:val="00134052"/>
    <w:rsid w:val="00134CA4"/>
    <w:rsid w:val="00135427"/>
    <w:rsid w:val="00135BE3"/>
    <w:rsid w:val="0014009D"/>
    <w:rsid w:val="00140D99"/>
    <w:rsid w:val="00141A6D"/>
    <w:rsid w:val="00143258"/>
    <w:rsid w:val="00143E30"/>
    <w:rsid w:val="00147AC2"/>
    <w:rsid w:val="001505F3"/>
    <w:rsid w:val="00150728"/>
    <w:rsid w:val="00150B9E"/>
    <w:rsid w:val="00150DC5"/>
    <w:rsid w:val="00150FC5"/>
    <w:rsid w:val="00151BAE"/>
    <w:rsid w:val="00152044"/>
    <w:rsid w:val="001532E4"/>
    <w:rsid w:val="00154106"/>
    <w:rsid w:val="0015454F"/>
    <w:rsid w:val="001545D3"/>
    <w:rsid w:val="00154760"/>
    <w:rsid w:val="00154805"/>
    <w:rsid w:val="00155744"/>
    <w:rsid w:val="001563E8"/>
    <w:rsid w:val="001573FA"/>
    <w:rsid w:val="00157882"/>
    <w:rsid w:val="00157AE5"/>
    <w:rsid w:val="00157C04"/>
    <w:rsid w:val="00157F29"/>
    <w:rsid w:val="0016061D"/>
    <w:rsid w:val="00160DF2"/>
    <w:rsid w:val="00161125"/>
    <w:rsid w:val="00161FD0"/>
    <w:rsid w:val="00162A7B"/>
    <w:rsid w:val="00165F99"/>
    <w:rsid w:val="0016643F"/>
    <w:rsid w:val="00166675"/>
    <w:rsid w:val="00171914"/>
    <w:rsid w:val="00171B0D"/>
    <w:rsid w:val="00171B8D"/>
    <w:rsid w:val="00172447"/>
    <w:rsid w:val="00172C45"/>
    <w:rsid w:val="00173AFE"/>
    <w:rsid w:val="001756FE"/>
    <w:rsid w:val="00176220"/>
    <w:rsid w:val="001773A3"/>
    <w:rsid w:val="00177AEE"/>
    <w:rsid w:val="001803C4"/>
    <w:rsid w:val="00181387"/>
    <w:rsid w:val="00181C65"/>
    <w:rsid w:val="00182FE1"/>
    <w:rsid w:val="0018366B"/>
    <w:rsid w:val="0018373B"/>
    <w:rsid w:val="00183773"/>
    <w:rsid w:val="00183F0C"/>
    <w:rsid w:val="00184A4A"/>
    <w:rsid w:val="00184AD8"/>
    <w:rsid w:val="00184C18"/>
    <w:rsid w:val="00184EB9"/>
    <w:rsid w:val="00184F5C"/>
    <w:rsid w:val="0018503C"/>
    <w:rsid w:val="001862DD"/>
    <w:rsid w:val="001864B9"/>
    <w:rsid w:val="00190E1C"/>
    <w:rsid w:val="001922C1"/>
    <w:rsid w:val="00193401"/>
    <w:rsid w:val="0019581A"/>
    <w:rsid w:val="00196272"/>
    <w:rsid w:val="00196A76"/>
    <w:rsid w:val="00196C6C"/>
    <w:rsid w:val="00197092"/>
    <w:rsid w:val="00197742"/>
    <w:rsid w:val="001A01BC"/>
    <w:rsid w:val="001A063E"/>
    <w:rsid w:val="001A101A"/>
    <w:rsid w:val="001A1FBA"/>
    <w:rsid w:val="001A2FB1"/>
    <w:rsid w:val="001A3678"/>
    <w:rsid w:val="001A4905"/>
    <w:rsid w:val="001A4BEF"/>
    <w:rsid w:val="001A507C"/>
    <w:rsid w:val="001A54D2"/>
    <w:rsid w:val="001A56B1"/>
    <w:rsid w:val="001A5998"/>
    <w:rsid w:val="001A5EC1"/>
    <w:rsid w:val="001A69BF"/>
    <w:rsid w:val="001A6C36"/>
    <w:rsid w:val="001A7741"/>
    <w:rsid w:val="001B0D15"/>
    <w:rsid w:val="001B13B3"/>
    <w:rsid w:val="001B207A"/>
    <w:rsid w:val="001B4033"/>
    <w:rsid w:val="001B5E5D"/>
    <w:rsid w:val="001B667F"/>
    <w:rsid w:val="001B66E7"/>
    <w:rsid w:val="001B6A93"/>
    <w:rsid w:val="001B7977"/>
    <w:rsid w:val="001B7AA1"/>
    <w:rsid w:val="001C1D6F"/>
    <w:rsid w:val="001C211F"/>
    <w:rsid w:val="001C2756"/>
    <w:rsid w:val="001C2879"/>
    <w:rsid w:val="001C36D6"/>
    <w:rsid w:val="001C3957"/>
    <w:rsid w:val="001C3A63"/>
    <w:rsid w:val="001C4022"/>
    <w:rsid w:val="001C43E8"/>
    <w:rsid w:val="001C5EE5"/>
    <w:rsid w:val="001C6C2B"/>
    <w:rsid w:val="001C6C54"/>
    <w:rsid w:val="001C7AC7"/>
    <w:rsid w:val="001D1118"/>
    <w:rsid w:val="001D1B57"/>
    <w:rsid w:val="001D1E45"/>
    <w:rsid w:val="001D20F4"/>
    <w:rsid w:val="001D228B"/>
    <w:rsid w:val="001D2B46"/>
    <w:rsid w:val="001D3F74"/>
    <w:rsid w:val="001D45E3"/>
    <w:rsid w:val="001D4D9D"/>
    <w:rsid w:val="001D573D"/>
    <w:rsid w:val="001D5EFA"/>
    <w:rsid w:val="001D6132"/>
    <w:rsid w:val="001D63A3"/>
    <w:rsid w:val="001D66BE"/>
    <w:rsid w:val="001E011E"/>
    <w:rsid w:val="001E02E8"/>
    <w:rsid w:val="001E065C"/>
    <w:rsid w:val="001E10C5"/>
    <w:rsid w:val="001E31AD"/>
    <w:rsid w:val="001E4D0E"/>
    <w:rsid w:val="001E5393"/>
    <w:rsid w:val="001E56EE"/>
    <w:rsid w:val="001E5B65"/>
    <w:rsid w:val="001E6664"/>
    <w:rsid w:val="001E6F6B"/>
    <w:rsid w:val="001E7B1A"/>
    <w:rsid w:val="001E7BA6"/>
    <w:rsid w:val="001F05F9"/>
    <w:rsid w:val="001F082F"/>
    <w:rsid w:val="001F18F7"/>
    <w:rsid w:val="001F1C0C"/>
    <w:rsid w:val="001F1C29"/>
    <w:rsid w:val="001F1CE3"/>
    <w:rsid w:val="001F23A0"/>
    <w:rsid w:val="001F23BB"/>
    <w:rsid w:val="001F3402"/>
    <w:rsid w:val="001F5050"/>
    <w:rsid w:val="001F5359"/>
    <w:rsid w:val="001F55AA"/>
    <w:rsid w:val="001F6358"/>
    <w:rsid w:val="001F6B4B"/>
    <w:rsid w:val="001F740E"/>
    <w:rsid w:val="001F7BF8"/>
    <w:rsid w:val="002009AC"/>
    <w:rsid w:val="0020151D"/>
    <w:rsid w:val="002019B2"/>
    <w:rsid w:val="00201F47"/>
    <w:rsid w:val="00202857"/>
    <w:rsid w:val="00203594"/>
    <w:rsid w:val="002035C9"/>
    <w:rsid w:val="002049E1"/>
    <w:rsid w:val="00204CB0"/>
    <w:rsid w:val="00204FD4"/>
    <w:rsid w:val="00205490"/>
    <w:rsid w:val="00206006"/>
    <w:rsid w:val="00206467"/>
    <w:rsid w:val="002107BA"/>
    <w:rsid w:val="00211364"/>
    <w:rsid w:val="0021194C"/>
    <w:rsid w:val="00211EBC"/>
    <w:rsid w:val="00212224"/>
    <w:rsid w:val="00212579"/>
    <w:rsid w:val="00212DF4"/>
    <w:rsid w:val="00213A5A"/>
    <w:rsid w:val="00213BA5"/>
    <w:rsid w:val="00214250"/>
    <w:rsid w:val="00214EC6"/>
    <w:rsid w:val="002158FA"/>
    <w:rsid w:val="00215F1C"/>
    <w:rsid w:val="00215FF1"/>
    <w:rsid w:val="00217C40"/>
    <w:rsid w:val="00220780"/>
    <w:rsid w:val="00220B1F"/>
    <w:rsid w:val="002213D9"/>
    <w:rsid w:val="00221534"/>
    <w:rsid w:val="002229E6"/>
    <w:rsid w:val="002246B5"/>
    <w:rsid w:val="002246C7"/>
    <w:rsid w:val="002246D5"/>
    <w:rsid w:val="0022480A"/>
    <w:rsid w:val="002257FD"/>
    <w:rsid w:val="00225FC2"/>
    <w:rsid w:val="00226924"/>
    <w:rsid w:val="002273B6"/>
    <w:rsid w:val="00227587"/>
    <w:rsid w:val="002319A4"/>
    <w:rsid w:val="00231E00"/>
    <w:rsid w:val="00232945"/>
    <w:rsid w:val="00232BAC"/>
    <w:rsid w:val="00233489"/>
    <w:rsid w:val="00233CDD"/>
    <w:rsid w:val="00234D9D"/>
    <w:rsid w:val="00235115"/>
    <w:rsid w:val="002357C3"/>
    <w:rsid w:val="00235C41"/>
    <w:rsid w:val="0023610F"/>
    <w:rsid w:val="00236184"/>
    <w:rsid w:val="00237824"/>
    <w:rsid w:val="00237888"/>
    <w:rsid w:val="00237AE5"/>
    <w:rsid w:val="00237E29"/>
    <w:rsid w:val="002404B2"/>
    <w:rsid w:val="00240D26"/>
    <w:rsid w:val="0024144A"/>
    <w:rsid w:val="00241812"/>
    <w:rsid w:val="0024222A"/>
    <w:rsid w:val="00242BF3"/>
    <w:rsid w:val="0024348E"/>
    <w:rsid w:val="002444DA"/>
    <w:rsid w:val="0024491A"/>
    <w:rsid w:val="002450B3"/>
    <w:rsid w:val="00245AAB"/>
    <w:rsid w:val="0024632E"/>
    <w:rsid w:val="00247BF9"/>
    <w:rsid w:val="002501B9"/>
    <w:rsid w:val="0025026B"/>
    <w:rsid w:val="0025116F"/>
    <w:rsid w:val="002512B4"/>
    <w:rsid w:val="002515AA"/>
    <w:rsid w:val="00251A67"/>
    <w:rsid w:val="002529B2"/>
    <w:rsid w:val="002545AF"/>
    <w:rsid w:val="002545EA"/>
    <w:rsid w:val="00254BEF"/>
    <w:rsid w:val="0025575E"/>
    <w:rsid w:val="00256196"/>
    <w:rsid w:val="00256199"/>
    <w:rsid w:val="00256972"/>
    <w:rsid w:val="00256C96"/>
    <w:rsid w:val="00256CEA"/>
    <w:rsid w:val="00256D0F"/>
    <w:rsid w:val="00256E73"/>
    <w:rsid w:val="00257391"/>
    <w:rsid w:val="0025777C"/>
    <w:rsid w:val="002603A4"/>
    <w:rsid w:val="002603D5"/>
    <w:rsid w:val="00260A51"/>
    <w:rsid w:val="002610D1"/>
    <w:rsid w:val="002614E1"/>
    <w:rsid w:val="00262555"/>
    <w:rsid w:val="00262B07"/>
    <w:rsid w:val="002638A3"/>
    <w:rsid w:val="0026402B"/>
    <w:rsid w:val="002643B1"/>
    <w:rsid w:val="00265B60"/>
    <w:rsid w:val="002662AE"/>
    <w:rsid w:val="00266614"/>
    <w:rsid w:val="00266A3F"/>
    <w:rsid w:val="00266B8A"/>
    <w:rsid w:val="0027067C"/>
    <w:rsid w:val="00270F09"/>
    <w:rsid w:val="00270FA7"/>
    <w:rsid w:val="00271011"/>
    <w:rsid w:val="002727D2"/>
    <w:rsid w:val="0027296E"/>
    <w:rsid w:val="0027312F"/>
    <w:rsid w:val="00274584"/>
    <w:rsid w:val="00275EF4"/>
    <w:rsid w:val="002774CF"/>
    <w:rsid w:val="00277D54"/>
    <w:rsid w:val="00280BE5"/>
    <w:rsid w:val="00281480"/>
    <w:rsid w:val="002814D6"/>
    <w:rsid w:val="00281E3E"/>
    <w:rsid w:val="00282156"/>
    <w:rsid w:val="002827A3"/>
    <w:rsid w:val="002827AB"/>
    <w:rsid w:val="00282DF8"/>
    <w:rsid w:val="00283273"/>
    <w:rsid w:val="00283AF0"/>
    <w:rsid w:val="00283B69"/>
    <w:rsid w:val="002845AD"/>
    <w:rsid w:val="00284DC7"/>
    <w:rsid w:val="00285381"/>
    <w:rsid w:val="002854D5"/>
    <w:rsid w:val="002856C2"/>
    <w:rsid w:val="0028633E"/>
    <w:rsid w:val="00286A50"/>
    <w:rsid w:val="00287500"/>
    <w:rsid w:val="00287618"/>
    <w:rsid w:val="002906D2"/>
    <w:rsid w:val="00291266"/>
    <w:rsid w:val="00291C07"/>
    <w:rsid w:val="00291D17"/>
    <w:rsid w:val="002924BF"/>
    <w:rsid w:val="00294A7B"/>
    <w:rsid w:val="00295DE0"/>
    <w:rsid w:val="00296409"/>
    <w:rsid w:val="002978B5"/>
    <w:rsid w:val="00297D2C"/>
    <w:rsid w:val="00297D7F"/>
    <w:rsid w:val="002A03B8"/>
    <w:rsid w:val="002A04DF"/>
    <w:rsid w:val="002A0818"/>
    <w:rsid w:val="002A0D59"/>
    <w:rsid w:val="002A0F0C"/>
    <w:rsid w:val="002A18BF"/>
    <w:rsid w:val="002A2612"/>
    <w:rsid w:val="002A403B"/>
    <w:rsid w:val="002A425F"/>
    <w:rsid w:val="002A560D"/>
    <w:rsid w:val="002A58A8"/>
    <w:rsid w:val="002A66E3"/>
    <w:rsid w:val="002A7E95"/>
    <w:rsid w:val="002B02AE"/>
    <w:rsid w:val="002B0527"/>
    <w:rsid w:val="002B0BC4"/>
    <w:rsid w:val="002B1CBF"/>
    <w:rsid w:val="002B26D7"/>
    <w:rsid w:val="002B278B"/>
    <w:rsid w:val="002B3479"/>
    <w:rsid w:val="002B38DD"/>
    <w:rsid w:val="002B3AF6"/>
    <w:rsid w:val="002B4741"/>
    <w:rsid w:val="002B4B47"/>
    <w:rsid w:val="002B540C"/>
    <w:rsid w:val="002B54DD"/>
    <w:rsid w:val="002B5992"/>
    <w:rsid w:val="002B5D42"/>
    <w:rsid w:val="002B5F95"/>
    <w:rsid w:val="002B6157"/>
    <w:rsid w:val="002B6A33"/>
    <w:rsid w:val="002B6CD2"/>
    <w:rsid w:val="002B7351"/>
    <w:rsid w:val="002B74FB"/>
    <w:rsid w:val="002C063A"/>
    <w:rsid w:val="002C0C2C"/>
    <w:rsid w:val="002C1EA1"/>
    <w:rsid w:val="002C4EAD"/>
    <w:rsid w:val="002C5F51"/>
    <w:rsid w:val="002C6E15"/>
    <w:rsid w:val="002C7130"/>
    <w:rsid w:val="002C7F92"/>
    <w:rsid w:val="002D1941"/>
    <w:rsid w:val="002D23AD"/>
    <w:rsid w:val="002D27F5"/>
    <w:rsid w:val="002D348F"/>
    <w:rsid w:val="002D454A"/>
    <w:rsid w:val="002D4936"/>
    <w:rsid w:val="002D49B9"/>
    <w:rsid w:val="002D59BA"/>
    <w:rsid w:val="002D6579"/>
    <w:rsid w:val="002D6885"/>
    <w:rsid w:val="002D696C"/>
    <w:rsid w:val="002D6AE8"/>
    <w:rsid w:val="002D76E0"/>
    <w:rsid w:val="002D7DB6"/>
    <w:rsid w:val="002E0F67"/>
    <w:rsid w:val="002E11F6"/>
    <w:rsid w:val="002E1ECE"/>
    <w:rsid w:val="002E2D79"/>
    <w:rsid w:val="002E386C"/>
    <w:rsid w:val="002E3C0F"/>
    <w:rsid w:val="002E4038"/>
    <w:rsid w:val="002E4B8F"/>
    <w:rsid w:val="002E4D27"/>
    <w:rsid w:val="002E4E52"/>
    <w:rsid w:val="002E5563"/>
    <w:rsid w:val="002E69C7"/>
    <w:rsid w:val="002E7500"/>
    <w:rsid w:val="002E776F"/>
    <w:rsid w:val="002F008F"/>
    <w:rsid w:val="002F00C0"/>
    <w:rsid w:val="002F015B"/>
    <w:rsid w:val="002F04DB"/>
    <w:rsid w:val="002F1FE1"/>
    <w:rsid w:val="002F24DD"/>
    <w:rsid w:val="002F3178"/>
    <w:rsid w:val="002F3CE2"/>
    <w:rsid w:val="002F54DB"/>
    <w:rsid w:val="002F56E2"/>
    <w:rsid w:val="002F61A1"/>
    <w:rsid w:val="002F6562"/>
    <w:rsid w:val="002F6A1D"/>
    <w:rsid w:val="003005F2"/>
    <w:rsid w:val="003018D3"/>
    <w:rsid w:val="00301EA8"/>
    <w:rsid w:val="0030247E"/>
    <w:rsid w:val="00302B8F"/>
    <w:rsid w:val="00302EC4"/>
    <w:rsid w:val="00303AF5"/>
    <w:rsid w:val="003043D1"/>
    <w:rsid w:val="00304542"/>
    <w:rsid w:val="0030481F"/>
    <w:rsid w:val="00305790"/>
    <w:rsid w:val="00305949"/>
    <w:rsid w:val="003066BC"/>
    <w:rsid w:val="00307E55"/>
    <w:rsid w:val="00307F92"/>
    <w:rsid w:val="003103CA"/>
    <w:rsid w:val="00310AC0"/>
    <w:rsid w:val="00310DB0"/>
    <w:rsid w:val="003111EE"/>
    <w:rsid w:val="00311E64"/>
    <w:rsid w:val="0031238F"/>
    <w:rsid w:val="003125FC"/>
    <w:rsid w:val="00313382"/>
    <w:rsid w:val="003147F3"/>
    <w:rsid w:val="00314D1F"/>
    <w:rsid w:val="00314D3D"/>
    <w:rsid w:val="00315764"/>
    <w:rsid w:val="003160AC"/>
    <w:rsid w:val="0031651C"/>
    <w:rsid w:val="00317993"/>
    <w:rsid w:val="00317B1D"/>
    <w:rsid w:val="00321E25"/>
    <w:rsid w:val="00323707"/>
    <w:rsid w:val="00323A98"/>
    <w:rsid w:val="0032484E"/>
    <w:rsid w:val="00325690"/>
    <w:rsid w:val="00325A5E"/>
    <w:rsid w:val="00325CBC"/>
    <w:rsid w:val="00326551"/>
    <w:rsid w:val="00326C7E"/>
    <w:rsid w:val="003300E1"/>
    <w:rsid w:val="0033020A"/>
    <w:rsid w:val="0033140D"/>
    <w:rsid w:val="00331986"/>
    <w:rsid w:val="00331AE9"/>
    <w:rsid w:val="0033210E"/>
    <w:rsid w:val="003331B5"/>
    <w:rsid w:val="003337E6"/>
    <w:rsid w:val="0033380D"/>
    <w:rsid w:val="0033394E"/>
    <w:rsid w:val="00334247"/>
    <w:rsid w:val="00335E72"/>
    <w:rsid w:val="00336769"/>
    <w:rsid w:val="0033775A"/>
    <w:rsid w:val="003405CD"/>
    <w:rsid w:val="00340DAE"/>
    <w:rsid w:val="00341EC7"/>
    <w:rsid w:val="0034201B"/>
    <w:rsid w:val="00342707"/>
    <w:rsid w:val="0034286B"/>
    <w:rsid w:val="00342B48"/>
    <w:rsid w:val="0034311A"/>
    <w:rsid w:val="00343DD8"/>
    <w:rsid w:val="00346146"/>
    <w:rsid w:val="0034787A"/>
    <w:rsid w:val="003500AE"/>
    <w:rsid w:val="00350190"/>
    <w:rsid w:val="003525CD"/>
    <w:rsid w:val="00353128"/>
    <w:rsid w:val="00353203"/>
    <w:rsid w:val="00354FB1"/>
    <w:rsid w:val="003553E8"/>
    <w:rsid w:val="00355892"/>
    <w:rsid w:val="00355C1D"/>
    <w:rsid w:val="00355D41"/>
    <w:rsid w:val="00356332"/>
    <w:rsid w:val="003565B2"/>
    <w:rsid w:val="00356C98"/>
    <w:rsid w:val="00357924"/>
    <w:rsid w:val="003605C9"/>
    <w:rsid w:val="003607A6"/>
    <w:rsid w:val="00361259"/>
    <w:rsid w:val="00361AAF"/>
    <w:rsid w:val="0036256E"/>
    <w:rsid w:val="00365087"/>
    <w:rsid w:val="0036571F"/>
    <w:rsid w:val="00365FA4"/>
    <w:rsid w:val="00366536"/>
    <w:rsid w:val="00367E5E"/>
    <w:rsid w:val="0037100F"/>
    <w:rsid w:val="003711E1"/>
    <w:rsid w:val="00371BD5"/>
    <w:rsid w:val="00371C97"/>
    <w:rsid w:val="003720B6"/>
    <w:rsid w:val="00372422"/>
    <w:rsid w:val="00372949"/>
    <w:rsid w:val="003729B9"/>
    <w:rsid w:val="00373452"/>
    <w:rsid w:val="003736AB"/>
    <w:rsid w:val="00373AEC"/>
    <w:rsid w:val="0037400F"/>
    <w:rsid w:val="00375046"/>
    <w:rsid w:val="00375ADE"/>
    <w:rsid w:val="003760AB"/>
    <w:rsid w:val="003776E0"/>
    <w:rsid w:val="00377979"/>
    <w:rsid w:val="00377DDB"/>
    <w:rsid w:val="00380EF9"/>
    <w:rsid w:val="0038327E"/>
    <w:rsid w:val="003858EE"/>
    <w:rsid w:val="00386CD2"/>
    <w:rsid w:val="0038756D"/>
    <w:rsid w:val="0039087D"/>
    <w:rsid w:val="003909CB"/>
    <w:rsid w:val="0039158C"/>
    <w:rsid w:val="00391B73"/>
    <w:rsid w:val="003925DD"/>
    <w:rsid w:val="003955D6"/>
    <w:rsid w:val="003962B3"/>
    <w:rsid w:val="0039749C"/>
    <w:rsid w:val="00397514"/>
    <w:rsid w:val="00397EC4"/>
    <w:rsid w:val="003A047F"/>
    <w:rsid w:val="003A0E73"/>
    <w:rsid w:val="003A3548"/>
    <w:rsid w:val="003A37B6"/>
    <w:rsid w:val="003A3CE8"/>
    <w:rsid w:val="003A3ECC"/>
    <w:rsid w:val="003A3EDC"/>
    <w:rsid w:val="003A4C59"/>
    <w:rsid w:val="003A5241"/>
    <w:rsid w:val="003A551B"/>
    <w:rsid w:val="003A5621"/>
    <w:rsid w:val="003B020D"/>
    <w:rsid w:val="003B0DEE"/>
    <w:rsid w:val="003B182D"/>
    <w:rsid w:val="003B2CDD"/>
    <w:rsid w:val="003B370D"/>
    <w:rsid w:val="003B39BE"/>
    <w:rsid w:val="003B3C30"/>
    <w:rsid w:val="003B415F"/>
    <w:rsid w:val="003B461F"/>
    <w:rsid w:val="003B4A96"/>
    <w:rsid w:val="003B4FFA"/>
    <w:rsid w:val="003B5940"/>
    <w:rsid w:val="003B692F"/>
    <w:rsid w:val="003B7AF8"/>
    <w:rsid w:val="003B7F7F"/>
    <w:rsid w:val="003C0733"/>
    <w:rsid w:val="003C0755"/>
    <w:rsid w:val="003C09B1"/>
    <w:rsid w:val="003C1AD2"/>
    <w:rsid w:val="003C2518"/>
    <w:rsid w:val="003C3C3A"/>
    <w:rsid w:val="003C4011"/>
    <w:rsid w:val="003C5069"/>
    <w:rsid w:val="003D0735"/>
    <w:rsid w:val="003D11B3"/>
    <w:rsid w:val="003D1958"/>
    <w:rsid w:val="003D1A04"/>
    <w:rsid w:val="003D2A28"/>
    <w:rsid w:val="003D33C9"/>
    <w:rsid w:val="003D3541"/>
    <w:rsid w:val="003D38B1"/>
    <w:rsid w:val="003D4BE6"/>
    <w:rsid w:val="003D5112"/>
    <w:rsid w:val="003D56F4"/>
    <w:rsid w:val="003D6115"/>
    <w:rsid w:val="003D62EF"/>
    <w:rsid w:val="003E09D3"/>
    <w:rsid w:val="003E12D1"/>
    <w:rsid w:val="003E2468"/>
    <w:rsid w:val="003E3061"/>
    <w:rsid w:val="003E33A0"/>
    <w:rsid w:val="003E3936"/>
    <w:rsid w:val="003E59BA"/>
    <w:rsid w:val="003E5C7C"/>
    <w:rsid w:val="003E5D9C"/>
    <w:rsid w:val="003E5F9F"/>
    <w:rsid w:val="003E649B"/>
    <w:rsid w:val="003E7735"/>
    <w:rsid w:val="003E78B7"/>
    <w:rsid w:val="003F03FF"/>
    <w:rsid w:val="003F16E1"/>
    <w:rsid w:val="003F1948"/>
    <w:rsid w:val="003F1BF4"/>
    <w:rsid w:val="003F218D"/>
    <w:rsid w:val="003F21CF"/>
    <w:rsid w:val="003F24C1"/>
    <w:rsid w:val="003F5289"/>
    <w:rsid w:val="003F601C"/>
    <w:rsid w:val="003F606C"/>
    <w:rsid w:val="003F71C6"/>
    <w:rsid w:val="003F76EB"/>
    <w:rsid w:val="003F7B2C"/>
    <w:rsid w:val="00400A6A"/>
    <w:rsid w:val="00400A96"/>
    <w:rsid w:val="004028E9"/>
    <w:rsid w:val="004042C6"/>
    <w:rsid w:val="004042FA"/>
    <w:rsid w:val="0040454F"/>
    <w:rsid w:val="004047C0"/>
    <w:rsid w:val="0040537E"/>
    <w:rsid w:val="00406236"/>
    <w:rsid w:val="0040656C"/>
    <w:rsid w:val="004073CA"/>
    <w:rsid w:val="0041017B"/>
    <w:rsid w:val="00410A0E"/>
    <w:rsid w:val="004146E7"/>
    <w:rsid w:val="00414925"/>
    <w:rsid w:val="00414D3B"/>
    <w:rsid w:val="004153B7"/>
    <w:rsid w:val="004164CA"/>
    <w:rsid w:val="00417A61"/>
    <w:rsid w:val="00421E96"/>
    <w:rsid w:val="00422A95"/>
    <w:rsid w:val="00422C77"/>
    <w:rsid w:val="00423A78"/>
    <w:rsid w:val="00424B4F"/>
    <w:rsid w:val="00424B9A"/>
    <w:rsid w:val="004258CA"/>
    <w:rsid w:val="004259FA"/>
    <w:rsid w:val="0042775E"/>
    <w:rsid w:val="00427F91"/>
    <w:rsid w:val="004302F4"/>
    <w:rsid w:val="00431927"/>
    <w:rsid w:val="004346D8"/>
    <w:rsid w:val="004352C5"/>
    <w:rsid w:val="00435A3C"/>
    <w:rsid w:val="00437161"/>
    <w:rsid w:val="004373C6"/>
    <w:rsid w:val="00437887"/>
    <w:rsid w:val="00437F77"/>
    <w:rsid w:val="00440AD0"/>
    <w:rsid w:val="0044156E"/>
    <w:rsid w:val="0044202D"/>
    <w:rsid w:val="0044331F"/>
    <w:rsid w:val="00443E7C"/>
    <w:rsid w:val="00445752"/>
    <w:rsid w:val="00445759"/>
    <w:rsid w:val="004459A6"/>
    <w:rsid w:val="00445E38"/>
    <w:rsid w:val="00446D94"/>
    <w:rsid w:val="00446DC0"/>
    <w:rsid w:val="004474E8"/>
    <w:rsid w:val="00447D83"/>
    <w:rsid w:val="004503C0"/>
    <w:rsid w:val="004518B6"/>
    <w:rsid w:val="004524E7"/>
    <w:rsid w:val="00453AA9"/>
    <w:rsid w:val="004552CC"/>
    <w:rsid w:val="00455A9E"/>
    <w:rsid w:val="00455EB6"/>
    <w:rsid w:val="00456BDA"/>
    <w:rsid w:val="0045762C"/>
    <w:rsid w:val="004579FB"/>
    <w:rsid w:val="004600D5"/>
    <w:rsid w:val="0046028A"/>
    <w:rsid w:val="00460858"/>
    <w:rsid w:val="00461382"/>
    <w:rsid w:val="0046163B"/>
    <w:rsid w:val="004616B6"/>
    <w:rsid w:val="00461B9A"/>
    <w:rsid w:val="00461E36"/>
    <w:rsid w:val="00462BAC"/>
    <w:rsid w:val="004634EF"/>
    <w:rsid w:val="004643E7"/>
    <w:rsid w:val="00465FD2"/>
    <w:rsid w:val="00466A43"/>
    <w:rsid w:val="00466FB2"/>
    <w:rsid w:val="0046788E"/>
    <w:rsid w:val="00467B7B"/>
    <w:rsid w:val="00467CA4"/>
    <w:rsid w:val="004707AA"/>
    <w:rsid w:val="00470882"/>
    <w:rsid w:val="00470EBA"/>
    <w:rsid w:val="004710D1"/>
    <w:rsid w:val="004721F4"/>
    <w:rsid w:val="0047367C"/>
    <w:rsid w:val="00474909"/>
    <w:rsid w:val="00475023"/>
    <w:rsid w:val="004750C8"/>
    <w:rsid w:val="00475501"/>
    <w:rsid w:val="00475855"/>
    <w:rsid w:val="0047629C"/>
    <w:rsid w:val="00476597"/>
    <w:rsid w:val="004766CD"/>
    <w:rsid w:val="00476C9E"/>
    <w:rsid w:val="00477382"/>
    <w:rsid w:val="00477ED2"/>
    <w:rsid w:val="004807F2"/>
    <w:rsid w:val="00481671"/>
    <w:rsid w:val="00481AD4"/>
    <w:rsid w:val="00483642"/>
    <w:rsid w:val="00483FFB"/>
    <w:rsid w:val="00484511"/>
    <w:rsid w:val="004846F0"/>
    <w:rsid w:val="00484952"/>
    <w:rsid w:val="00484960"/>
    <w:rsid w:val="004849A4"/>
    <w:rsid w:val="00484AEF"/>
    <w:rsid w:val="004867FF"/>
    <w:rsid w:val="00487AE1"/>
    <w:rsid w:val="004909D0"/>
    <w:rsid w:val="00490A23"/>
    <w:rsid w:val="00490F78"/>
    <w:rsid w:val="0049132A"/>
    <w:rsid w:val="0049139F"/>
    <w:rsid w:val="0049151E"/>
    <w:rsid w:val="00491819"/>
    <w:rsid w:val="00492BF1"/>
    <w:rsid w:val="004947BC"/>
    <w:rsid w:val="00494C34"/>
    <w:rsid w:val="004954CB"/>
    <w:rsid w:val="004954EA"/>
    <w:rsid w:val="004957B6"/>
    <w:rsid w:val="0049691A"/>
    <w:rsid w:val="00496A75"/>
    <w:rsid w:val="00497259"/>
    <w:rsid w:val="0049750F"/>
    <w:rsid w:val="00497797"/>
    <w:rsid w:val="004979FA"/>
    <w:rsid w:val="004A02B3"/>
    <w:rsid w:val="004A0BEC"/>
    <w:rsid w:val="004A2013"/>
    <w:rsid w:val="004A3345"/>
    <w:rsid w:val="004A4B12"/>
    <w:rsid w:val="004A56FB"/>
    <w:rsid w:val="004A5A9E"/>
    <w:rsid w:val="004A6087"/>
    <w:rsid w:val="004A6D3D"/>
    <w:rsid w:val="004A769E"/>
    <w:rsid w:val="004A7877"/>
    <w:rsid w:val="004B0452"/>
    <w:rsid w:val="004B0745"/>
    <w:rsid w:val="004B18BA"/>
    <w:rsid w:val="004B3C13"/>
    <w:rsid w:val="004B4325"/>
    <w:rsid w:val="004B4DC8"/>
    <w:rsid w:val="004B55D8"/>
    <w:rsid w:val="004B5D8B"/>
    <w:rsid w:val="004B66A6"/>
    <w:rsid w:val="004B682C"/>
    <w:rsid w:val="004B6F3E"/>
    <w:rsid w:val="004B7E26"/>
    <w:rsid w:val="004C00A3"/>
    <w:rsid w:val="004C0F75"/>
    <w:rsid w:val="004C1055"/>
    <w:rsid w:val="004C1123"/>
    <w:rsid w:val="004C1A91"/>
    <w:rsid w:val="004C1B89"/>
    <w:rsid w:val="004C1D94"/>
    <w:rsid w:val="004C2179"/>
    <w:rsid w:val="004C21BD"/>
    <w:rsid w:val="004C223B"/>
    <w:rsid w:val="004C423E"/>
    <w:rsid w:val="004C53F3"/>
    <w:rsid w:val="004C77E4"/>
    <w:rsid w:val="004D0ABC"/>
    <w:rsid w:val="004D1419"/>
    <w:rsid w:val="004D16F6"/>
    <w:rsid w:val="004D171B"/>
    <w:rsid w:val="004D1785"/>
    <w:rsid w:val="004D1C7C"/>
    <w:rsid w:val="004D2816"/>
    <w:rsid w:val="004D32C2"/>
    <w:rsid w:val="004D44A3"/>
    <w:rsid w:val="004D4FD3"/>
    <w:rsid w:val="004D6D08"/>
    <w:rsid w:val="004D6E6C"/>
    <w:rsid w:val="004D764B"/>
    <w:rsid w:val="004E04E8"/>
    <w:rsid w:val="004E1C75"/>
    <w:rsid w:val="004E21F1"/>
    <w:rsid w:val="004E269C"/>
    <w:rsid w:val="004E27C2"/>
    <w:rsid w:val="004E33C6"/>
    <w:rsid w:val="004E3510"/>
    <w:rsid w:val="004E50E4"/>
    <w:rsid w:val="004E5AF9"/>
    <w:rsid w:val="004E5F75"/>
    <w:rsid w:val="004E623C"/>
    <w:rsid w:val="004E6287"/>
    <w:rsid w:val="004E73FE"/>
    <w:rsid w:val="004F1698"/>
    <w:rsid w:val="004F2757"/>
    <w:rsid w:val="004F3752"/>
    <w:rsid w:val="004F384E"/>
    <w:rsid w:val="004F4A46"/>
    <w:rsid w:val="004F547B"/>
    <w:rsid w:val="004F57B6"/>
    <w:rsid w:val="004F5DD0"/>
    <w:rsid w:val="004F630D"/>
    <w:rsid w:val="005018BF"/>
    <w:rsid w:val="00501C99"/>
    <w:rsid w:val="00501E2F"/>
    <w:rsid w:val="005020DA"/>
    <w:rsid w:val="00503E70"/>
    <w:rsid w:val="005055DB"/>
    <w:rsid w:val="00505692"/>
    <w:rsid w:val="00506356"/>
    <w:rsid w:val="005064B4"/>
    <w:rsid w:val="00506C09"/>
    <w:rsid w:val="00506D02"/>
    <w:rsid w:val="00511D83"/>
    <w:rsid w:val="00512830"/>
    <w:rsid w:val="00513AD0"/>
    <w:rsid w:val="00515C3D"/>
    <w:rsid w:val="00516CBA"/>
    <w:rsid w:val="00517706"/>
    <w:rsid w:val="00517EB8"/>
    <w:rsid w:val="0052022C"/>
    <w:rsid w:val="00522565"/>
    <w:rsid w:val="00522D39"/>
    <w:rsid w:val="00524317"/>
    <w:rsid w:val="005247FC"/>
    <w:rsid w:val="0052521C"/>
    <w:rsid w:val="00525355"/>
    <w:rsid w:val="00525637"/>
    <w:rsid w:val="00525CFD"/>
    <w:rsid w:val="0052639A"/>
    <w:rsid w:val="0053027E"/>
    <w:rsid w:val="00530C0C"/>
    <w:rsid w:val="0053104C"/>
    <w:rsid w:val="005312A7"/>
    <w:rsid w:val="00531472"/>
    <w:rsid w:val="00531B2A"/>
    <w:rsid w:val="00532055"/>
    <w:rsid w:val="00532561"/>
    <w:rsid w:val="00532706"/>
    <w:rsid w:val="0053280F"/>
    <w:rsid w:val="00533692"/>
    <w:rsid w:val="00535610"/>
    <w:rsid w:val="005367C7"/>
    <w:rsid w:val="00536B27"/>
    <w:rsid w:val="00541CDF"/>
    <w:rsid w:val="00541D8E"/>
    <w:rsid w:val="00541F23"/>
    <w:rsid w:val="00542C95"/>
    <w:rsid w:val="00542DB6"/>
    <w:rsid w:val="005433E1"/>
    <w:rsid w:val="005435A2"/>
    <w:rsid w:val="00543ABC"/>
    <w:rsid w:val="00544601"/>
    <w:rsid w:val="00546F3A"/>
    <w:rsid w:val="005470C1"/>
    <w:rsid w:val="005502A4"/>
    <w:rsid w:val="0055113E"/>
    <w:rsid w:val="005512FA"/>
    <w:rsid w:val="005521F8"/>
    <w:rsid w:val="00554D65"/>
    <w:rsid w:val="00554E2D"/>
    <w:rsid w:val="00555678"/>
    <w:rsid w:val="00555CDA"/>
    <w:rsid w:val="0055607B"/>
    <w:rsid w:val="005561FD"/>
    <w:rsid w:val="00557226"/>
    <w:rsid w:val="005575FB"/>
    <w:rsid w:val="005577E2"/>
    <w:rsid w:val="00557934"/>
    <w:rsid w:val="005611F7"/>
    <w:rsid w:val="0056152E"/>
    <w:rsid w:val="005615F2"/>
    <w:rsid w:val="00561883"/>
    <w:rsid w:val="00561EFD"/>
    <w:rsid w:val="00563674"/>
    <w:rsid w:val="00564B7E"/>
    <w:rsid w:val="00564BBB"/>
    <w:rsid w:val="00565002"/>
    <w:rsid w:val="00565B47"/>
    <w:rsid w:val="005671FA"/>
    <w:rsid w:val="005672D8"/>
    <w:rsid w:val="0056746D"/>
    <w:rsid w:val="00570131"/>
    <w:rsid w:val="00571936"/>
    <w:rsid w:val="00572C68"/>
    <w:rsid w:val="00573784"/>
    <w:rsid w:val="00574B00"/>
    <w:rsid w:val="005756F4"/>
    <w:rsid w:val="00581F89"/>
    <w:rsid w:val="00582088"/>
    <w:rsid w:val="0058245D"/>
    <w:rsid w:val="005825DA"/>
    <w:rsid w:val="00582BCD"/>
    <w:rsid w:val="00582ECC"/>
    <w:rsid w:val="005839CA"/>
    <w:rsid w:val="00583BFD"/>
    <w:rsid w:val="0058511F"/>
    <w:rsid w:val="00585227"/>
    <w:rsid w:val="005857C9"/>
    <w:rsid w:val="00585DC2"/>
    <w:rsid w:val="00586556"/>
    <w:rsid w:val="005868A6"/>
    <w:rsid w:val="005872E6"/>
    <w:rsid w:val="00590129"/>
    <w:rsid w:val="00590E96"/>
    <w:rsid w:val="00591BFA"/>
    <w:rsid w:val="00591C18"/>
    <w:rsid w:val="00592F75"/>
    <w:rsid w:val="0059398D"/>
    <w:rsid w:val="00594251"/>
    <w:rsid w:val="00594B39"/>
    <w:rsid w:val="00595B2E"/>
    <w:rsid w:val="005962C3"/>
    <w:rsid w:val="00596C16"/>
    <w:rsid w:val="0059737F"/>
    <w:rsid w:val="00597A07"/>
    <w:rsid w:val="005A05AA"/>
    <w:rsid w:val="005A0F46"/>
    <w:rsid w:val="005A1E4C"/>
    <w:rsid w:val="005A32A2"/>
    <w:rsid w:val="005A5648"/>
    <w:rsid w:val="005A6720"/>
    <w:rsid w:val="005A6E39"/>
    <w:rsid w:val="005B1276"/>
    <w:rsid w:val="005B131B"/>
    <w:rsid w:val="005B1575"/>
    <w:rsid w:val="005B1B5A"/>
    <w:rsid w:val="005B417A"/>
    <w:rsid w:val="005B4462"/>
    <w:rsid w:val="005B4521"/>
    <w:rsid w:val="005B55A7"/>
    <w:rsid w:val="005B55BD"/>
    <w:rsid w:val="005B5D02"/>
    <w:rsid w:val="005B68AB"/>
    <w:rsid w:val="005B702A"/>
    <w:rsid w:val="005B747B"/>
    <w:rsid w:val="005B74B5"/>
    <w:rsid w:val="005C067D"/>
    <w:rsid w:val="005C074C"/>
    <w:rsid w:val="005C0BD2"/>
    <w:rsid w:val="005C2DE8"/>
    <w:rsid w:val="005C30EE"/>
    <w:rsid w:val="005C39EF"/>
    <w:rsid w:val="005C4165"/>
    <w:rsid w:val="005C444A"/>
    <w:rsid w:val="005C4B68"/>
    <w:rsid w:val="005C4BF3"/>
    <w:rsid w:val="005C6005"/>
    <w:rsid w:val="005C6D07"/>
    <w:rsid w:val="005C6D29"/>
    <w:rsid w:val="005C7A70"/>
    <w:rsid w:val="005D0C5E"/>
    <w:rsid w:val="005D12E3"/>
    <w:rsid w:val="005D1D68"/>
    <w:rsid w:val="005D1F7E"/>
    <w:rsid w:val="005D2430"/>
    <w:rsid w:val="005D26AA"/>
    <w:rsid w:val="005D290A"/>
    <w:rsid w:val="005D46F6"/>
    <w:rsid w:val="005D4838"/>
    <w:rsid w:val="005D4D8B"/>
    <w:rsid w:val="005D5251"/>
    <w:rsid w:val="005D562A"/>
    <w:rsid w:val="005D5846"/>
    <w:rsid w:val="005D64E5"/>
    <w:rsid w:val="005D6BF5"/>
    <w:rsid w:val="005D6E17"/>
    <w:rsid w:val="005D78ED"/>
    <w:rsid w:val="005E015B"/>
    <w:rsid w:val="005E04C1"/>
    <w:rsid w:val="005E0E8E"/>
    <w:rsid w:val="005E10E6"/>
    <w:rsid w:val="005E1BF6"/>
    <w:rsid w:val="005E2205"/>
    <w:rsid w:val="005E360C"/>
    <w:rsid w:val="005E37A1"/>
    <w:rsid w:val="005E3A55"/>
    <w:rsid w:val="005E3F90"/>
    <w:rsid w:val="005E4009"/>
    <w:rsid w:val="005E42D8"/>
    <w:rsid w:val="005E4EB5"/>
    <w:rsid w:val="005E56A5"/>
    <w:rsid w:val="005E573B"/>
    <w:rsid w:val="005E6367"/>
    <w:rsid w:val="005E6C9F"/>
    <w:rsid w:val="005F0749"/>
    <w:rsid w:val="005F1FE1"/>
    <w:rsid w:val="005F37FB"/>
    <w:rsid w:val="005F3D4D"/>
    <w:rsid w:val="005F4202"/>
    <w:rsid w:val="005F4928"/>
    <w:rsid w:val="005F500F"/>
    <w:rsid w:val="005F58FA"/>
    <w:rsid w:val="005F5D03"/>
    <w:rsid w:val="005F6032"/>
    <w:rsid w:val="005F61DC"/>
    <w:rsid w:val="005F7BA1"/>
    <w:rsid w:val="005F7C14"/>
    <w:rsid w:val="00600165"/>
    <w:rsid w:val="00601520"/>
    <w:rsid w:val="00601D42"/>
    <w:rsid w:val="00602F24"/>
    <w:rsid w:val="006032FC"/>
    <w:rsid w:val="0060333F"/>
    <w:rsid w:val="00604813"/>
    <w:rsid w:val="00604F18"/>
    <w:rsid w:val="00605223"/>
    <w:rsid w:val="0060613F"/>
    <w:rsid w:val="006062A9"/>
    <w:rsid w:val="00606EC4"/>
    <w:rsid w:val="00607692"/>
    <w:rsid w:val="00607A3C"/>
    <w:rsid w:val="006103A6"/>
    <w:rsid w:val="006113DC"/>
    <w:rsid w:val="0061179B"/>
    <w:rsid w:val="00612E73"/>
    <w:rsid w:val="00613822"/>
    <w:rsid w:val="00614271"/>
    <w:rsid w:val="006142BB"/>
    <w:rsid w:val="006143CF"/>
    <w:rsid w:val="006147A7"/>
    <w:rsid w:val="00615954"/>
    <w:rsid w:val="006166A2"/>
    <w:rsid w:val="00616996"/>
    <w:rsid w:val="00620815"/>
    <w:rsid w:val="00620B37"/>
    <w:rsid w:val="006210A5"/>
    <w:rsid w:val="006212CC"/>
    <w:rsid w:val="006218E7"/>
    <w:rsid w:val="00624567"/>
    <w:rsid w:val="00624873"/>
    <w:rsid w:val="00624A02"/>
    <w:rsid w:val="00624C8E"/>
    <w:rsid w:val="00624F3A"/>
    <w:rsid w:val="00625EB0"/>
    <w:rsid w:val="006260F3"/>
    <w:rsid w:val="00626443"/>
    <w:rsid w:val="0062719D"/>
    <w:rsid w:val="00627419"/>
    <w:rsid w:val="00627658"/>
    <w:rsid w:val="0063128F"/>
    <w:rsid w:val="00632097"/>
    <w:rsid w:val="0063257E"/>
    <w:rsid w:val="00633B31"/>
    <w:rsid w:val="00633EC6"/>
    <w:rsid w:val="006344C1"/>
    <w:rsid w:val="00635315"/>
    <w:rsid w:val="00635C50"/>
    <w:rsid w:val="00635E19"/>
    <w:rsid w:val="00635FE1"/>
    <w:rsid w:val="00636A7E"/>
    <w:rsid w:val="00637821"/>
    <w:rsid w:val="00637B43"/>
    <w:rsid w:val="00637DCC"/>
    <w:rsid w:val="00640291"/>
    <w:rsid w:val="00640599"/>
    <w:rsid w:val="00642264"/>
    <w:rsid w:val="006426DD"/>
    <w:rsid w:val="00642D7B"/>
    <w:rsid w:val="00643414"/>
    <w:rsid w:val="00643426"/>
    <w:rsid w:val="00644014"/>
    <w:rsid w:val="00644235"/>
    <w:rsid w:val="006446D3"/>
    <w:rsid w:val="00644E99"/>
    <w:rsid w:val="00644F9B"/>
    <w:rsid w:val="0064581A"/>
    <w:rsid w:val="0064645A"/>
    <w:rsid w:val="00646BB6"/>
    <w:rsid w:val="00646DE4"/>
    <w:rsid w:val="00650056"/>
    <w:rsid w:val="00650D18"/>
    <w:rsid w:val="00650EDD"/>
    <w:rsid w:val="00651A3F"/>
    <w:rsid w:val="00651E4B"/>
    <w:rsid w:val="00651E83"/>
    <w:rsid w:val="006520BE"/>
    <w:rsid w:val="00652F35"/>
    <w:rsid w:val="00653BA7"/>
    <w:rsid w:val="006542C7"/>
    <w:rsid w:val="0065488D"/>
    <w:rsid w:val="006548C4"/>
    <w:rsid w:val="00654C8F"/>
    <w:rsid w:val="006550A8"/>
    <w:rsid w:val="00655A27"/>
    <w:rsid w:val="00655ED8"/>
    <w:rsid w:val="00655F3B"/>
    <w:rsid w:val="0065789A"/>
    <w:rsid w:val="00660989"/>
    <w:rsid w:val="00660B6B"/>
    <w:rsid w:val="0066110F"/>
    <w:rsid w:val="0066173E"/>
    <w:rsid w:val="00663427"/>
    <w:rsid w:val="006638FA"/>
    <w:rsid w:val="006639B6"/>
    <w:rsid w:val="00663E8D"/>
    <w:rsid w:val="006645B5"/>
    <w:rsid w:val="006656FA"/>
    <w:rsid w:val="00665E9B"/>
    <w:rsid w:val="00666615"/>
    <w:rsid w:val="0066697C"/>
    <w:rsid w:val="00666E5C"/>
    <w:rsid w:val="006676ED"/>
    <w:rsid w:val="00667B3E"/>
    <w:rsid w:val="00670820"/>
    <w:rsid w:val="00670FF4"/>
    <w:rsid w:val="0067243F"/>
    <w:rsid w:val="00672AE9"/>
    <w:rsid w:val="0067399D"/>
    <w:rsid w:val="00673A31"/>
    <w:rsid w:val="00673EB8"/>
    <w:rsid w:val="006747C7"/>
    <w:rsid w:val="0067619D"/>
    <w:rsid w:val="0067792D"/>
    <w:rsid w:val="006779A9"/>
    <w:rsid w:val="006779D2"/>
    <w:rsid w:val="0068024A"/>
    <w:rsid w:val="00683596"/>
    <w:rsid w:val="00684538"/>
    <w:rsid w:val="00685E9A"/>
    <w:rsid w:val="0068609B"/>
    <w:rsid w:val="006914C8"/>
    <w:rsid w:val="00692B37"/>
    <w:rsid w:val="006930D5"/>
    <w:rsid w:val="0069361C"/>
    <w:rsid w:val="0069387A"/>
    <w:rsid w:val="00693FCE"/>
    <w:rsid w:val="00694027"/>
    <w:rsid w:val="00694445"/>
    <w:rsid w:val="00696485"/>
    <w:rsid w:val="00696CDC"/>
    <w:rsid w:val="00697605"/>
    <w:rsid w:val="006977DA"/>
    <w:rsid w:val="00697ABE"/>
    <w:rsid w:val="00697E1C"/>
    <w:rsid w:val="006A0434"/>
    <w:rsid w:val="006A067C"/>
    <w:rsid w:val="006A0A9D"/>
    <w:rsid w:val="006A1302"/>
    <w:rsid w:val="006A1611"/>
    <w:rsid w:val="006A314A"/>
    <w:rsid w:val="006A3912"/>
    <w:rsid w:val="006A44E8"/>
    <w:rsid w:val="006A4E5E"/>
    <w:rsid w:val="006A53D6"/>
    <w:rsid w:val="006A5632"/>
    <w:rsid w:val="006A5A06"/>
    <w:rsid w:val="006A5E77"/>
    <w:rsid w:val="006A6D87"/>
    <w:rsid w:val="006A7C44"/>
    <w:rsid w:val="006B01D6"/>
    <w:rsid w:val="006B047D"/>
    <w:rsid w:val="006B07BF"/>
    <w:rsid w:val="006B08D5"/>
    <w:rsid w:val="006B0F32"/>
    <w:rsid w:val="006B1474"/>
    <w:rsid w:val="006B165D"/>
    <w:rsid w:val="006B16F9"/>
    <w:rsid w:val="006B1C82"/>
    <w:rsid w:val="006B1DF6"/>
    <w:rsid w:val="006B20A8"/>
    <w:rsid w:val="006B2420"/>
    <w:rsid w:val="006B25FF"/>
    <w:rsid w:val="006B3550"/>
    <w:rsid w:val="006B3D5B"/>
    <w:rsid w:val="006B3DA2"/>
    <w:rsid w:val="006B455D"/>
    <w:rsid w:val="006B5E53"/>
    <w:rsid w:val="006B6373"/>
    <w:rsid w:val="006B6660"/>
    <w:rsid w:val="006B734E"/>
    <w:rsid w:val="006C0A28"/>
    <w:rsid w:val="006C10C0"/>
    <w:rsid w:val="006C124E"/>
    <w:rsid w:val="006C1BD5"/>
    <w:rsid w:val="006C1EB0"/>
    <w:rsid w:val="006C2160"/>
    <w:rsid w:val="006C26CA"/>
    <w:rsid w:val="006C2852"/>
    <w:rsid w:val="006C2BD3"/>
    <w:rsid w:val="006C50C4"/>
    <w:rsid w:val="006C5D61"/>
    <w:rsid w:val="006C6407"/>
    <w:rsid w:val="006C64BE"/>
    <w:rsid w:val="006C6C8E"/>
    <w:rsid w:val="006C6FC6"/>
    <w:rsid w:val="006C7937"/>
    <w:rsid w:val="006D1397"/>
    <w:rsid w:val="006D1482"/>
    <w:rsid w:val="006D1D73"/>
    <w:rsid w:val="006D290A"/>
    <w:rsid w:val="006D422C"/>
    <w:rsid w:val="006D4660"/>
    <w:rsid w:val="006D5009"/>
    <w:rsid w:val="006D5437"/>
    <w:rsid w:val="006D5C59"/>
    <w:rsid w:val="006D6F68"/>
    <w:rsid w:val="006D79A7"/>
    <w:rsid w:val="006E0692"/>
    <w:rsid w:val="006E0D4C"/>
    <w:rsid w:val="006E176A"/>
    <w:rsid w:val="006E1776"/>
    <w:rsid w:val="006E1DD9"/>
    <w:rsid w:val="006E2547"/>
    <w:rsid w:val="006E25E8"/>
    <w:rsid w:val="006E2AAC"/>
    <w:rsid w:val="006E324F"/>
    <w:rsid w:val="006E393F"/>
    <w:rsid w:val="006E3C29"/>
    <w:rsid w:val="006E4579"/>
    <w:rsid w:val="006E5255"/>
    <w:rsid w:val="006E6264"/>
    <w:rsid w:val="006E7792"/>
    <w:rsid w:val="006E793B"/>
    <w:rsid w:val="006E7E99"/>
    <w:rsid w:val="006F0BC1"/>
    <w:rsid w:val="006F0D77"/>
    <w:rsid w:val="006F1550"/>
    <w:rsid w:val="006F15F5"/>
    <w:rsid w:val="006F2942"/>
    <w:rsid w:val="006F296A"/>
    <w:rsid w:val="006F44DD"/>
    <w:rsid w:val="006F459B"/>
    <w:rsid w:val="006F4777"/>
    <w:rsid w:val="006F4B69"/>
    <w:rsid w:val="006F4D9D"/>
    <w:rsid w:val="006F4EF0"/>
    <w:rsid w:val="006F50A3"/>
    <w:rsid w:val="006F5430"/>
    <w:rsid w:val="007009F5"/>
    <w:rsid w:val="007019B9"/>
    <w:rsid w:val="00702C6D"/>
    <w:rsid w:val="00703117"/>
    <w:rsid w:val="007036D1"/>
    <w:rsid w:val="00703B92"/>
    <w:rsid w:val="00703E97"/>
    <w:rsid w:val="00704300"/>
    <w:rsid w:val="007047CB"/>
    <w:rsid w:val="00705468"/>
    <w:rsid w:val="0070588C"/>
    <w:rsid w:val="00705D1B"/>
    <w:rsid w:val="0070615F"/>
    <w:rsid w:val="007069C9"/>
    <w:rsid w:val="00707C52"/>
    <w:rsid w:val="00707CA9"/>
    <w:rsid w:val="00707E58"/>
    <w:rsid w:val="007104F2"/>
    <w:rsid w:val="007106FB"/>
    <w:rsid w:val="007114F2"/>
    <w:rsid w:val="0071198B"/>
    <w:rsid w:val="0071227C"/>
    <w:rsid w:val="00712A17"/>
    <w:rsid w:val="007139EF"/>
    <w:rsid w:val="00714CC9"/>
    <w:rsid w:val="0071601B"/>
    <w:rsid w:val="007165B0"/>
    <w:rsid w:val="0071738D"/>
    <w:rsid w:val="00717457"/>
    <w:rsid w:val="00717AFA"/>
    <w:rsid w:val="007202B2"/>
    <w:rsid w:val="007208D4"/>
    <w:rsid w:val="007216EF"/>
    <w:rsid w:val="00721759"/>
    <w:rsid w:val="00721B65"/>
    <w:rsid w:val="00721C3D"/>
    <w:rsid w:val="00722748"/>
    <w:rsid w:val="007231B2"/>
    <w:rsid w:val="00724371"/>
    <w:rsid w:val="00724531"/>
    <w:rsid w:val="00725105"/>
    <w:rsid w:val="00725724"/>
    <w:rsid w:val="00726CB2"/>
    <w:rsid w:val="00733088"/>
    <w:rsid w:val="007334F2"/>
    <w:rsid w:val="00733C15"/>
    <w:rsid w:val="00733EC8"/>
    <w:rsid w:val="00734008"/>
    <w:rsid w:val="007356FC"/>
    <w:rsid w:val="00735A23"/>
    <w:rsid w:val="00737EB7"/>
    <w:rsid w:val="00740C30"/>
    <w:rsid w:val="00741F07"/>
    <w:rsid w:val="00742540"/>
    <w:rsid w:val="00742CDC"/>
    <w:rsid w:val="00743255"/>
    <w:rsid w:val="007437DE"/>
    <w:rsid w:val="00743F2D"/>
    <w:rsid w:val="007445A5"/>
    <w:rsid w:val="0074472B"/>
    <w:rsid w:val="0074488A"/>
    <w:rsid w:val="00744B09"/>
    <w:rsid w:val="00744D98"/>
    <w:rsid w:val="007460FE"/>
    <w:rsid w:val="0074615E"/>
    <w:rsid w:val="007461F5"/>
    <w:rsid w:val="00746292"/>
    <w:rsid w:val="00747223"/>
    <w:rsid w:val="00747800"/>
    <w:rsid w:val="00747B03"/>
    <w:rsid w:val="00750FE5"/>
    <w:rsid w:val="007517FF"/>
    <w:rsid w:val="00751AFD"/>
    <w:rsid w:val="00753DBC"/>
    <w:rsid w:val="00753E7A"/>
    <w:rsid w:val="00754834"/>
    <w:rsid w:val="00754BF6"/>
    <w:rsid w:val="00755B6D"/>
    <w:rsid w:val="00755D06"/>
    <w:rsid w:val="0075644E"/>
    <w:rsid w:val="007565E4"/>
    <w:rsid w:val="00756C5F"/>
    <w:rsid w:val="0076022A"/>
    <w:rsid w:val="007605BB"/>
    <w:rsid w:val="00760AC1"/>
    <w:rsid w:val="0076165C"/>
    <w:rsid w:val="00761D98"/>
    <w:rsid w:val="0076283A"/>
    <w:rsid w:val="00762B6C"/>
    <w:rsid w:val="00763EEB"/>
    <w:rsid w:val="0076476D"/>
    <w:rsid w:val="00764AE9"/>
    <w:rsid w:val="007653BF"/>
    <w:rsid w:val="007655D5"/>
    <w:rsid w:val="00765996"/>
    <w:rsid w:val="0076661E"/>
    <w:rsid w:val="007668A3"/>
    <w:rsid w:val="00766E75"/>
    <w:rsid w:val="00767C79"/>
    <w:rsid w:val="00767E95"/>
    <w:rsid w:val="0077081E"/>
    <w:rsid w:val="0077105E"/>
    <w:rsid w:val="00771666"/>
    <w:rsid w:val="00771A0D"/>
    <w:rsid w:val="00771B6D"/>
    <w:rsid w:val="00772D35"/>
    <w:rsid w:val="00774196"/>
    <w:rsid w:val="0077423F"/>
    <w:rsid w:val="00774948"/>
    <w:rsid w:val="00774C43"/>
    <w:rsid w:val="00775780"/>
    <w:rsid w:val="0077709E"/>
    <w:rsid w:val="007774A5"/>
    <w:rsid w:val="00777858"/>
    <w:rsid w:val="007806E5"/>
    <w:rsid w:val="00780CC9"/>
    <w:rsid w:val="0078113E"/>
    <w:rsid w:val="007818E8"/>
    <w:rsid w:val="00782CC1"/>
    <w:rsid w:val="00783075"/>
    <w:rsid w:val="0078375D"/>
    <w:rsid w:val="00784126"/>
    <w:rsid w:val="007850AB"/>
    <w:rsid w:val="0078649F"/>
    <w:rsid w:val="007868D0"/>
    <w:rsid w:val="00786CCD"/>
    <w:rsid w:val="007903D8"/>
    <w:rsid w:val="007916D2"/>
    <w:rsid w:val="00792345"/>
    <w:rsid w:val="00794A8E"/>
    <w:rsid w:val="00794D1C"/>
    <w:rsid w:val="00794F3F"/>
    <w:rsid w:val="007953AC"/>
    <w:rsid w:val="007953B1"/>
    <w:rsid w:val="00795544"/>
    <w:rsid w:val="00795BD4"/>
    <w:rsid w:val="00795C2B"/>
    <w:rsid w:val="0079652D"/>
    <w:rsid w:val="00797064"/>
    <w:rsid w:val="00797865"/>
    <w:rsid w:val="007A01A7"/>
    <w:rsid w:val="007A0536"/>
    <w:rsid w:val="007A07C0"/>
    <w:rsid w:val="007A0C21"/>
    <w:rsid w:val="007A1F5F"/>
    <w:rsid w:val="007A2E31"/>
    <w:rsid w:val="007A43A3"/>
    <w:rsid w:val="007A5365"/>
    <w:rsid w:val="007A5C9E"/>
    <w:rsid w:val="007A6A5A"/>
    <w:rsid w:val="007A7092"/>
    <w:rsid w:val="007A7B74"/>
    <w:rsid w:val="007B0FEF"/>
    <w:rsid w:val="007B10AD"/>
    <w:rsid w:val="007B1D4B"/>
    <w:rsid w:val="007B2555"/>
    <w:rsid w:val="007B28C6"/>
    <w:rsid w:val="007B2902"/>
    <w:rsid w:val="007B4B14"/>
    <w:rsid w:val="007B56A3"/>
    <w:rsid w:val="007B5A83"/>
    <w:rsid w:val="007B5B54"/>
    <w:rsid w:val="007B6686"/>
    <w:rsid w:val="007B7A50"/>
    <w:rsid w:val="007C01EB"/>
    <w:rsid w:val="007C068A"/>
    <w:rsid w:val="007C068B"/>
    <w:rsid w:val="007C1284"/>
    <w:rsid w:val="007C2593"/>
    <w:rsid w:val="007C2F25"/>
    <w:rsid w:val="007C326C"/>
    <w:rsid w:val="007C3850"/>
    <w:rsid w:val="007C3B42"/>
    <w:rsid w:val="007C3C2A"/>
    <w:rsid w:val="007C4583"/>
    <w:rsid w:val="007C48C1"/>
    <w:rsid w:val="007C532E"/>
    <w:rsid w:val="007C5EE2"/>
    <w:rsid w:val="007C724D"/>
    <w:rsid w:val="007C77EE"/>
    <w:rsid w:val="007C7B8F"/>
    <w:rsid w:val="007D0ABD"/>
    <w:rsid w:val="007D0B48"/>
    <w:rsid w:val="007D0B9B"/>
    <w:rsid w:val="007D0EF0"/>
    <w:rsid w:val="007D17F9"/>
    <w:rsid w:val="007D2FA1"/>
    <w:rsid w:val="007D360A"/>
    <w:rsid w:val="007D38EF"/>
    <w:rsid w:val="007D4030"/>
    <w:rsid w:val="007D40A6"/>
    <w:rsid w:val="007D44CA"/>
    <w:rsid w:val="007D466B"/>
    <w:rsid w:val="007D4D36"/>
    <w:rsid w:val="007D5185"/>
    <w:rsid w:val="007D5318"/>
    <w:rsid w:val="007D6F44"/>
    <w:rsid w:val="007D751F"/>
    <w:rsid w:val="007D7830"/>
    <w:rsid w:val="007E114A"/>
    <w:rsid w:val="007E2B2E"/>
    <w:rsid w:val="007E2C1D"/>
    <w:rsid w:val="007E36D1"/>
    <w:rsid w:val="007E63C0"/>
    <w:rsid w:val="007E6993"/>
    <w:rsid w:val="007E78E7"/>
    <w:rsid w:val="007F015C"/>
    <w:rsid w:val="007F0D08"/>
    <w:rsid w:val="007F1B24"/>
    <w:rsid w:val="007F1BFB"/>
    <w:rsid w:val="007F24B2"/>
    <w:rsid w:val="007F24F4"/>
    <w:rsid w:val="007F2977"/>
    <w:rsid w:val="007F3137"/>
    <w:rsid w:val="007F33C4"/>
    <w:rsid w:val="007F38DB"/>
    <w:rsid w:val="007F42DA"/>
    <w:rsid w:val="007F608C"/>
    <w:rsid w:val="007F7C5C"/>
    <w:rsid w:val="008007A3"/>
    <w:rsid w:val="00800BCF"/>
    <w:rsid w:val="00800C53"/>
    <w:rsid w:val="00801F86"/>
    <w:rsid w:val="00803400"/>
    <w:rsid w:val="00803BA5"/>
    <w:rsid w:val="00804D42"/>
    <w:rsid w:val="00805608"/>
    <w:rsid w:val="00805B45"/>
    <w:rsid w:val="00806D06"/>
    <w:rsid w:val="00806D70"/>
    <w:rsid w:val="00806F39"/>
    <w:rsid w:val="008073A4"/>
    <w:rsid w:val="00810483"/>
    <w:rsid w:val="00810828"/>
    <w:rsid w:val="00812191"/>
    <w:rsid w:val="008123E1"/>
    <w:rsid w:val="00812A44"/>
    <w:rsid w:val="00812E20"/>
    <w:rsid w:val="00814704"/>
    <w:rsid w:val="00814A88"/>
    <w:rsid w:val="00814AE8"/>
    <w:rsid w:val="0081541A"/>
    <w:rsid w:val="00815C80"/>
    <w:rsid w:val="008161F1"/>
    <w:rsid w:val="0081669A"/>
    <w:rsid w:val="008166B5"/>
    <w:rsid w:val="008169C7"/>
    <w:rsid w:val="00816D30"/>
    <w:rsid w:val="00820556"/>
    <w:rsid w:val="00820981"/>
    <w:rsid w:val="008217D5"/>
    <w:rsid w:val="00822236"/>
    <w:rsid w:val="008224DE"/>
    <w:rsid w:val="00822C43"/>
    <w:rsid w:val="0082320F"/>
    <w:rsid w:val="0082353C"/>
    <w:rsid w:val="00823A3A"/>
    <w:rsid w:val="00823CA5"/>
    <w:rsid w:val="00825B45"/>
    <w:rsid w:val="00826171"/>
    <w:rsid w:val="008264B4"/>
    <w:rsid w:val="008309DB"/>
    <w:rsid w:val="00830EE6"/>
    <w:rsid w:val="00831079"/>
    <w:rsid w:val="00832F98"/>
    <w:rsid w:val="00833701"/>
    <w:rsid w:val="00835030"/>
    <w:rsid w:val="00835148"/>
    <w:rsid w:val="008360F4"/>
    <w:rsid w:val="00836FFE"/>
    <w:rsid w:val="008403E8"/>
    <w:rsid w:val="00841AB9"/>
    <w:rsid w:val="00842833"/>
    <w:rsid w:val="00842C2A"/>
    <w:rsid w:val="008431DA"/>
    <w:rsid w:val="008442D4"/>
    <w:rsid w:val="00844B3A"/>
    <w:rsid w:val="00845257"/>
    <w:rsid w:val="0084598C"/>
    <w:rsid w:val="00845ABD"/>
    <w:rsid w:val="008461A7"/>
    <w:rsid w:val="008473FC"/>
    <w:rsid w:val="00847E5A"/>
    <w:rsid w:val="00850187"/>
    <w:rsid w:val="008501E7"/>
    <w:rsid w:val="00850715"/>
    <w:rsid w:val="008513F1"/>
    <w:rsid w:val="00852E4C"/>
    <w:rsid w:val="008532B6"/>
    <w:rsid w:val="0085333F"/>
    <w:rsid w:val="00853D62"/>
    <w:rsid w:val="00854025"/>
    <w:rsid w:val="00854185"/>
    <w:rsid w:val="00854431"/>
    <w:rsid w:val="008544DF"/>
    <w:rsid w:val="00854756"/>
    <w:rsid w:val="00855A4C"/>
    <w:rsid w:val="00856C40"/>
    <w:rsid w:val="008600C2"/>
    <w:rsid w:val="008603CF"/>
    <w:rsid w:val="00861407"/>
    <w:rsid w:val="00862752"/>
    <w:rsid w:val="00862F86"/>
    <w:rsid w:val="0086304C"/>
    <w:rsid w:val="00865064"/>
    <w:rsid w:val="00865123"/>
    <w:rsid w:val="00865462"/>
    <w:rsid w:val="0086585B"/>
    <w:rsid w:val="00866950"/>
    <w:rsid w:val="00866B70"/>
    <w:rsid w:val="00867BEE"/>
    <w:rsid w:val="008707C0"/>
    <w:rsid w:val="008717BA"/>
    <w:rsid w:val="008726E1"/>
    <w:rsid w:val="008727DE"/>
    <w:rsid w:val="00872AA6"/>
    <w:rsid w:val="00872D4B"/>
    <w:rsid w:val="00874826"/>
    <w:rsid w:val="00875640"/>
    <w:rsid w:val="0087626C"/>
    <w:rsid w:val="00876907"/>
    <w:rsid w:val="0087733E"/>
    <w:rsid w:val="00877756"/>
    <w:rsid w:val="00877E9C"/>
    <w:rsid w:val="008800F7"/>
    <w:rsid w:val="008809C0"/>
    <w:rsid w:val="00881569"/>
    <w:rsid w:val="008822B6"/>
    <w:rsid w:val="00882719"/>
    <w:rsid w:val="00882DCA"/>
    <w:rsid w:val="00884962"/>
    <w:rsid w:val="00885D8E"/>
    <w:rsid w:val="00886ADC"/>
    <w:rsid w:val="00887DAE"/>
    <w:rsid w:val="00890631"/>
    <w:rsid w:val="00890F9F"/>
    <w:rsid w:val="00891A75"/>
    <w:rsid w:val="00891AEA"/>
    <w:rsid w:val="00891D2F"/>
    <w:rsid w:val="00891FE6"/>
    <w:rsid w:val="008926D0"/>
    <w:rsid w:val="00893B5C"/>
    <w:rsid w:val="00894125"/>
    <w:rsid w:val="0089606A"/>
    <w:rsid w:val="008961D8"/>
    <w:rsid w:val="008A0CBA"/>
    <w:rsid w:val="008A20B7"/>
    <w:rsid w:val="008A24E5"/>
    <w:rsid w:val="008A3662"/>
    <w:rsid w:val="008A3D5E"/>
    <w:rsid w:val="008A4298"/>
    <w:rsid w:val="008A4BA2"/>
    <w:rsid w:val="008A530D"/>
    <w:rsid w:val="008A5332"/>
    <w:rsid w:val="008A666A"/>
    <w:rsid w:val="008A6846"/>
    <w:rsid w:val="008A6F30"/>
    <w:rsid w:val="008A7D93"/>
    <w:rsid w:val="008B00C0"/>
    <w:rsid w:val="008B0CA2"/>
    <w:rsid w:val="008B1F36"/>
    <w:rsid w:val="008B2100"/>
    <w:rsid w:val="008B226B"/>
    <w:rsid w:val="008B26D0"/>
    <w:rsid w:val="008B3C4C"/>
    <w:rsid w:val="008B3D65"/>
    <w:rsid w:val="008B4BED"/>
    <w:rsid w:val="008B54FF"/>
    <w:rsid w:val="008B693A"/>
    <w:rsid w:val="008B6D58"/>
    <w:rsid w:val="008B7F36"/>
    <w:rsid w:val="008C17B3"/>
    <w:rsid w:val="008C1E3F"/>
    <w:rsid w:val="008C2668"/>
    <w:rsid w:val="008C32AC"/>
    <w:rsid w:val="008C3AE8"/>
    <w:rsid w:val="008C4958"/>
    <w:rsid w:val="008C50EE"/>
    <w:rsid w:val="008C5819"/>
    <w:rsid w:val="008C5BBF"/>
    <w:rsid w:val="008C6B83"/>
    <w:rsid w:val="008C6E0B"/>
    <w:rsid w:val="008C7107"/>
    <w:rsid w:val="008C710D"/>
    <w:rsid w:val="008C716B"/>
    <w:rsid w:val="008C73AE"/>
    <w:rsid w:val="008C7764"/>
    <w:rsid w:val="008D0991"/>
    <w:rsid w:val="008D10D7"/>
    <w:rsid w:val="008D1961"/>
    <w:rsid w:val="008D2397"/>
    <w:rsid w:val="008D30FC"/>
    <w:rsid w:val="008D4638"/>
    <w:rsid w:val="008D535E"/>
    <w:rsid w:val="008D57A4"/>
    <w:rsid w:val="008D6599"/>
    <w:rsid w:val="008D6F77"/>
    <w:rsid w:val="008D6FE8"/>
    <w:rsid w:val="008D7BCE"/>
    <w:rsid w:val="008E0061"/>
    <w:rsid w:val="008E114C"/>
    <w:rsid w:val="008E24CF"/>
    <w:rsid w:val="008E270F"/>
    <w:rsid w:val="008E27D8"/>
    <w:rsid w:val="008E2907"/>
    <w:rsid w:val="008E4A43"/>
    <w:rsid w:val="008E4BD7"/>
    <w:rsid w:val="008E51D8"/>
    <w:rsid w:val="008E5DA7"/>
    <w:rsid w:val="008E6A2B"/>
    <w:rsid w:val="008E70D3"/>
    <w:rsid w:val="008F0224"/>
    <w:rsid w:val="008F0257"/>
    <w:rsid w:val="008F0BE6"/>
    <w:rsid w:val="008F1D88"/>
    <w:rsid w:val="008F223B"/>
    <w:rsid w:val="008F2A94"/>
    <w:rsid w:val="008F37C3"/>
    <w:rsid w:val="008F3CA7"/>
    <w:rsid w:val="008F3EDA"/>
    <w:rsid w:val="008F5751"/>
    <w:rsid w:val="008F5AE4"/>
    <w:rsid w:val="008F5D0E"/>
    <w:rsid w:val="008F5E28"/>
    <w:rsid w:val="008F71FE"/>
    <w:rsid w:val="008F7851"/>
    <w:rsid w:val="009007DB"/>
    <w:rsid w:val="009011D8"/>
    <w:rsid w:val="009015CD"/>
    <w:rsid w:val="00901E45"/>
    <w:rsid w:val="00901EC0"/>
    <w:rsid w:val="00902275"/>
    <w:rsid w:val="0090234B"/>
    <w:rsid w:val="00902DE8"/>
    <w:rsid w:val="00902E1A"/>
    <w:rsid w:val="00903B72"/>
    <w:rsid w:val="00904202"/>
    <w:rsid w:val="00904DED"/>
    <w:rsid w:val="00905383"/>
    <w:rsid w:val="0090577D"/>
    <w:rsid w:val="0090579E"/>
    <w:rsid w:val="0090614C"/>
    <w:rsid w:val="00906E4C"/>
    <w:rsid w:val="0090715D"/>
    <w:rsid w:val="00907AF5"/>
    <w:rsid w:val="00910717"/>
    <w:rsid w:val="00910F5D"/>
    <w:rsid w:val="009115C1"/>
    <w:rsid w:val="009117E4"/>
    <w:rsid w:val="00911A8A"/>
    <w:rsid w:val="00913DBF"/>
    <w:rsid w:val="00914370"/>
    <w:rsid w:val="0091446D"/>
    <w:rsid w:val="00915ACE"/>
    <w:rsid w:val="0091611A"/>
    <w:rsid w:val="009179EF"/>
    <w:rsid w:val="0092021F"/>
    <w:rsid w:val="00920F19"/>
    <w:rsid w:val="0092106D"/>
    <w:rsid w:val="009224DE"/>
    <w:rsid w:val="00922523"/>
    <w:rsid w:val="00922882"/>
    <w:rsid w:val="009229EC"/>
    <w:rsid w:val="00923146"/>
    <w:rsid w:val="00923306"/>
    <w:rsid w:val="00923905"/>
    <w:rsid w:val="00923EEA"/>
    <w:rsid w:val="00923F22"/>
    <w:rsid w:val="00924130"/>
    <w:rsid w:val="00924FB2"/>
    <w:rsid w:val="009279E2"/>
    <w:rsid w:val="00932E97"/>
    <w:rsid w:val="00933F5D"/>
    <w:rsid w:val="00934A3F"/>
    <w:rsid w:val="00935C92"/>
    <w:rsid w:val="00935E2E"/>
    <w:rsid w:val="0093601F"/>
    <w:rsid w:val="00936F4C"/>
    <w:rsid w:val="00937938"/>
    <w:rsid w:val="0094085B"/>
    <w:rsid w:val="009413C6"/>
    <w:rsid w:val="009418A1"/>
    <w:rsid w:val="009424EE"/>
    <w:rsid w:val="00943378"/>
    <w:rsid w:val="009452F9"/>
    <w:rsid w:val="00945510"/>
    <w:rsid w:val="00950202"/>
    <w:rsid w:val="009507B9"/>
    <w:rsid w:val="00950BAC"/>
    <w:rsid w:val="00950D40"/>
    <w:rsid w:val="00950ED6"/>
    <w:rsid w:val="009511CB"/>
    <w:rsid w:val="00954506"/>
    <w:rsid w:val="0095507E"/>
    <w:rsid w:val="00956822"/>
    <w:rsid w:val="00956D02"/>
    <w:rsid w:val="00957652"/>
    <w:rsid w:val="009613B7"/>
    <w:rsid w:val="0096141D"/>
    <w:rsid w:val="00962AA3"/>
    <w:rsid w:val="00962FC6"/>
    <w:rsid w:val="009634B6"/>
    <w:rsid w:val="00964976"/>
    <w:rsid w:val="00964BFE"/>
    <w:rsid w:val="00966D9D"/>
    <w:rsid w:val="0096738E"/>
    <w:rsid w:val="00967D29"/>
    <w:rsid w:val="0097003D"/>
    <w:rsid w:val="00971088"/>
    <w:rsid w:val="00971263"/>
    <w:rsid w:val="00971270"/>
    <w:rsid w:val="009713CE"/>
    <w:rsid w:val="00971584"/>
    <w:rsid w:val="00971D7D"/>
    <w:rsid w:val="00972398"/>
    <w:rsid w:val="00972E6A"/>
    <w:rsid w:val="00972F1F"/>
    <w:rsid w:val="00973389"/>
    <w:rsid w:val="0097452C"/>
    <w:rsid w:val="00974C82"/>
    <w:rsid w:val="00974EB9"/>
    <w:rsid w:val="009761B5"/>
    <w:rsid w:val="009766D7"/>
    <w:rsid w:val="00976711"/>
    <w:rsid w:val="00977403"/>
    <w:rsid w:val="009806E7"/>
    <w:rsid w:val="009829CD"/>
    <w:rsid w:val="00983159"/>
    <w:rsid w:val="00983BB8"/>
    <w:rsid w:val="009850E7"/>
    <w:rsid w:val="009859DF"/>
    <w:rsid w:val="0098615B"/>
    <w:rsid w:val="00986418"/>
    <w:rsid w:val="009873AC"/>
    <w:rsid w:val="00987A32"/>
    <w:rsid w:val="00987A8E"/>
    <w:rsid w:val="00987E6F"/>
    <w:rsid w:val="009911C7"/>
    <w:rsid w:val="0099166B"/>
    <w:rsid w:val="00992E83"/>
    <w:rsid w:val="009934B5"/>
    <w:rsid w:val="00993601"/>
    <w:rsid w:val="00993A1E"/>
    <w:rsid w:val="00994081"/>
    <w:rsid w:val="009951BC"/>
    <w:rsid w:val="0099536D"/>
    <w:rsid w:val="009956FC"/>
    <w:rsid w:val="00995B8E"/>
    <w:rsid w:val="0099747D"/>
    <w:rsid w:val="009A0429"/>
    <w:rsid w:val="009A0A8A"/>
    <w:rsid w:val="009A0DA7"/>
    <w:rsid w:val="009A11CE"/>
    <w:rsid w:val="009A264A"/>
    <w:rsid w:val="009A28C5"/>
    <w:rsid w:val="009A2A31"/>
    <w:rsid w:val="009A400C"/>
    <w:rsid w:val="009A4ADA"/>
    <w:rsid w:val="009A5AA2"/>
    <w:rsid w:val="009A61EE"/>
    <w:rsid w:val="009A64E1"/>
    <w:rsid w:val="009A6ACC"/>
    <w:rsid w:val="009A6FD7"/>
    <w:rsid w:val="009A7201"/>
    <w:rsid w:val="009A759F"/>
    <w:rsid w:val="009B07A9"/>
    <w:rsid w:val="009B1713"/>
    <w:rsid w:val="009B2AED"/>
    <w:rsid w:val="009B2D6E"/>
    <w:rsid w:val="009B399A"/>
    <w:rsid w:val="009B39BA"/>
    <w:rsid w:val="009B3AA4"/>
    <w:rsid w:val="009B52B4"/>
    <w:rsid w:val="009B6EF0"/>
    <w:rsid w:val="009B7E03"/>
    <w:rsid w:val="009C0BEE"/>
    <w:rsid w:val="009C0FAE"/>
    <w:rsid w:val="009C13B8"/>
    <w:rsid w:val="009C249D"/>
    <w:rsid w:val="009C28C2"/>
    <w:rsid w:val="009C364A"/>
    <w:rsid w:val="009C3701"/>
    <w:rsid w:val="009C3EED"/>
    <w:rsid w:val="009C42B4"/>
    <w:rsid w:val="009C521D"/>
    <w:rsid w:val="009C55E6"/>
    <w:rsid w:val="009C6EE4"/>
    <w:rsid w:val="009C786E"/>
    <w:rsid w:val="009C7CA7"/>
    <w:rsid w:val="009D0222"/>
    <w:rsid w:val="009D09C6"/>
    <w:rsid w:val="009D0C0B"/>
    <w:rsid w:val="009D1189"/>
    <w:rsid w:val="009D18EE"/>
    <w:rsid w:val="009D1F5A"/>
    <w:rsid w:val="009D6831"/>
    <w:rsid w:val="009D6A58"/>
    <w:rsid w:val="009D6B83"/>
    <w:rsid w:val="009E05C7"/>
    <w:rsid w:val="009E0822"/>
    <w:rsid w:val="009E096D"/>
    <w:rsid w:val="009E0F10"/>
    <w:rsid w:val="009E0F3C"/>
    <w:rsid w:val="009E18B8"/>
    <w:rsid w:val="009E1B7F"/>
    <w:rsid w:val="009E30EB"/>
    <w:rsid w:val="009E3D58"/>
    <w:rsid w:val="009E4826"/>
    <w:rsid w:val="009E4EB9"/>
    <w:rsid w:val="009E4FC5"/>
    <w:rsid w:val="009E5600"/>
    <w:rsid w:val="009E5882"/>
    <w:rsid w:val="009E705C"/>
    <w:rsid w:val="009E7A62"/>
    <w:rsid w:val="009E7B46"/>
    <w:rsid w:val="009F07C6"/>
    <w:rsid w:val="009F1828"/>
    <w:rsid w:val="009F24B9"/>
    <w:rsid w:val="009F24E9"/>
    <w:rsid w:val="009F2595"/>
    <w:rsid w:val="009F29F1"/>
    <w:rsid w:val="009F3C24"/>
    <w:rsid w:val="009F3F6E"/>
    <w:rsid w:val="009F41F1"/>
    <w:rsid w:val="009F519E"/>
    <w:rsid w:val="009F57F9"/>
    <w:rsid w:val="009F7128"/>
    <w:rsid w:val="009F7AFF"/>
    <w:rsid w:val="00A0127E"/>
    <w:rsid w:val="00A01D74"/>
    <w:rsid w:val="00A03563"/>
    <w:rsid w:val="00A040CE"/>
    <w:rsid w:val="00A06BE2"/>
    <w:rsid w:val="00A07D5D"/>
    <w:rsid w:val="00A10060"/>
    <w:rsid w:val="00A1029F"/>
    <w:rsid w:val="00A103B5"/>
    <w:rsid w:val="00A10AAC"/>
    <w:rsid w:val="00A11734"/>
    <w:rsid w:val="00A11F95"/>
    <w:rsid w:val="00A13434"/>
    <w:rsid w:val="00A13517"/>
    <w:rsid w:val="00A13A1E"/>
    <w:rsid w:val="00A14A15"/>
    <w:rsid w:val="00A14BE3"/>
    <w:rsid w:val="00A1520B"/>
    <w:rsid w:val="00A15808"/>
    <w:rsid w:val="00A15A53"/>
    <w:rsid w:val="00A16692"/>
    <w:rsid w:val="00A1685C"/>
    <w:rsid w:val="00A17052"/>
    <w:rsid w:val="00A17762"/>
    <w:rsid w:val="00A17A5C"/>
    <w:rsid w:val="00A17F51"/>
    <w:rsid w:val="00A20D5D"/>
    <w:rsid w:val="00A21012"/>
    <w:rsid w:val="00A21299"/>
    <w:rsid w:val="00A2173E"/>
    <w:rsid w:val="00A21998"/>
    <w:rsid w:val="00A22D40"/>
    <w:rsid w:val="00A2351F"/>
    <w:rsid w:val="00A23A28"/>
    <w:rsid w:val="00A24223"/>
    <w:rsid w:val="00A242FB"/>
    <w:rsid w:val="00A24997"/>
    <w:rsid w:val="00A25B87"/>
    <w:rsid w:val="00A2605B"/>
    <w:rsid w:val="00A2613B"/>
    <w:rsid w:val="00A265DF"/>
    <w:rsid w:val="00A268EE"/>
    <w:rsid w:val="00A26F33"/>
    <w:rsid w:val="00A27CED"/>
    <w:rsid w:val="00A30BD2"/>
    <w:rsid w:val="00A31814"/>
    <w:rsid w:val="00A33504"/>
    <w:rsid w:val="00A33C14"/>
    <w:rsid w:val="00A34E09"/>
    <w:rsid w:val="00A3542F"/>
    <w:rsid w:val="00A3583E"/>
    <w:rsid w:val="00A359D1"/>
    <w:rsid w:val="00A36392"/>
    <w:rsid w:val="00A36BF7"/>
    <w:rsid w:val="00A37698"/>
    <w:rsid w:val="00A40337"/>
    <w:rsid w:val="00A41578"/>
    <w:rsid w:val="00A42528"/>
    <w:rsid w:val="00A43103"/>
    <w:rsid w:val="00A43331"/>
    <w:rsid w:val="00A43A3C"/>
    <w:rsid w:val="00A444D5"/>
    <w:rsid w:val="00A445FD"/>
    <w:rsid w:val="00A44814"/>
    <w:rsid w:val="00A462FC"/>
    <w:rsid w:val="00A46485"/>
    <w:rsid w:val="00A47480"/>
    <w:rsid w:val="00A4792B"/>
    <w:rsid w:val="00A506F2"/>
    <w:rsid w:val="00A51678"/>
    <w:rsid w:val="00A51BC0"/>
    <w:rsid w:val="00A51CF9"/>
    <w:rsid w:val="00A5277F"/>
    <w:rsid w:val="00A52ED0"/>
    <w:rsid w:val="00A552CD"/>
    <w:rsid w:val="00A562FE"/>
    <w:rsid w:val="00A619C4"/>
    <w:rsid w:val="00A62370"/>
    <w:rsid w:val="00A62725"/>
    <w:rsid w:val="00A62E8D"/>
    <w:rsid w:val="00A630AD"/>
    <w:rsid w:val="00A635C9"/>
    <w:rsid w:val="00A63826"/>
    <w:rsid w:val="00A6390E"/>
    <w:rsid w:val="00A63CEC"/>
    <w:rsid w:val="00A64324"/>
    <w:rsid w:val="00A64DD1"/>
    <w:rsid w:val="00A735F8"/>
    <w:rsid w:val="00A73736"/>
    <w:rsid w:val="00A73899"/>
    <w:rsid w:val="00A74B7D"/>
    <w:rsid w:val="00A74BFA"/>
    <w:rsid w:val="00A750DB"/>
    <w:rsid w:val="00A759D6"/>
    <w:rsid w:val="00A75C58"/>
    <w:rsid w:val="00A760C9"/>
    <w:rsid w:val="00A761F8"/>
    <w:rsid w:val="00A7667B"/>
    <w:rsid w:val="00A76D58"/>
    <w:rsid w:val="00A77093"/>
    <w:rsid w:val="00A77547"/>
    <w:rsid w:val="00A77889"/>
    <w:rsid w:val="00A77EF3"/>
    <w:rsid w:val="00A81684"/>
    <w:rsid w:val="00A827CE"/>
    <w:rsid w:val="00A830C6"/>
    <w:rsid w:val="00A83C6E"/>
    <w:rsid w:val="00A83DBB"/>
    <w:rsid w:val="00A846F7"/>
    <w:rsid w:val="00A85D0D"/>
    <w:rsid w:val="00A85DB9"/>
    <w:rsid w:val="00A86DB3"/>
    <w:rsid w:val="00A87DF8"/>
    <w:rsid w:val="00A87E58"/>
    <w:rsid w:val="00A905DF"/>
    <w:rsid w:val="00A908FA"/>
    <w:rsid w:val="00A90EB9"/>
    <w:rsid w:val="00A9145F"/>
    <w:rsid w:val="00A9183D"/>
    <w:rsid w:val="00A93D3B"/>
    <w:rsid w:val="00A94E58"/>
    <w:rsid w:val="00A95110"/>
    <w:rsid w:val="00A95113"/>
    <w:rsid w:val="00A95871"/>
    <w:rsid w:val="00A96A81"/>
    <w:rsid w:val="00A97653"/>
    <w:rsid w:val="00A97DEF"/>
    <w:rsid w:val="00AA0102"/>
    <w:rsid w:val="00AA0A25"/>
    <w:rsid w:val="00AA13CD"/>
    <w:rsid w:val="00AA16BA"/>
    <w:rsid w:val="00AA1E87"/>
    <w:rsid w:val="00AA21FD"/>
    <w:rsid w:val="00AA2F9D"/>
    <w:rsid w:val="00AA31A6"/>
    <w:rsid w:val="00AA49AC"/>
    <w:rsid w:val="00AA5DD5"/>
    <w:rsid w:val="00AA736D"/>
    <w:rsid w:val="00AA7607"/>
    <w:rsid w:val="00AA7DDB"/>
    <w:rsid w:val="00AB0B52"/>
    <w:rsid w:val="00AB0DF0"/>
    <w:rsid w:val="00AB1CE7"/>
    <w:rsid w:val="00AB1D94"/>
    <w:rsid w:val="00AB1F73"/>
    <w:rsid w:val="00AB2235"/>
    <w:rsid w:val="00AB4791"/>
    <w:rsid w:val="00AB4800"/>
    <w:rsid w:val="00AB5AEB"/>
    <w:rsid w:val="00AB5B92"/>
    <w:rsid w:val="00AB77E1"/>
    <w:rsid w:val="00AB7C8C"/>
    <w:rsid w:val="00AB7D8F"/>
    <w:rsid w:val="00AC02D3"/>
    <w:rsid w:val="00AC0A2C"/>
    <w:rsid w:val="00AC3070"/>
    <w:rsid w:val="00AC349D"/>
    <w:rsid w:val="00AC4048"/>
    <w:rsid w:val="00AC40E3"/>
    <w:rsid w:val="00AC5822"/>
    <w:rsid w:val="00AC6389"/>
    <w:rsid w:val="00AC663C"/>
    <w:rsid w:val="00AC754E"/>
    <w:rsid w:val="00AC7A11"/>
    <w:rsid w:val="00AD1757"/>
    <w:rsid w:val="00AD21FB"/>
    <w:rsid w:val="00AD2692"/>
    <w:rsid w:val="00AD2E27"/>
    <w:rsid w:val="00AD2EFA"/>
    <w:rsid w:val="00AD3B96"/>
    <w:rsid w:val="00AD49AA"/>
    <w:rsid w:val="00AD5412"/>
    <w:rsid w:val="00AD57B8"/>
    <w:rsid w:val="00AD5E65"/>
    <w:rsid w:val="00AE003E"/>
    <w:rsid w:val="00AE0DAC"/>
    <w:rsid w:val="00AE20AC"/>
    <w:rsid w:val="00AE29C1"/>
    <w:rsid w:val="00AE3AE0"/>
    <w:rsid w:val="00AE3FC4"/>
    <w:rsid w:val="00AE424F"/>
    <w:rsid w:val="00AE4615"/>
    <w:rsid w:val="00AE4A6A"/>
    <w:rsid w:val="00AE4D94"/>
    <w:rsid w:val="00AE54AF"/>
    <w:rsid w:val="00AE56BA"/>
    <w:rsid w:val="00AE654E"/>
    <w:rsid w:val="00AE6DBD"/>
    <w:rsid w:val="00AE6FFF"/>
    <w:rsid w:val="00AE70BB"/>
    <w:rsid w:val="00AE79F9"/>
    <w:rsid w:val="00AE7C45"/>
    <w:rsid w:val="00AF021A"/>
    <w:rsid w:val="00AF024A"/>
    <w:rsid w:val="00AF0C8D"/>
    <w:rsid w:val="00AF131B"/>
    <w:rsid w:val="00AF25A5"/>
    <w:rsid w:val="00AF28AF"/>
    <w:rsid w:val="00AF2FA7"/>
    <w:rsid w:val="00AF33B2"/>
    <w:rsid w:val="00AF3865"/>
    <w:rsid w:val="00AF4517"/>
    <w:rsid w:val="00AF6CD2"/>
    <w:rsid w:val="00B00267"/>
    <w:rsid w:val="00B00673"/>
    <w:rsid w:val="00B00D44"/>
    <w:rsid w:val="00B021D9"/>
    <w:rsid w:val="00B02709"/>
    <w:rsid w:val="00B05694"/>
    <w:rsid w:val="00B05ADF"/>
    <w:rsid w:val="00B06321"/>
    <w:rsid w:val="00B06335"/>
    <w:rsid w:val="00B06EEE"/>
    <w:rsid w:val="00B0733B"/>
    <w:rsid w:val="00B07A23"/>
    <w:rsid w:val="00B07A31"/>
    <w:rsid w:val="00B101B0"/>
    <w:rsid w:val="00B109BD"/>
    <w:rsid w:val="00B10F78"/>
    <w:rsid w:val="00B11036"/>
    <w:rsid w:val="00B1127F"/>
    <w:rsid w:val="00B11C29"/>
    <w:rsid w:val="00B11FB7"/>
    <w:rsid w:val="00B12EA6"/>
    <w:rsid w:val="00B13073"/>
    <w:rsid w:val="00B13EC8"/>
    <w:rsid w:val="00B1542D"/>
    <w:rsid w:val="00B16362"/>
    <w:rsid w:val="00B163D6"/>
    <w:rsid w:val="00B177D6"/>
    <w:rsid w:val="00B20682"/>
    <w:rsid w:val="00B216E4"/>
    <w:rsid w:val="00B21E52"/>
    <w:rsid w:val="00B21EA3"/>
    <w:rsid w:val="00B22439"/>
    <w:rsid w:val="00B229A9"/>
    <w:rsid w:val="00B22AB8"/>
    <w:rsid w:val="00B22C28"/>
    <w:rsid w:val="00B23714"/>
    <w:rsid w:val="00B24C09"/>
    <w:rsid w:val="00B24C65"/>
    <w:rsid w:val="00B24C73"/>
    <w:rsid w:val="00B27739"/>
    <w:rsid w:val="00B3032F"/>
    <w:rsid w:val="00B304B6"/>
    <w:rsid w:val="00B3138F"/>
    <w:rsid w:val="00B31448"/>
    <w:rsid w:val="00B31D38"/>
    <w:rsid w:val="00B33496"/>
    <w:rsid w:val="00B33671"/>
    <w:rsid w:val="00B3369F"/>
    <w:rsid w:val="00B348D6"/>
    <w:rsid w:val="00B34B69"/>
    <w:rsid w:val="00B34CC3"/>
    <w:rsid w:val="00B35D93"/>
    <w:rsid w:val="00B36BC9"/>
    <w:rsid w:val="00B37A18"/>
    <w:rsid w:val="00B4020E"/>
    <w:rsid w:val="00B41992"/>
    <w:rsid w:val="00B42368"/>
    <w:rsid w:val="00B424DC"/>
    <w:rsid w:val="00B435A5"/>
    <w:rsid w:val="00B43737"/>
    <w:rsid w:val="00B4445B"/>
    <w:rsid w:val="00B44C23"/>
    <w:rsid w:val="00B44C44"/>
    <w:rsid w:val="00B44D75"/>
    <w:rsid w:val="00B44F7B"/>
    <w:rsid w:val="00B450A9"/>
    <w:rsid w:val="00B45382"/>
    <w:rsid w:val="00B453BC"/>
    <w:rsid w:val="00B45AD0"/>
    <w:rsid w:val="00B460BB"/>
    <w:rsid w:val="00B462A8"/>
    <w:rsid w:val="00B464A2"/>
    <w:rsid w:val="00B470EA"/>
    <w:rsid w:val="00B47DF4"/>
    <w:rsid w:val="00B5030F"/>
    <w:rsid w:val="00B509A1"/>
    <w:rsid w:val="00B512D3"/>
    <w:rsid w:val="00B514A1"/>
    <w:rsid w:val="00B525A0"/>
    <w:rsid w:val="00B52E33"/>
    <w:rsid w:val="00B53405"/>
    <w:rsid w:val="00B540FD"/>
    <w:rsid w:val="00B548F5"/>
    <w:rsid w:val="00B551BB"/>
    <w:rsid w:val="00B55880"/>
    <w:rsid w:val="00B57238"/>
    <w:rsid w:val="00B572AF"/>
    <w:rsid w:val="00B573E1"/>
    <w:rsid w:val="00B57641"/>
    <w:rsid w:val="00B57780"/>
    <w:rsid w:val="00B57A10"/>
    <w:rsid w:val="00B57B39"/>
    <w:rsid w:val="00B604FF"/>
    <w:rsid w:val="00B606AF"/>
    <w:rsid w:val="00B606E5"/>
    <w:rsid w:val="00B6196B"/>
    <w:rsid w:val="00B61E05"/>
    <w:rsid w:val="00B61FC8"/>
    <w:rsid w:val="00B62257"/>
    <w:rsid w:val="00B63D39"/>
    <w:rsid w:val="00B6408E"/>
    <w:rsid w:val="00B65346"/>
    <w:rsid w:val="00B66150"/>
    <w:rsid w:val="00B66673"/>
    <w:rsid w:val="00B67D30"/>
    <w:rsid w:val="00B67DFB"/>
    <w:rsid w:val="00B702C4"/>
    <w:rsid w:val="00B70A4D"/>
    <w:rsid w:val="00B71379"/>
    <w:rsid w:val="00B71848"/>
    <w:rsid w:val="00B7268E"/>
    <w:rsid w:val="00B72A22"/>
    <w:rsid w:val="00B72F3F"/>
    <w:rsid w:val="00B7310B"/>
    <w:rsid w:val="00B73110"/>
    <w:rsid w:val="00B73227"/>
    <w:rsid w:val="00B73264"/>
    <w:rsid w:val="00B7336D"/>
    <w:rsid w:val="00B76B10"/>
    <w:rsid w:val="00B770D2"/>
    <w:rsid w:val="00B7748E"/>
    <w:rsid w:val="00B77491"/>
    <w:rsid w:val="00B77C2B"/>
    <w:rsid w:val="00B806D0"/>
    <w:rsid w:val="00B80A71"/>
    <w:rsid w:val="00B80B52"/>
    <w:rsid w:val="00B8258B"/>
    <w:rsid w:val="00B82A91"/>
    <w:rsid w:val="00B82F1B"/>
    <w:rsid w:val="00B8394E"/>
    <w:rsid w:val="00B842EA"/>
    <w:rsid w:val="00B8475A"/>
    <w:rsid w:val="00B84936"/>
    <w:rsid w:val="00B85760"/>
    <w:rsid w:val="00B858F7"/>
    <w:rsid w:val="00B862A7"/>
    <w:rsid w:val="00B863E1"/>
    <w:rsid w:val="00B86716"/>
    <w:rsid w:val="00B90555"/>
    <w:rsid w:val="00B9081E"/>
    <w:rsid w:val="00B9217D"/>
    <w:rsid w:val="00B93035"/>
    <w:rsid w:val="00B943A8"/>
    <w:rsid w:val="00B94EB1"/>
    <w:rsid w:val="00B95138"/>
    <w:rsid w:val="00B95994"/>
    <w:rsid w:val="00BA012F"/>
    <w:rsid w:val="00BA01F2"/>
    <w:rsid w:val="00BA1536"/>
    <w:rsid w:val="00BA193A"/>
    <w:rsid w:val="00BA2FA3"/>
    <w:rsid w:val="00BA3630"/>
    <w:rsid w:val="00BA36BF"/>
    <w:rsid w:val="00BA4051"/>
    <w:rsid w:val="00BA432C"/>
    <w:rsid w:val="00BA5325"/>
    <w:rsid w:val="00BA7294"/>
    <w:rsid w:val="00BA7DE1"/>
    <w:rsid w:val="00BA7EDF"/>
    <w:rsid w:val="00BB0590"/>
    <w:rsid w:val="00BB0722"/>
    <w:rsid w:val="00BB0A5F"/>
    <w:rsid w:val="00BB0B65"/>
    <w:rsid w:val="00BB105F"/>
    <w:rsid w:val="00BB1401"/>
    <w:rsid w:val="00BB25EA"/>
    <w:rsid w:val="00BB2EF4"/>
    <w:rsid w:val="00BB3388"/>
    <w:rsid w:val="00BB34E0"/>
    <w:rsid w:val="00BB462F"/>
    <w:rsid w:val="00BB4840"/>
    <w:rsid w:val="00BB4B6B"/>
    <w:rsid w:val="00BB5038"/>
    <w:rsid w:val="00BB5963"/>
    <w:rsid w:val="00BB5B17"/>
    <w:rsid w:val="00BB62C0"/>
    <w:rsid w:val="00BB65EF"/>
    <w:rsid w:val="00BB680D"/>
    <w:rsid w:val="00BB6960"/>
    <w:rsid w:val="00BB6CAC"/>
    <w:rsid w:val="00BB6F57"/>
    <w:rsid w:val="00BB7F77"/>
    <w:rsid w:val="00BC0A7B"/>
    <w:rsid w:val="00BC10A8"/>
    <w:rsid w:val="00BC258D"/>
    <w:rsid w:val="00BC278F"/>
    <w:rsid w:val="00BC3C5F"/>
    <w:rsid w:val="00BC44A5"/>
    <w:rsid w:val="00BC497C"/>
    <w:rsid w:val="00BC4CD9"/>
    <w:rsid w:val="00BC4D76"/>
    <w:rsid w:val="00BC525B"/>
    <w:rsid w:val="00BC5CDD"/>
    <w:rsid w:val="00BC6A79"/>
    <w:rsid w:val="00BC6BDB"/>
    <w:rsid w:val="00BC70E7"/>
    <w:rsid w:val="00BC71F9"/>
    <w:rsid w:val="00BC7E98"/>
    <w:rsid w:val="00BD0205"/>
    <w:rsid w:val="00BD0A2B"/>
    <w:rsid w:val="00BD14F8"/>
    <w:rsid w:val="00BD1D25"/>
    <w:rsid w:val="00BD2082"/>
    <w:rsid w:val="00BD2370"/>
    <w:rsid w:val="00BD3454"/>
    <w:rsid w:val="00BD3A43"/>
    <w:rsid w:val="00BD3B20"/>
    <w:rsid w:val="00BD5195"/>
    <w:rsid w:val="00BD77CA"/>
    <w:rsid w:val="00BD7E0D"/>
    <w:rsid w:val="00BE1024"/>
    <w:rsid w:val="00BE135D"/>
    <w:rsid w:val="00BE1852"/>
    <w:rsid w:val="00BE2389"/>
    <w:rsid w:val="00BE3E27"/>
    <w:rsid w:val="00BE4084"/>
    <w:rsid w:val="00BE4373"/>
    <w:rsid w:val="00BE4443"/>
    <w:rsid w:val="00BE45DC"/>
    <w:rsid w:val="00BF0931"/>
    <w:rsid w:val="00BF0BA5"/>
    <w:rsid w:val="00BF0C13"/>
    <w:rsid w:val="00BF1653"/>
    <w:rsid w:val="00BF42CA"/>
    <w:rsid w:val="00BF4447"/>
    <w:rsid w:val="00BF4BD5"/>
    <w:rsid w:val="00BF51CB"/>
    <w:rsid w:val="00BF77ED"/>
    <w:rsid w:val="00BF7E98"/>
    <w:rsid w:val="00C00F4B"/>
    <w:rsid w:val="00C00F96"/>
    <w:rsid w:val="00C020EF"/>
    <w:rsid w:val="00C03E1A"/>
    <w:rsid w:val="00C040DF"/>
    <w:rsid w:val="00C0466C"/>
    <w:rsid w:val="00C046C6"/>
    <w:rsid w:val="00C04EF1"/>
    <w:rsid w:val="00C054F2"/>
    <w:rsid w:val="00C0557F"/>
    <w:rsid w:val="00C06231"/>
    <w:rsid w:val="00C07244"/>
    <w:rsid w:val="00C10197"/>
    <w:rsid w:val="00C1063E"/>
    <w:rsid w:val="00C10652"/>
    <w:rsid w:val="00C11B45"/>
    <w:rsid w:val="00C11CE5"/>
    <w:rsid w:val="00C13139"/>
    <w:rsid w:val="00C13E01"/>
    <w:rsid w:val="00C146B4"/>
    <w:rsid w:val="00C14771"/>
    <w:rsid w:val="00C14AA7"/>
    <w:rsid w:val="00C162C0"/>
    <w:rsid w:val="00C16CB4"/>
    <w:rsid w:val="00C177D9"/>
    <w:rsid w:val="00C17974"/>
    <w:rsid w:val="00C179EF"/>
    <w:rsid w:val="00C17C16"/>
    <w:rsid w:val="00C201B6"/>
    <w:rsid w:val="00C20522"/>
    <w:rsid w:val="00C20E86"/>
    <w:rsid w:val="00C20E92"/>
    <w:rsid w:val="00C211A7"/>
    <w:rsid w:val="00C2203F"/>
    <w:rsid w:val="00C22633"/>
    <w:rsid w:val="00C234A9"/>
    <w:rsid w:val="00C23601"/>
    <w:rsid w:val="00C24901"/>
    <w:rsid w:val="00C254D6"/>
    <w:rsid w:val="00C25744"/>
    <w:rsid w:val="00C26958"/>
    <w:rsid w:val="00C26A29"/>
    <w:rsid w:val="00C26C15"/>
    <w:rsid w:val="00C27313"/>
    <w:rsid w:val="00C276DC"/>
    <w:rsid w:val="00C27E79"/>
    <w:rsid w:val="00C27E90"/>
    <w:rsid w:val="00C3001B"/>
    <w:rsid w:val="00C30A11"/>
    <w:rsid w:val="00C30BEE"/>
    <w:rsid w:val="00C31A1F"/>
    <w:rsid w:val="00C31F40"/>
    <w:rsid w:val="00C32544"/>
    <w:rsid w:val="00C33769"/>
    <w:rsid w:val="00C33FDA"/>
    <w:rsid w:val="00C340C6"/>
    <w:rsid w:val="00C346B4"/>
    <w:rsid w:val="00C34EB6"/>
    <w:rsid w:val="00C35349"/>
    <w:rsid w:val="00C3576F"/>
    <w:rsid w:val="00C37DA0"/>
    <w:rsid w:val="00C37F92"/>
    <w:rsid w:val="00C37FFB"/>
    <w:rsid w:val="00C40FD3"/>
    <w:rsid w:val="00C4187A"/>
    <w:rsid w:val="00C42154"/>
    <w:rsid w:val="00C426BB"/>
    <w:rsid w:val="00C43459"/>
    <w:rsid w:val="00C43618"/>
    <w:rsid w:val="00C4416D"/>
    <w:rsid w:val="00C445DA"/>
    <w:rsid w:val="00C44EB9"/>
    <w:rsid w:val="00C44EC2"/>
    <w:rsid w:val="00C45941"/>
    <w:rsid w:val="00C46B0C"/>
    <w:rsid w:val="00C47031"/>
    <w:rsid w:val="00C47593"/>
    <w:rsid w:val="00C47705"/>
    <w:rsid w:val="00C47F81"/>
    <w:rsid w:val="00C5038B"/>
    <w:rsid w:val="00C51091"/>
    <w:rsid w:val="00C514FF"/>
    <w:rsid w:val="00C525D4"/>
    <w:rsid w:val="00C53D24"/>
    <w:rsid w:val="00C54728"/>
    <w:rsid w:val="00C56919"/>
    <w:rsid w:val="00C57EAF"/>
    <w:rsid w:val="00C600FF"/>
    <w:rsid w:val="00C6072B"/>
    <w:rsid w:val="00C613E1"/>
    <w:rsid w:val="00C61D30"/>
    <w:rsid w:val="00C62006"/>
    <w:rsid w:val="00C63967"/>
    <w:rsid w:val="00C63AFE"/>
    <w:rsid w:val="00C63D0A"/>
    <w:rsid w:val="00C63D4E"/>
    <w:rsid w:val="00C670B0"/>
    <w:rsid w:val="00C704C3"/>
    <w:rsid w:val="00C70CAB"/>
    <w:rsid w:val="00C71DEF"/>
    <w:rsid w:val="00C72704"/>
    <w:rsid w:val="00C727F5"/>
    <w:rsid w:val="00C7305E"/>
    <w:rsid w:val="00C737A9"/>
    <w:rsid w:val="00C75010"/>
    <w:rsid w:val="00C76450"/>
    <w:rsid w:val="00C76493"/>
    <w:rsid w:val="00C7656C"/>
    <w:rsid w:val="00C77EB7"/>
    <w:rsid w:val="00C807DD"/>
    <w:rsid w:val="00C80C41"/>
    <w:rsid w:val="00C80EB9"/>
    <w:rsid w:val="00C810C0"/>
    <w:rsid w:val="00C81828"/>
    <w:rsid w:val="00C81998"/>
    <w:rsid w:val="00C82108"/>
    <w:rsid w:val="00C85240"/>
    <w:rsid w:val="00C852E6"/>
    <w:rsid w:val="00C86706"/>
    <w:rsid w:val="00C86A1A"/>
    <w:rsid w:val="00C86C69"/>
    <w:rsid w:val="00C8752B"/>
    <w:rsid w:val="00C87730"/>
    <w:rsid w:val="00C9044D"/>
    <w:rsid w:val="00C90DEB"/>
    <w:rsid w:val="00C92021"/>
    <w:rsid w:val="00C9221F"/>
    <w:rsid w:val="00C9251B"/>
    <w:rsid w:val="00C926AE"/>
    <w:rsid w:val="00C929FD"/>
    <w:rsid w:val="00C92D30"/>
    <w:rsid w:val="00C93165"/>
    <w:rsid w:val="00C93667"/>
    <w:rsid w:val="00C93F81"/>
    <w:rsid w:val="00C94208"/>
    <w:rsid w:val="00C943AB"/>
    <w:rsid w:val="00C95535"/>
    <w:rsid w:val="00C95E2A"/>
    <w:rsid w:val="00CA0BE0"/>
    <w:rsid w:val="00CA0C1A"/>
    <w:rsid w:val="00CA0E74"/>
    <w:rsid w:val="00CA190D"/>
    <w:rsid w:val="00CA1E46"/>
    <w:rsid w:val="00CA1E67"/>
    <w:rsid w:val="00CA2310"/>
    <w:rsid w:val="00CA38BE"/>
    <w:rsid w:val="00CA3D72"/>
    <w:rsid w:val="00CA47B2"/>
    <w:rsid w:val="00CA47D9"/>
    <w:rsid w:val="00CA48FD"/>
    <w:rsid w:val="00CA4F5C"/>
    <w:rsid w:val="00CA5791"/>
    <w:rsid w:val="00CA652D"/>
    <w:rsid w:val="00CA669D"/>
    <w:rsid w:val="00CB0881"/>
    <w:rsid w:val="00CB3913"/>
    <w:rsid w:val="00CB42CA"/>
    <w:rsid w:val="00CB4F69"/>
    <w:rsid w:val="00CB5F47"/>
    <w:rsid w:val="00CB72B3"/>
    <w:rsid w:val="00CC0860"/>
    <w:rsid w:val="00CC098C"/>
    <w:rsid w:val="00CC4DF6"/>
    <w:rsid w:val="00CC5A42"/>
    <w:rsid w:val="00CC5CD2"/>
    <w:rsid w:val="00CC7393"/>
    <w:rsid w:val="00CC7A58"/>
    <w:rsid w:val="00CD0612"/>
    <w:rsid w:val="00CD0B16"/>
    <w:rsid w:val="00CD1AE9"/>
    <w:rsid w:val="00CD239D"/>
    <w:rsid w:val="00CD28E3"/>
    <w:rsid w:val="00CD2AE1"/>
    <w:rsid w:val="00CD37E1"/>
    <w:rsid w:val="00CD3F54"/>
    <w:rsid w:val="00CD425E"/>
    <w:rsid w:val="00CD42C9"/>
    <w:rsid w:val="00CD566F"/>
    <w:rsid w:val="00CD662C"/>
    <w:rsid w:val="00CD777E"/>
    <w:rsid w:val="00CE051E"/>
    <w:rsid w:val="00CE0564"/>
    <w:rsid w:val="00CE0910"/>
    <w:rsid w:val="00CE1987"/>
    <w:rsid w:val="00CE2678"/>
    <w:rsid w:val="00CE3127"/>
    <w:rsid w:val="00CE4868"/>
    <w:rsid w:val="00CE4A1A"/>
    <w:rsid w:val="00CE52CA"/>
    <w:rsid w:val="00CE5CE7"/>
    <w:rsid w:val="00CE651E"/>
    <w:rsid w:val="00CE7A18"/>
    <w:rsid w:val="00CF012F"/>
    <w:rsid w:val="00CF0513"/>
    <w:rsid w:val="00CF120D"/>
    <w:rsid w:val="00CF147A"/>
    <w:rsid w:val="00CF1660"/>
    <w:rsid w:val="00CF1D3F"/>
    <w:rsid w:val="00CF1DC5"/>
    <w:rsid w:val="00CF2837"/>
    <w:rsid w:val="00CF469A"/>
    <w:rsid w:val="00CF537F"/>
    <w:rsid w:val="00CF5604"/>
    <w:rsid w:val="00CF5645"/>
    <w:rsid w:val="00CF626D"/>
    <w:rsid w:val="00CF67CB"/>
    <w:rsid w:val="00CF68F0"/>
    <w:rsid w:val="00CF6FD3"/>
    <w:rsid w:val="00CF7845"/>
    <w:rsid w:val="00D0022A"/>
    <w:rsid w:val="00D019BC"/>
    <w:rsid w:val="00D025E0"/>
    <w:rsid w:val="00D036AB"/>
    <w:rsid w:val="00D04840"/>
    <w:rsid w:val="00D04CD3"/>
    <w:rsid w:val="00D05606"/>
    <w:rsid w:val="00D056BA"/>
    <w:rsid w:val="00D06B6A"/>
    <w:rsid w:val="00D06EDB"/>
    <w:rsid w:val="00D07023"/>
    <w:rsid w:val="00D11D7E"/>
    <w:rsid w:val="00D12406"/>
    <w:rsid w:val="00D1287F"/>
    <w:rsid w:val="00D13FB9"/>
    <w:rsid w:val="00D1411A"/>
    <w:rsid w:val="00D148A3"/>
    <w:rsid w:val="00D15733"/>
    <w:rsid w:val="00D158B1"/>
    <w:rsid w:val="00D1629E"/>
    <w:rsid w:val="00D16BF0"/>
    <w:rsid w:val="00D17341"/>
    <w:rsid w:val="00D176F8"/>
    <w:rsid w:val="00D17943"/>
    <w:rsid w:val="00D17BD3"/>
    <w:rsid w:val="00D20325"/>
    <w:rsid w:val="00D20B82"/>
    <w:rsid w:val="00D21232"/>
    <w:rsid w:val="00D22023"/>
    <w:rsid w:val="00D22635"/>
    <w:rsid w:val="00D23139"/>
    <w:rsid w:val="00D24028"/>
    <w:rsid w:val="00D244FA"/>
    <w:rsid w:val="00D248CA"/>
    <w:rsid w:val="00D24D5F"/>
    <w:rsid w:val="00D24EEB"/>
    <w:rsid w:val="00D258F9"/>
    <w:rsid w:val="00D25FE2"/>
    <w:rsid w:val="00D26041"/>
    <w:rsid w:val="00D27724"/>
    <w:rsid w:val="00D2795D"/>
    <w:rsid w:val="00D3040D"/>
    <w:rsid w:val="00D307F1"/>
    <w:rsid w:val="00D31160"/>
    <w:rsid w:val="00D3165A"/>
    <w:rsid w:val="00D316E7"/>
    <w:rsid w:val="00D3179C"/>
    <w:rsid w:val="00D32C31"/>
    <w:rsid w:val="00D32F9E"/>
    <w:rsid w:val="00D33133"/>
    <w:rsid w:val="00D34D52"/>
    <w:rsid w:val="00D34D9F"/>
    <w:rsid w:val="00D352B0"/>
    <w:rsid w:val="00D35A34"/>
    <w:rsid w:val="00D36297"/>
    <w:rsid w:val="00D36726"/>
    <w:rsid w:val="00D36AF5"/>
    <w:rsid w:val="00D36D3E"/>
    <w:rsid w:val="00D37B4D"/>
    <w:rsid w:val="00D37C07"/>
    <w:rsid w:val="00D37C8A"/>
    <w:rsid w:val="00D37EF1"/>
    <w:rsid w:val="00D40115"/>
    <w:rsid w:val="00D42517"/>
    <w:rsid w:val="00D429B6"/>
    <w:rsid w:val="00D43380"/>
    <w:rsid w:val="00D43BF8"/>
    <w:rsid w:val="00D4477C"/>
    <w:rsid w:val="00D44B0D"/>
    <w:rsid w:val="00D44FBE"/>
    <w:rsid w:val="00D467BA"/>
    <w:rsid w:val="00D46C9D"/>
    <w:rsid w:val="00D46DCB"/>
    <w:rsid w:val="00D4753A"/>
    <w:rsid w:val="00D5077D"/>
    <w:rsid w:val="00D510CE"/>
    <w:rsid w:val="00D51927"/>
    <w:rsid w:val="00D51DBC"/>
    <w:rsid w:val="00D51F1A"/>
    <w:rsid w:val="00D521EF"/>
    <w:rsid w:val="00D5353F"/>
    <w:rsid w:val="00D538EB"/>
    <w:rsid w:val="00D53BAC"/>
    <w:rsid w:val="00D53BB2"/>
    <w:rsid w:val="00D55BE3"/>
    <w:rsid w:val="00D55DA1"/>
    <w:rsid w:val="00D563FB"/>
    <w:rsid w:val="00D56715"/>
    <w:rsid w:val="00D56E6F"/>
    <w:rsid w:val="00D5706B"/>
    <w:rsid w:val="00D57AEA"/>
    <w:rsid w:val="00D60382"/>
    <w:rsid w:val="00D603BB"/>
    <w:rsid w:val="00D60999"/>
    <w:rsid w:val="00D61F3C"/>
    <w:rsid w:val="00D62169"/>
    <w:rsid w:val="00D62C33"/>
    <w:rsid w:val="00D62D9A"/>
    <w:rsid w:val="00D63360"/>
    <w:rsid w:val="00D63C84"/>
    <w:rsid w:val="00D64F40"/>
    <w:rsid w:val="00D66397"/>
    <w:rsid w:val="00D663D8"/>
    <w:rsid w:val="00D663E4"/>
    <w:rsid w:val="00D67426"/>
    <w:rsid w:val="00D677BE"/>
    <w:rsid w:val="00D70946"/>
    <w:rsid w:val="00D70C7A"/>
    <w:rsid w:val="00D71B37"/>
    <w:rsid w:val="00D72EC6"/>
    <w:rsid w:val="00D7332D"/>
    <w:rsid w:val="00D734C1"/>
    <w:rsid w:val="00D74234"/>
    <w:rsid w:val="00D75EDD"/>
    <w:rsid w:val="00D760A2"/>
    <w:rsid w:val="00D7673C"/>
    <w:rsid w:val="00D769CB"/>
    <w:rsid w:val="00D77496"/>
    <w:rsid w:val="00D77803"/>
    <w:rsid w:val="00D77ED0"/>
    <w:rsid w:val="00D82059"/>
    <w:rsid w:val="00D8207B"/>
    <w:rsid w:val="00D83E2E"/>
    <w:rsid w:val="00D842BE"/>
    <w:rsid w:val="00D85269"/>
    <w:rsid w:val="00D854C6"/>
    <w:rsid w:val="00D8570D"/>
    <w:rsid w:val="00D85C2F"/>
    <w:rsid w:val="00D873F5"/>
    <w:rsid w:val="00D874EA"/>
    <w:rsid w:val="00D876A2"/>
    <w:rsid w:val="00D907FE"/>
    <w:rsid w:val="00D90F5B"/>
    <w:rsid w:val="00D91593"/>
    <w:rsid w:val="00D91BD4"/>
    <w:rsid w:val="00D927C2"/>
    <w:rsid w:val="00D92E59"/>
    <w:rsid w:val="00D9315E"/>
    <w:rsid w:val="00D93644"/>
    <w:rsid w:val="00D94840"/>
    <w:rsid w:val="00D95718"/>
    <w:rsid w:val="00D95A49"/>
    <w:rsid w:val="00D969CD"/>
    <w:rsid w:val="00D973FA"/>
    <w:rsid w:val="00DA0021"/>
    <w:rsid w:val="00DA1189"/>
    <w:rsid w:val="00DA2C23"/>
    <w:rsid w:val="00DA3117"/>
    <w:rsid w:val="00DA4779"/>
    <w:rsid w:val="00DA6057"/>
    <w:rsid w:val="00DA62C2"/>
    <w:rsid w:val="00DA6517"/>
    <w:rsid w:val="00DA69A3"/>
    <w:rsid w:val="00DA6B6A"/>
    <w:rsid w:val="00DA6BBA"/>
    <w:rsid w:val="00DA6C2F"/>
    <w:rsid w:val="00DA6C94"/>
    <w:rsid w:val="00DA7996"/>
    <w:rsid w:val="00DA7AD0"/>
    <w:rsid w:val="00DB0062"/>
    <w:rsid w:val="00DB02D1"/>
    <w:rsid w:val="00DB18B0"/>
    <w:rsid w:val="00DB23BE"/>
    <w:rsid w:val="00DB250A"/>
    <w:rsid w:val="00DB2843"/>
    <w:rsid w:val="00DB376C"/>
    <w:rsid w:val="00DB3AC4"/>
    <w:rsid w:val="00DB4FF3"/>
    <w:rsid w:val="00DB5452"/>
    <w:rsid w:val="00DB5605"/>
    <w:rsid w:val="00DB5864"/>
    <w:rsid w:val="00DB5BF4"/>
    <w:rsid w:val="00DB67B1"/>
    <w:rsid w:val="00DB73B3"/>
    <w:rsid w:val="00DB7D4F"/>
    <w:rsid w:val="00DC01D4"/>
    <w:rsid w:val="00DC05E3"/>
    <w:rsid w:val="00DC1268"/>
    <w:rsid w:val="00DC12B4"/>
    <w:rsid w:val="00DC1937"/>
    <w:rsid w:val="00DC1CDE"/>
    <w:rsid w:val="00DC1D89"/>
    <w:rsid w:val="00DC2446"/>
    <w:rsid w:val="00DC330C"/>
    <w:rsid w:val="00DC3769"/>
    <w:rsid w:val="00DC44EA"/>
    <w:rsid w:val="00DC505F"/>
    <w:rsid w:val="00DC619E"/>
    <w:rsid w:val="00DC7D05"/>
    <w:rsid w:val="00DC7E5C"/>
    <w:rsid w:val="00DD04F0"/>
    <w:rsid w:val="00DD0E04"/>
    <w:rsid w:val="00DD12F9"/>
    <w:rsid w:val="00DD1B67"/>
    <w:rsid w:val="00DD240D"/>
    <w:rsid w:val="00DD3F5B"/>
    <w:rsid w:val="00DD67E9"/>
    <w:rsid w:val="00DD68A5"/>
    <w:rsid w:val="00DD6E86"/>
    <w:rsid w:val="00DD6FE8"/>
    <w:rsid w:val="00DE1498"/>
    <w:rsid w:val="00DE1EA3"/>
    <w:rsid w:val="00DE2E5A"/>
    <w:rsid w:val="00DE2F0C"/>
    <w:rsid w:val="00DE390E"/>
    <w:rsid w:val="00DE3A83"/>
    <w:rsid w:val="00DE5F2B"/>
    <w:rsid w:val="00DE664A"/>
    <w:rsid w:val="00DE6714"/>
    <w:rsid w:val="00DF0006"/>
    <w:rsid w:val="00DF017D"/>
    <w:rsid w:val="00DF045E"/>
    <w:rsid w:val="00DF0848"/>
    <w:rsid w:val="00DF1E0A"/>
    <w:rsid w:val="00DF2F5A"/>
    <w:rsid w:val="00DF32F4"/>
    <w:rsid w:val="00DF3F99"/>
    <w:rsid w:val="00DF45D7"/>
    <w:rsid w:val="00DF4B6F"/>
    <w:rsid w:val="00DF575C"/>
    <w:rsid w:val="00DF64BA"/>
    <w:rsid w:val="00DF67EC"/>
    <w:rsid w:val="00DF68F8"/>
    <w:rsid w:val="00DF6A99"/>
    <w:rsid w:val="00DF74EF"/>
    <w:rsid w:val="00DF7852"/>
    <w:rsid w:val="00DF7EA3"/>
    <w:rsid w:val="00E00431"/>
    <w:rsid w:val="00E013DB"/>
    <w:rsid w:val="00E01A7F"/>
    <w:rsid w:val="00E01B1B"/>
    <w:rsid w:val="00E01C89"/>
    <w:rsid w:val="00E04928"/>
    <w:rsid w:val="00E04BF3"/>
    <w:rsid w:val="00E04D5A"/>
    <w:rsid w:val="00E06672"/>
    <w:rsid w:val="00E06DFD"/>
    <w:rsid w:val="00E06F68"/>
    <w:rsid w:val="00E10EB2"/>
    <w:rsid w:val="00E11460"/>
    <w:rsid w:val="00E11C69"/>
    <w:rsid w:val="00E122B3"/>
    <w:rsid w:val="00E1269D"/>
    <w:rsid w:val="00E13675"/>
    <w:rsid w:val="00E15054"/>
    <w:rsid w:val="00E15D32"/>
    <w:rsid w:val="00E15FC0"/>
    <w:rsid w:val="00E16F5A"/>
    <w:rsid w:val="00E17F8C"/>
    <w:rsid w:val="00E21654"/>
    <w:rsid w:val="00E2198F"/>
    <w:rsid w:val="00E219C4"/>
    <w:rsid w:val="00E2200F"/>
    <w:rsid w:val="00E226CB"/>
    <w:rsid w:val="00E2279B"/>
    <w:rsid w:val="00E23863"/>
    <w:rsid w:val="00E23AD2"/>
    <w:rsid w:val="00E23C36"/>
    <w:rsid w:val="00E2420A"/>
    <w:rsid w:val="00E24861"/>
    <w:rsid w:val="00E2547A"/>
    <w:rsid w:val="00E25AA7"/>
    <w:rsid w:val="00E25D25"/>
    <w:rsid w:val="00E261FF"/>
    <w:rsid w:val="00E2642B"/>
    <w:rsid w:val="00E264D5"/>
    <w:rsid w:val="00E26D33"/>
    <w:rsid w:val="00E27256"/>
    <w:rsid w:val="00E312FD"/>
    <w:rsid w:val="00E31326"/>
    <w:rsid w:val="00E32571"/>
    <w:rsid w:val="00E325A0"/>
    <w:rsid w:val="00E3374E"/>
    <w:rsid w:val="00E33B21"/>
    <w:rsid w:val="00E33BA5"/>
    <w:rsid w:val="00E33E0C"/>
    <w:rsid w:val="00E3461D"/>
    <w:rsid w:val="00E35AEC"/>
    <w:rsid w:val="00E36051"/>
    <w:rsid w:val="00E36B0B"/>
    <w:rsid w:val="00E36E21"/>
    <w:rsid w:val="00E377C5"/>
    <w:rsid w:val="00E4082E"/>
    <w:rsid w:val="00E41D29"/>
    <w:rsid w:val="00E41E69"/>
    <w:rsid w:val="00E43295"/>
    <w:rsid w:val="00E43670"/>
    <w:rsid w:val="00E43B3B"/>
    <w:rsid w:val="00E4435C"/>
    <w:rsid w:val="00E44A59"/>
    <w:rsid w:val="00E44C76"/>
    <w:rsid w:val="00E45352"/>
    <w:rsid w:val="00E45408"/>
    <w:rsid w:val="00E468DD"/>
    <w:rsid w:val="00E4734B"/>
    <w:rsid w:val="00E47911"/>
    <w:rsid w:val="00E47E06"/>
    <w:rsid w:val="00E53B4E"/>
    <w:rsid w:val="00E53DE9"/>
    <w:rsid w:val="00E541C2"/>
    <w:rsid w:val="00E56103"/>
    <w:rsid w:val="00E56914"/>
    <w:rsid w:val="00E57D11"/>
    <w:rsid w:val="00E604FE"/>
    <w:rsid w:val="00E609D5"/>
    <w:rsid w:val="00E611D3"/>
    <w:rsid w:val="00E61832"/>
    <w:rsid w:val="00E62472"/>
    <w:rsid w:val="00E624E9"/>
    <w:rsid w:val="00E62F6B"/>
    <w:rsid w:val="00E632BF"/>
    <w:rsid w:val="00E63ACE"/>
    <w:rsid w:val="00E6540D"/>
    <w:rsid w:val="00E654A2"/>
    <w:rsid w:val="00E6624F"/>
    <w:rsid w:val="00E6744C"/>
    <w:rsid w:val="00E67496"/>
    <w:rsid w:val="00E67DE6"/>
    <w:rsid w:val="00E700A6"/>
    <w:rsid w:val="00E70269"/>
    <w:rsid w:val="00E7043B"/>
    <w:rsid w:val="00E708C4"/>
    <w:rsid w:val="00E70D56"/>
    <w:rsid w:val="00E71814"/>
    <w:rsid w:val="00E7195A"/>
    <w:rsid w:val="00E71C7C"/>
    <w:rsid w:val="00E726A8"/>
    <w:rsid w:val="00E73269"/>
    <w:rsid w:val="00E7342C"/>
    <w:rsid w:val="00E73782"/>
    <w:rsid w:val="00E73F79"/>
    <w:rsid w:val="00E742CB"/>
    <w:rsid w:val="00E74571"/>
    <w:rsid w:val="00E74682"/>
    <w:rsid w:val="00E749D4"/>
    <w:rsid w:val="00E75314"/>
    <w:rsid w:val="00E7561C"/>
    <w:rsid w:val="00E76CBC"/>
    <w:rsid w:val="00E77E13"/>
    <w:rsid w:val="00E80199"/>
    <w:rsid w:val="00E80B00"/>
    <w:rsid w:val="00E81297"/>
    <w:rsid w:val="00E81622"/>
    <w:rsid w:val="00E82E88"/>
    <w:rsid w:val="00E83024"/>
    <w:rsid w:val="00E8322C"/>
    <w:rsid w:val="00E8566D"/>
    <w:rsid w:val="00E85AD9"/>
    <w:rsid w:val="00E867B1"/>
    <w:rsid w:val="00E8681F"/>
    <w:rsid w:val="00E86CC1"/>
    <w:rsid w:val="00E87D62"/>
    <w:rsid w:val="00E91387"/>
    <w:rsid w:val="00E91CE7"/>
    <w:rsid w:val="00E92594"/>
    <w:rsid w:val="00E9271B"/>
    <w:rsid w:val="00E93A8F"/>
    <w:rsid w:val="00E954AD"/>
    <w:rsid w:val="00E96038"/>
    <w:rsid w:val="00E96185"/>
    <w:rsid w:val="00E9647A"/>
    <w:rsid w:val="00E96506"/>
    <w:rsid w:val="00E97CD1"/>
    <w:rsid w:val="00EA07F1"/>
    <w:rsid w:val="00EA0DFC"/>
    <w:rsid w:val="00EA11F5"/>
    <w:rsid w:val="00EA1A6B"/>
    <w:rsid w:val="00EA2089"/>
    <w:rsid w:val="00EA271C"/>
    <w:rsid w:val="00EA2C20"/>
    <w:rsid w:val="00EA37AC"/>
    <w:rsid w:val="00EA3A2F"/>
    <w:rsid w:val="00EA42D5"/>
    <w:rsid w:val="00EA45AB"/>
    <w:rsid w:val="00EA48BD"/>
    <w:rsid w:val="00EA4C76"/>
    <w:rsid w:val="00EA564B"/>
    <w:rsid w:val="00EA6BC9"/>
    <w:rsid w:val="00EA7BCF"/>
    <w:rsid w:val="00EB134C"/>
    <w:rsid w:val="00EB144F"/>
    <w:rsid w:val="00EB2407"/>
    <w:rsid w:val="00EB43B9"/>
    <w:rsid w:val="00EB4563"/>
    <w:rsid w:val="00EB45EE"/>
    <w:rsid w:val="00EB4A4E"/>
    <w:rsid w:val="00EB4F28"/>
    <w:rsid w:val="00EB5A3C"/>
    <w:rsid w:val="00EB5EDB"/>
    <w:rsid w:val="00EB6A87"/>
    <w:rsid w:val="00EB6B48"/>
    <w:rsid w:val="00EB6CE5"/>
    <w:rsid w:val="00EB7071"/>
    <w:rsid w:val="00EC0076"/>
    <w:rsid w:val="00EC039F"/>
    <w:rsid w:val="00EC242D"/>
    <w:rsid w:val="00EC24BF"/>
    <w:rsid w:val="00EC39F0"/>
    <w:rsid w:val="00EC4B50"/>
    <w:rsid w:val="00EC55A6"/>
    <w:rsid w:val="00EC5608"/>
    <w:rsid w:val="00EC5C8E"/>
    <w:rsid w:val="00EC6B97"/>
    <w:rsid w:val="00EC744E"/>
    <w:rsid w:val="00ED092D"/>
    <w:rsid w:val="00ED0C6B"/>
    <w:rsid w:val="00ED0D03"/>
    <w:rsid w:val="00ED1166"/>
    <w:rsid w:val="00ED2642"/>
    <w:rsid w:val="00ED2E70"/>
    <w:rsid w:val="00ED309A"/>
    <w:rsid w:val="00ED3205"/>
    <w:rsid w:val="00ED4786"/>
    <w:rsid w:val="00ED4AEA"/>
    <w:rsid w:val="00ED4AEB"/>
    <w:rsid w:val="00ED51FF"/>
    <w:rsid w:val="00ED569B"/>
    <w:rsid w:val="00ED57FF"/>
    <w:rsid w:val="00ED5F03"/>
    <w:rsid w:val="00ED5F90"/>
    <w:rsid w:val="00ED6222"/>
    <w:rsid w:val="00ED6C14"/>
    <w:rsid w:val="00ED7A80"/>
    <w:rsid w:val="00EE0439"/>
    <w:rsid w:val="00EE0B36"/>
    <w:rsid w:val="00EE0D03"/>
    <w:rsid w:val="00EE1F92"/>
    <w:rsid w:val="00EE252C"/>
    <w:rsid w:val="00EE2B1C"/>
    <w:rsid w:val="00EE2D49"/>
    <w:rsid w:val="00EE54E6"/>
    <w:rsid w:val="00EE5875"/>
    <w:rsid w:val="00EE5C98"/>
    <w:rsid w:val="00EE7497"/>
    <w:rsid w:val="00EE75B5"/>
    <w:rsid w:val="00EF00A8"/>
    <w:rsid w:val="00EF0164"/>
    <w:rsid w:val="00EF0E2C"/>
    <w:rsid w:val="00EF227F"/>
    <w:rsid w:val="00EF23F2"/>
    <w:rsid w:val="00EF2451"/>
    <w:rsid w:val="00EF2C30"/>
    <w:rsid w:val="00EF2D44"/>
    <w:rsid w:val="00EF3559"/>
    <w:rsid w:val="00EF3F60"/>
    <w:rsid w:val="00EF4E25"/>
    <w:rsid w:val="00EF50EC"/>
    <w:rsid w:val="00EF56A4"/>
    <w:rsid w:val="00EF57DC"/>
    <w:rsid w:val="00EF5B47"/>
    <w:rsid w:val="00EF6248"/>
    <w:rsid w:val="00EF6872"/>
    <w:rsid w:val="00EF7002"/>
    <w:rsid w:val="00EF7A52"/>
    <w:rsid w:val="00F01D95"/>
    <w:rsid w:val="00F0228A"/>
    <w:rsid w:val="00F02D66"/>
    <w:rsid w:val="00F032F3"/>
    <w:rsid w:val="00F0472D"/>
    <w:rsid w:val="00F05009"/>
    <w:rsid w:val="00F0527C"/>
    <w:rsid w:val="00F05AFB"/>
    <w:rsid w:val="00F05B5F"/>
    <w:rsid w:val="00F076C3"/>
    <w:rsid w:val="00F105E3"/>
    <w:rsid w:val="00F10A84"/>
    <w:rsid w:val="00F11A7B"/>
    <w:rsid w:val="00F12774"/>
    <w:rsid w:val="00F12C99"/>
    <w:rsid w:val="00F1320C"/>
    <w:rsid w:val="00F13596"/>
    <w:rsid w:val="00F1376B"/>
    <w:rsid w:val="00F13AFD"/>
    <w:rsid w:val="00F14F02"/>
    <w:rsid w:val="00F159FE"/>
    <w:rsid w:val="00F165F1"/>
    <w:rsid w:val="00F166F2"/>
    <w:rsid w:val="00F16783"/>
    <w:rsid w:val="00F16D1A"/>
    <w:rsid w:val="00F173C9"/>
    <w:rsid w:val="00F206FE"/>
    <w:rsid w:val="00F21211"/>
    <w:rsid w:val="00F21B64"/>
    <w:rsid w:val="00F21B71"/>
    <w:rsid w:val="00F21FE3"/>
    <w:rsid w:val="00F2346F"/>
    <w:rsid w:val="00F244FB"/>
    <w:rsid w:val="00F25397"/>
    <w:rsid w:val="00F25948"/>
    <w:rsid w:val="00F25C81"/>
    <w:rsid w:val="00F25D30"/>
    <w:rsid w:val="00F25F47"/>
    <w:rsid w:val="00F262D2"/>
    <w:rsid w:val="00F26527"/>
    <w:rsid w:val="00F27873"/>
    <w:rsid w:val="00F30126"/>
    <w:rsid w:val="00F30143"/>
    <w:rsid w:val="00F3019E"/>
    <w:rsid w:val="00F308F8"/>
    <w:rsid w:val="00F30A05"/>
    <w:rsid w:val="00F30BF0"/>
    <w:rsid w:val="00F3120E"/>
    <w:rsid w:val="00F31952"/>
    <w:rsid w:val="00F31E30"/>
    <w:rsid w:val="00F3348E"/>
    <w:rsid w:val="00F338E2"/>
    <w:rsid w:val="00F355F3"/>
    <w:rsid w:val="00F361F5"/>
    <w:rsid w:val="00F366EE"/>
    <w:rsid w:val="00F368FE"/>
    <w:rsid w:val="00F36C8B"/>
    <w:rsid w:val="00F37306"/>
    <w:rsid w:val="00F37375"/>
    <w:rsid w:val="00F375D0"/>
    <w:rsid w:val="00F37EE0"/>
    <w:rsid w:val="00F40088"/>
    <w:rsid w:val="00F40500"/>
    <w:rsid w:val="00F41034"/>
    <w:rsid w:val="00F4141E"/>
    <w:rsid w:val="00F41AB8"/>
    <w:rsid w:val="00F41BD1"/>
    <w:rsid w:val="00F423B4"/>
    <w:rsid w:val="00F42F33"/>
    <w:rsid w:val="00F43647"/>
    <w:rsid w:val="00F43813"/>
    <w:rsid w:val="00F43BE3"/>
    <w:rsid w:val="00F440A2"/>
    <w:rsid w:val="00F470DF"/>
    <w:rsid w:val="00F50088"/>
    <w:rsid w:val="00F51FCB"/>
    <w:rsid w:val="00F528C1"/>
    <w:rsid w:val="00F52A4A"/>
    <w:rsid w:val="00F52C85"/>
    <w:rsid w:val="00F52E68"/>
    <w:rsid w:val="00F540AE"/>
    <w:rsid w:val="00F5597C"/>
    <w:rsid w:val="00F5682C"/>
    <w:rsid w:val="00F60B84"/>
    <w:rsid w:val="00F61374"/>
    <w:rsid w:val="00F64E6A"/>
    <w:rsid w:val="00F66B3C"/>
    <w:rsid w:val="00F66EAB"/>
    <w:rsid w:val="00F6755B"/>
    <w:rsid w:val="00F700EB"/>
    <w:rsid w:val="00F705FB"/>
    <w:rsid w:val="00F70912"/>
    <w:rsid w:val="00F71A09"/>
    <w:rsid w:val="00F73E49"/>
    <w:rsid w:val="00F7494B"/>
    <w:rsid w:val="00F74C1F"/>
    <w:rsid w:val="00F74DE8"/>
    <w:rsid w:val="00F74F0C"/>
    <w:rsid w:val="00F75404"/>
    <w:rsid w:val="00F76428"/>
    <w:rsid w:val="00F77283"/>
    <w:rsid w:val="00F77307"/>
    <w:rsid w:val="00F77606"/>
    <w:rsid w:val="00F7761A"/>
    <w:rsid w:val="00F776D9"/>
    <w:rsid w:val="00F7786A"/>
    <w:rsid w:val="00F77A32"/>
    <w:rsid w:val="00F80500"/>
    <w:rsid w:val="00F806ED"/>
    <w:rsid w:val="00F80F3C"/>
    <w:rsid w:val="00F8169B"/>
    <w:rsid w:val="00F81ACC"/>
    <w:rsid w:val="00F81E13"/>
    <w:rsid w:val="00F82561"/>
    <w:rsid w:val="00F825B9"/>
    <w:rsid w:val="00F82CE8"/>
    <w:rsid w:val="00F8414D"/>
    <w:rsid w:val="00F84E6D"/>
    <w:rsid w:val="00F85452"/>
    <w:rsid w:val="00F8579A"/>
    <w:rsid w:val="00F85DA9"/>
    <w:rsid w:val="00F85EEF"/>
    <w:rsid w:val="00F86F26"/>
    <w:rsid w:val="00F8747B"/>
    <w:rsid w:val="00F877A1"/>
    <w:rsid w:val="00F9046E"/>
    <w:rsid w:val="00F913AB"/>
    <w:rsid w:val="00F91650"/>
    <w:rsid w:val="00F9248F"/>
    <w:rsid w:val="00F92639"/>
    <w:rsid w:val="00F92C15"/>
    <w:rsid w:val="00F93AAF"/>
    <w:rsid w:val="00F93BC8"/>
    <w:rsid w:val="00F94122"/>
    <w:rsid w:val="00F942E0"/>
    <w:rsid w:val="00F94FF0"/>
    <w:rsid w:val="00F95002"/>
    <w:rsid w:val="00F961E3"/>
    <w:rsid w:val="00F964B5"/>
    <w:rsid w:val="00F9663E"/>
    <w:rsid w:val="00F96819"/>
    <w:rsid w:val="00FA001B"/>
    <w:rsid w:val="00FA06AA"/>
    <w:rsid w:val="00FA0753"/>
    <w:rsid w:val="00FA0793"/>
    <w:rsid w:val="00FA23E2"/>
    <w:rsid w:val="00FA46FD"/>
    <w:rsid w:val="00FA4F19"/>
    <w:rsid w:val="00FA5941"/>
    <w:rsid w:val="00FA5B18"/>
    <w:rsid w:val="00FA609F"/>
    <w:rsid w:val="00FA624D"/>
    <w:rsid w:val="00FA64D1"/>
    <w:rsid w:val="00FB12F3"/>
    <w:rsid w:val="00FB2B21"/>
    <w:rsid w:val="00FB2D90"/>
    <w:rsid w:val="00FB2E2C"/>
    <w:rsid w:val="00FB31AE"/>
    <w:rsid w:val="00FB36BB"/>
    <w:rsid w:val="00FB586B"/>
    <w:rsid w:val="00FB58B3"/>
    <w:rsid w:val="00FB7331"/>
    <w:rsid w:val="00FB7C58"/>
    <w:rsid w:val="00FC10D3"/>
    <w:rsid w:val="00FC14E3"/>
    <w:rsid w:val="00FC18B6"/>
    <w:rsid w:val="00FC26F6"/>
    <w:rsid w:val="00FC3B34"/>
    <w:rsid w:val="00FC3F62"/>
    <w:rsid w:val="00FC4798"/>
    <w:rsid w:val="00FC4825"/>
    <w:rsid w:val="00FC5AA2"/>
    <w:rsid w:val="00FC6014"/>
    <w:rsid w:val="00FC6144"/>
    <w:rsid w:val="00FC6C84"/>
    <w:rsid w:val="00FC73E0"/>
    <w:rsid w:val="00FC76FD"/>
    <w:rsid w:val="00FD0171"/>
    <w:rsid w:val="00FD1398"/>
    <w:rsid w:val="00FD275E"/>
    <w:rsid w:val="00FD33AD"/>
    <w:rsid w:val="00FD3C31"/>
    <w:rsid w:val="00FD460A"/>
    <w:rsid w:val="00FD4D3B"/>
    <w:rsid w:val="00FD5ABD"/>
    <w:rsid w:val="00FD5D40"/>
    <w:rsid w:val="00FD5E58"/>
    <w:rsid w:val="00FD6A28"/>
    <w:rsid w:val="00FE0125"/>
    <w:rsid w:val="00FE1A49"/>
    <w:rsid w:val="00FE2CDC"/>
    <w:rsid w:val="00FE2E9B"/>
    <w:rsid w:val="00FE308E"/>
    <w:rsid w:val="00FE39CF"/>
    <w:rsid w:val="00FE3CD3"/>
    <w:rsid w:val="00FE43AF"/>
    <w:rsid w:val="00FE4485"/>
    <w:rsid w:val="00FE4736"/>
    <w:rsid w:val="00FE4829"/>
    <w:rsid w:val="00FE4DD4"/>
    <w:rsid w:val="00FE552D"/>
    <w:rsid w:val="00FE5EB6"/>
    <w:rsid w:val="00FE61C6"/>
    <w:rsid w:val="00FE6995"/>
    <w:rsid w:val="00FE781A"/>
    <w:rsid w:val="00FE7956"/>
    <w:rsid w:val="00FF0222"/>
    <w:rsid w:val="00FF1982"/>
    <w:rsid w:val="00FF3B95"/>
    <w:rsid w:val="00FF418E"/>
    <w:rsid w:val="00FF508E"/>
    <w:rsid w:val="00FF6585"/>
    <w:rsid w:val="00FF6F7E"/>
    <w:rsid w:val="00FF706E"/>
    <w:rsid w:val="017343CD"/>
    <w:rsid w:val="0368649A"/>
    <w:rsid w:val="09EC2539"/>
    <w:rsid w:val="0AA81A08"/>
    <w:rsid w:val="0AD60BBD"/>
    <w:rsid w:val="0B0922D8"/>
    <w:rsid w:val="0D0758B6"/>
    <w:rsid w:val="0D5454B9"/>
    <w:rsid w:val="0F064AB2"/>
    <w:rsid w:val="10E24C05"/>
    <w:rsid w:val="10F63064"/>
    <w:rsid w:val="136C7CDE"/>
    <w:rsid w:val="13F62DCB"/>
    <w:rsid w:val="168A3CFB"/>
    <w:rsid w:val="16D01175"/>
    <w:rsid w:val="16E704A1"/>
    <w:rsid w:val="16E73237"/>
    <w:rsid w:val="17744A88"/>
    <w:rsid w:val="19195174"/>
    <w:rsid w:val="191B6221"/>
    <w:rsid w:val="198D747A"/>
    <w:rsid w:val="1BE61E61"/>
    <w:rsid w:val="1DD8783C"/>
    <w:rsid w:val="1F486FC9"/>
    <w:rsid w:val="2188675D"/>
    <w:rsid w:val="241D33DE"/>
    <w:rsid w:val="254B074E"/>
    <w:rsid w:val="25AD2951"/>
    <w:rsid w:val="27D71798"/>
    <w:rsid w:val="2ADFE35A"/>
    <w:rsid w:val="2D564E4F"/>
    <w:rsid w:val="2F3F3D9F"/>
    <w:rsid w:val="301F78F3"/>
    <w:rsid w:val="312669E4"/>
    <w:rsid w:val="31396198"/>
    <w:rsid w:val="326C5B44"/>
    <w:rsid w:val="342C6B71"/>
    <w:rsid w:val="34687EB6"/>
    <w:rsid w:val="352E6CD0"/>
    <w:rsid w:val="393670ED"/>
    <w:rsid w:val="399A1585"/>
    <w:rsid w:val="3BC66BD0"/>
    <w:rsid w:val="3BD43202"/>
    <w:rsid w:val="3D912883"/>
    <w:rsid w:val="3FDE24BE"/>
    <w:rsid w:val="40885B7B"/>
    <w:rsid w:val="40A9491A"/>
    <w:rsid w:val="47855A72"/>
    <w:rsid w:val="4A993B06"/>
    <w:rsid w:val="4AC7203C"/>
    <w:rsid w:val="4D3C5B2A"/>
    <w:rsid w:val="4EF628EE"/>
    <w:rsid w:val="4F531391"/>
    <w:rsid w:val="4FA66425"/>
    <w:rsid w:val="505B6FD8"/>
    <w:rsid w:val="50BD4E17"/>
    <w:rsid w:val="52975185"/>
    <w:rsid w:val="56813123"/>
    <w:rsid w:val="57D21862"/>
    <w:rsid w:val="58D86962"/>
    <w:rsid w:val="598B044D"/>
    <w:rsid w:val="5BAC16DE"/>
    <w:rsid w:val="5D2F456D"/>
    <w:rsid w:val="5DE24514"/>
    <w:rsid w:val="5E186F01"/>
    <w:rsid w:val="5FD04FCB"/>
    <w:rsid w:val="60AF2715"/>
    <w:rsid w:val="60FB5F6D"/>
    <w:rsid w:val="63CF67CD"/>
    <w:rsid w:val="63D444BF"/>
    <w:rsid w:val="66E63C6A"/>
    <w:rsid w:val="68BE3EDB"/>
    <w:rsid w:val="69707226"/>
    <w:rsid w:val="6A2842E6"/>
    <w:rsid w:val="6A332AF3"/>
    <w:rsid w:val="6A370481"/>
    <w:rsid w:val="6A7E10C4"/>
    <w:rsid w:val="6B3E62CA"/>
    <w:rsid w:val="6E086A5F"/>
    <w:rsid w:val="6EFC5B39"/>
    <w:rsid w:val="71F1C192"/>
    <w:rsid w:val="721B4559"/>
    <w:rsid w:val="72FF3824"/>
    <w:rsid w:val="739C4928"/>
    <w:rsid w:val="73FF5F93"/>
    <w:rsid w:val="7860624B"/>
    <w:rsid w:val="79517860"/>
    <w:rsid w:val="7A777EF0"/>
    <w:rsid w:val="7AD90C12"/>
    <w:rsid w:val="7D3A5563"/>
    <w:rsid w:val="7D7051DB"/>
    <w:rsid w:val="7DAE5611"/>
    <w:rsid w:val="7E381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92390"/>
  <w15:docId w15:val="{0B9884A5-5C1B-4EDC-B3F3-45CA73E6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qFormat="1"/>
    <w:lsdException w:name="annotation text" w:qFormat="1"/>
    <w:lsdException w:name="header" w:qFormat="1"/>
    <w:lsdException w:name="footer" w:uiPriority="99"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8" w:qFormat="1"/>
    <w:lsdException w:name="Table Theme" w:semiHidden="1" w:unhideWhenUsed="1"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adjustRightInd w:val="0"/>
      <w:snapToGrid w:val="0"/>
      <w:spacing w:before="340" w:after="330" w:line="576" w:lineRule="auto"/>
      <w:outlineLvl w:val="0"/>
    </w:pPr>
    <w:rPr>
      <w:rFonts w:ascii="SimSun"/>
      <w:b/>
      <w:kern w:val="44"/>
      <w:sz w:val="44"/>
      <w:szCs w:val="20"/>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BodyText"/>
    <w:qFormat/>
    <w:pPr>
      <w:numPr>
        <w:numId w:val="1"/>
      </w:numPr>
      <w:spacing w:after="240"/>
      <w:ind w:left="360" w:hanging="360"/>
    </w:pPr>
    <w:rPr>
      <w:rFonts w:ascii="Calibri" w:hAnsi="Calibri" w:cs="Calibri"/>
      <w:szCs w:val="21"/>
    </w:rPr>
  </w:style>
  <w:style w:type="paragraph" w:styleId="BodyText">
    <w:name w:val="Body Text"/>
    <w:basedOn w:val="Normal"/>
    <w:link w:val="BodyTextChar"/>
    <w:qFormat/>
    <w:pPr>
      <w:spacing w:after="120"/>
    </w:pPr>
  </w:style>
  <w:style w:type="paragraph" w:styleId="NormalIndent">
    <w:name w:val="Normal Indent"/>
    <w:basedOn w:val="Normal"/>
    <w:qFormat/>
    <w:pPr>
      <w:adjustRightInd w:val="0"/>
      <w:snapToGrid w:val="0"/>
      <w:spacing w:before="100" w:beforeAutospacing="1" w:after="100" w:afterAutospacing="1" w:line="440" w:lineRule="atLeast"/>
      <w:ind w:firstLineChars="200" w:firstLine="200"/>
    </w:pPr>
    <w:rPr>
      <w:rFonts w:ascii="SimSun" w:eastAsia="KaiTi_GB2312" w:hAnsi="SimSun" w:cs="SimSun"/>
      <w:szCs w:val="20"/>
    </w:rPr>
  </w:style>
  <w:style w:type="paragraph" w:styleId="DocumentMap">
    <w:name w:val="Document Map"/>
    <w:basedOn w:val="Normal"/>
    <w:qFormat/>
    <w:pPr>
      <w:shd w:val="clear" w:color="auto" w:fill="000080"/>
    </w:pPr>
  </w:style>
  <w:style w:type="paragraph" w:styleId="CommentText">
    <w:name w:val="annotation text"/>
    <w:basedOn w:val="Normal"/>
    <w:link w:val="CommentTextChar"/>
    <w:qFormat/>
  </w:style>
  <w:style w:type="paragraph" w:styleId="BodyTextIndent">
    <w:name w:val="Body Text Indent"/>
    <w:basedOn w:val="Normal"/>
    <w:qFormat/>
    <w:pPr>
      <w:spacing w:line="360" w:lineRule="auto"/>
      <w:ind w:firstLine="480"/>
    </w:pPr>
    <w:rPr>
      <w:szCs w:val="20"/>
    </w:rPr>
  </w:style>
  <w:style w:type="paragraph" w:styleId="BodyTextIndent2">
    <w:name w:val="Body Text Indent 2"/>
    <w:basedOn w:val="Normal"/>
    <w:qFormat/>
    <w:pPr>
      <w:spacing w:after="120" w:line="480" w:lineRule="auto"/>
      <w:ind w:leftChars="200" w:left="420"/>
    </w:pPr>
  </w:style>
  <w:style w:type="paragraph" w:styleId="BalloonText">
    <w:name w:val="Balloon Text"/>
    <w:basedOn w:val="Normal"/>
    <w:qFormat/>
    <w:rPr>
      <w:sz w:val="18"/>
      <w:szCs w:val="18"/>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tabs>
        <w:tab w:val="left" w:pos="1418"/>
        <w:tab w:val="right" w:leader="dot" w:pos="8303"/>
      </w:tabs>
      <w:spacing w:line="360" w:lineRule="auto"/>
    </w:pPr>
  </w:style>
  <w:style w:type="paragraph" w:styleId="FootnoteText">
    <w:name w:val="footnote text"/>
    <w:basedOn w:val="Normal"/>
    <w:qFormat/>
    <w:pPr>
      <w:snapToGrid w:val="0"/>
    </w:pPr>
    <w:rPr>
      <w:sz w:val="18"/>
      <w:szCs w:val="18"/>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SimSun"/>
    </w:rPr>
  </w:style>
  <w:style w:type="paragraph" w:styleId="NormalWeb">
    <w:name w:val="Normal (Web)"/>
    <w:basedOn w:val="Normal"/>
    <w:uiPriority w:val="99"/>
    <w:qFormat/>
    <w:pPr>
      <w:spacing w:before="100" w:beforeAutospacing="1" w:after="100" w:afterAutospacing="1" w:line="360" w:lineRule="auto"/>
    </w:pPr>
    <w:rPr>
      <w:rFonts w:ascii="Arial Unicode MS" w:eastAsia="Arial Unicode MS" w:hAnsi="Arial Unicode MS"/>
      <w:sz w:val="22"/>
      <w:szCs w:val="22"/>
    </w:rPr>
  </w:style>
  <w:style w:type="paragraph" w:styleId="CommentSubject">
    <w:name w:val="annotation subject"/>
    <w:basedOn w:val="CommentText"/>
    <w:next w:val="CommentText"/>
    <w:qFormat/>
    <w:rPr>
      <w:b/>
      <w:bCs/>
    </w:rPr>
  </w:style>
  <w:style w:type="table" w:styleId="TableGrid">
    <w:name w:val="Table Grid"/>
    <w:basedOn w:val="TableNormal"/>
    <w:uiPriority w:val="38"/>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Hyperlink">
    <w:name w:val="Hyperlink"/>
    <w:uiPriority w:val="99"/>
    <w:qFormat/>
    <w:rPr>
      <w:color w:val="0000FF"/>
      <w:u w:val="single"/>
    </w:rPr>
  </w:style>
  <w:style w:type="character" w:styleId="CommentReference">
    <w:name w:val="annotation reference"/>
    <w:qFormat/>
    <w:rPr>
      <w:sz w:val="21"/>
      <w:szCs w:val="21"/>
    </w:rPr>
  </w:style>
  <w:style w:type="character" w:styleId="FootnoteReference">
    <w:name w:val="footnote reference"/>
    <w:qFormat/>
    <w:rPr>
      <w:vertAlign w:val="superscript"/>
    </w:rPr>
  </w:style>
  <w:style w:type="character" w:customStyle="1" w:styleId="FooterChar">
    <w:name w:val="Footer Char"/>
    <w:link w:val="Footer"/>
    <w:uiPriority w:val="99"/>
    <w:qFormat/>
    <w:rPr>
      <w:kern w:val="2"/>
      <w:sz w:val="18"/>
      <w:szCs w:val="18"/>
    </w:rPr>
  </w:style>
  <w:style w:type="character" w:customStyle="1" w:styleId="CommentTextChar">
    <w:name w:val="Comment Text Char"/>
    <w:link w:val="CommentText"/>
    <w:qFormat/>
    <w:rPr>
      <w:kern w:val="2"/>
      <w:sz w:val="21"/>
      <w:szCs w:val="24"/>
    </w:rPr>
  </w:style>
  <w:style w:type="character" w:customStyle="1" w:styleId="BodyTextChar">
    <w:name w:val="Body Text Char"/>
    <w:link w:val="BodyText"/>
    <w:qFormat/>
    <w:rPr>
      <w:kern w:val="2"/>
      <w:sz w:val="21"/>
      <w:szCs w:val="24"/>
    </w:rPr>
  </w:style>
  <w:style w:type="paragraph" w:customStyle="1" w:styleId="1">
    <w:name w:val="列出段落1"/>
    <w:basedOn w:val="Normal"/>
    <w:uiPriority w:val="34"/>
    <w:qFormat/>
    <w:pPr>
      <w:ind w:firstLineChars="200" w:firstLine="420"/>
    </w:pPr>
  </w:style>
  <w:style w:type="paragraph" w:customStyle="1" w:styleId="4">
    <w:name w:val="列出段落4"/>
    <w:basedOn w:val="Normal"/>
    <w:uiPriority w:val="99"/>
    <w:unhideWhenUsed/>
    <w:qFormat/>
    <w:pPr>
      <w:ind w:firstLineChars="200" w:firstLine="420"/>
    </w:pPr>
  </w:style>
  <w:style w:type="paragraph" w:customStyle="1" w:styleId="CharChar2">
    <w:name w:val="Char Char2"/>
    <w:basedOn w:val="DocumentMap"/>
    <w:qFormat/>
  </w:style>
  <w:style w:type="paragraph" w:customStyle="1" w:styleId="-11">
    <w:name w:val="彩色底纹 - 着色 11"/>
    <w:uiPriority w:val="99"/>
    <w:semiHidden/>
    <w:qFormat/>
    <w:rPr>
      <w:kern w:val="2"/>
      <w:sz w:val="21"/>
      <w:szCs w:val="24"/>
    </w:rPr>
  </w:style>
  <w:style w:type="paragraph" w:customStyle="1" w:styleId="21">
    <w:name w:val="列出段落21"/>
    <w:basedOn w:val="Normal"/>
    <w:uiPriority w:val="99"/>
    <w:qFormat/>
    <w:pPr>
      <w:ind w:firstLineChars="200" w:firstLine="420"/>
    </w:pPr>
    <w:rPr>
      <w:rFonts w:ascii="Calibri" w:hAnsi="Calibri"/>
    </w:rPr>
  </w:style>
  <w:style w:type="paragraph" w:customStyle="1" w:styleId="CharCharCharCharCharCharCharCharCharCharCharCharChar">
    <w:name w:val="Char Char Char Char Char Char Char Char Char Char Char Char Char"/>
    <w:basedOn w:val="Normal"/>
    <w:qFormat/>
    <w:pPr>
      <w:snapToGrid w:val="0"/>
      <w:spacing w:line="360" w:lineRule="auto"/>
      <w:ind w:firstLineChars="200" w:firstLine="200"/>
    </w:pPr>
    <w:rPr>
      <w:rFonts w:eastAsia="FangSong_GB2312"/>
    </w:rPr>
  </w:style>
  <w:style w:type="paragraph" w:customStyle="1" w:styleId="CharCharChar1Char">
    <w:name w:val="Char Char Char1 Char"/>
    <w:basedOn w:val="Normal"/>
    <w:qFormat/>
    <w:rPr>
      <w:rFonts w:ascii="Tahoma" w:hAnsi="Tahoma"/>
      <w:szCs w:val="20"/>
    </w:rPr>
  </w:style>
  <w:style w:type="paragraph" w:customStyle="1" w:styleId="KWBodytext">
    <w:name w:val="K&amp;W Body text"/>
    <w:basedOn w:val="Normal"/>
    <w:qFormat/>
    <w:pPr>
      <w:spacing w:after="280" w:line="240" w:lineRule="atLeast"/>
    </w:pPr>
    <w:rPr>
      <w:rFonts w:ascii="Arial" w:eastAsia="KaiTi_GB2312" w:hAnsi="Arial"/>
      <w:sz w:val="20"/>
      <w:szCs w:val="20"/>
      <w:lang w:eastAsia="en-US"/>
    </w:rPr>
  </w:style>
  <w:style w:type="paragraph" w:customStyle="1" w:styleId="CharCharCharChar">
    <w:name w:val="Char Char Char Char"/>
    <w:basedOn w:val="Normal"/>
    <w:qFormat/>
    <w:pPr>
      <w:tabs>
        <w:tab w:val="left" w:pos="4665"/>
        <w:tab w:val="left" w:pos="8970"/>
      </w:tabs>
      <w:spacing w:line="500" w:lineRule="exact"/>
      <w:ind w:firstLineChars="200" w:firstLine="420"/>
      <w:jc w:val="center"/>
    </w:pPr>
    <w:rPr>
      <w:rFonts w:ascii="Tahoma" w:hAnsi="Tahoma"/>
      <w:szCs w:val="21"/>
    </w:rPr>
  </w:style>
  <w:style w:type="paragraph" w:customStyle="1" w:styleId="-110">
    <w:name w:val="彩色列表 - 着色 11"/>
    <w:basedOn w:val="Normal"/>
    <w:uiPriority w:val="99"/>
    <w:qFormat/>
    <w:pPr>
      <w:ind w:firstLineChars="200" w:firstLine="420"/>
    </w:pPr>
  </w:style>
  <w:style w:type="paragraph" w:customStyle="1" w:styleId="Char1">
    <w:name w:val="Char1"/>
    <w:basedOn w:val="Normal"/>
    <w:qFormat/>
    <w:pPr>
      <w:adjustRightInd w:val="0"/>
      <w:spacing w:after="160" w:line="240" w:lineRule="exact"/>
    </w:pPr>
    <w:rPr>
      <w:szCs w:val="20"/>
    </w:rPr>
  </w:style>
  <w:style w:type="paragraph" w:customStyle="1" w:styleId="2">
    <w:name w:val="修订2"/>
    <w:uiPriority w:val="99"/>
    <w:qFormat/>
    <w:rPr>
      <w:kern w:val="2"/>
      <w:sz w:val="21"/>
      <w:szCs w:val="24"/>
    </w:rPr>
  </w:style>
  <w:style w:type="paragraph" w:customStyle="1" w:styleId="Default">
    <w:name w:val="Default"/>
    <w:qFormat/>
    <w:pPr>
      <w:widowControl w:val="0"/>
      <w:autoSpaceDE w:val="0"/>
      <w:autoSpaceDN w:val="0"/>
      <w:adjustRightInd w:val="0"/>
    </w:pPr>
    <w:rPr>
      <w:rFonts w:ascii="SimSun" w:hAnsi="Calibri" w:cs="SimSun"/>
      <w:color w:val="000000"/>
      <w:sz w:val="24"/>
      <w:szCs w:val="24"/>
    </w:rPr>
  </w:style>
  <w:style w:type="paragraph" w:customStyle="1" w:styleId="Char">
    <w:name w:val="Char"/>
    <w:basedOn w:val="Normal"/>
    <w:qFormat/>
    <w:pPr>
      <w:spacing w:after="160" w:line="240" w:lineRule="exact"/>
    </w:pPr>
    <w:rPr>
      <w:rFonts w:ascii="Verdana" w:eastAsia="Times New Roman" w:hAnsi="Verdana"/>
      <w:sz w:val="20"/>
      <w:szCs w:val="20"/>
      <w:lang w:eastAsia="en-US"/>
    </w:rPr>
  </w:style>
  <w:style w:type="paragraph" w:customStyle="1" w:styleId="3">
    <w:name w:val="修订3"/>
    <w:uiPriority w:val="99"/>
    <w:semiHidden/>
    <w:qFormat/>
    <w:rPr>
      <w:kern w:val="2"/>
      <w:sz w:val="21"/>
      <w:szCs w:val="24"/>
    </w:rPr>
  </w:style>
  <w:style w:type="paragraph" w:customStyle="1" w:styleId="20">
    <w:name w:val="列出段落2"/>
    <w:basedOn w:val="Normal"/>
    <w:uiPriority w:val="99"/>
    <w:qFormat/>
    <w:pPr>
      <w:ind w:firstLineChars="200" w:firstLine="420"/>
    </w:pPr>
  </w:style>
  <w:style w:type="paragraph" w:customStyle="1" w:styleId="40">
    <w:name w:val="修订4"/>
    <w:uiPriority w:val="99"/>
    <w:semiHidden/>
    <w:qFormat/>
    <w:rPr>
      <w:kern w:val="2"/>
      <w:sz w:val="21"/>
      <w:szCs w:val="24"/>
    </w:rPr>
  </w:style>
  <w:style w:type="paragraph" w:customStyle="1" w:styleId="10">
    <w:name w:val="修订1"/>
    <w:uiPriority w:val="99"/>
    <w:qFormat/>
    <w:rPr>
      <w:kern w:val="2"/>
      <w:sz w:val="21"/>
      <w:szCs w:val="24"/>
    </w:rPr>
  </w:style>
  <w:style w:type="paragraph" w:customStyle="1" w:styleId="Char1CharCharChar">
    <w:name w:val="Char1 Char Char Char"/>
    <w:basedOn w:val="Normal"/>
    <w:qFormat/>
    <w:rPr>
      <w:rFonts w:ascii="Tahoma" w:hAnsi="Tahoma"/>
      <w:szCs w:val="20"/>
    </w:rPr>
  </w:style>
  <w:style w:type="paragraph" w:styleId="ListParagraph">
    <w:name w:val="List Paragraph"/>
    <w:basedOn w:val="Normal"/>
    <w:uiPriority w:val="34"/>
    <w:qFormat/>
    <w:pPr>
      <w:ind w:firstLineChars="200" w:firstLine="420"/>
    </w:pPr>
  </w:style>
  <w:style w:type="paragraph" w:customStyle="1" w:styleId="30">
    <w:name w:val="列出段落3"/>
    <w:basedOn w:val="Normal"/>
    <w:uiPriority w:val="99"/>
    <w:qFormat/>
    <w:pPr>
      <w:ind w:firstLineChars="200" w:firstLine="420"/>
    </w:pPr>
  </w:style>
  <w:style w:type="paragraph" w:customStyle="1" w:styleId="5">
    <w:name w:val="修订5"/>
    <w:uiPriority w:val="99"/>
    <w:semiHidden/>
    <w:qFormat/>
    <w:rPr>
      <w:kern w:val="2"/>
      <w:sz w:val="21"/>
      <w:szCs w:val="24"/>
    </w:rPr>
  </w:style>
  <w:style w:type="paragraph" w:customStyle="1" w:styleId="50">
    <w:name w:val="列出段落5"/>
    <w:basedOn w:val="Normal"/>
    <w:uiPriority w:val="99"/>
    <w:qFormat/>
    <w:pPr>
      <w:ind w:firstLineChars="200" w:firstLine="420"/>
    </w:pPr>
  </w:style>
  <w:style w:type="paragraph" w:customStyle="1" w:styleId="-12">
    <w:name w:val="彩色底纹 - 着色 12"/>
    <w:hidden/>
    <w:uiPriority w:val="99"/>
    <w:semiHidden/>
    <w:qFormat/>
    <w:rPr>
      <w:sz w:val="24"/>
      <w:szCs w:val="24"/>
    </w:rPr>
  </w:style>
  <w:style w:type="paragraph" w:customStyle="1" w:styleId="6">
    <w:name w:val="修订6"/>
    <w:hidden/>
    <w:uiPriority w:val="99"/>
    <w:unhideWhenUsed/>
    <w:qFormat/>
    <w:rPr>
      <w:sz w:val="24"/>
      <w:szCs w:val="24"/>
    </w:rPr>
  </w:style>
  <w:style w:type="paragraph" w:customStyle="1" w:styleId="TOC10">
    <w:name w:val="TOC 标题1"/>
    <w:basedOn w:val="Heading1"/>
    <w:next w:val="Normal"/>
    <w:uiPriority w:val="39"/>
    <w:unhideWhenUsed/>
    <w:qFormat/>
    <w:pPr>
      <w:adjustRightInd/>
      <w:snapToGrid/>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customStyle="1" w:styleId="7">
    <w:name w:val="修订7"/>
    <w:hidden/>
    <w:uiPriority w:val="99"/>
    <w:semiHidden/>
    <w:qFormat/>
    <w:rPr>
      <w:sz w:val="24"/>
      <w:szCs w:val="24"/>
    </w:rPr>
  </w:style>
  <w:style w:type="paragraph" w:styleId="Revision">
    <w:name w:val="Revision"/>
    <w:hidden/>
    <w:uiPriority w:val="99"/>
    <w:semiHidden/>
    <w:rsid w:val="001201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92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522</Words>
  <Characters>2976</Characters>
  <Application>Microsoft Office Word</Application>
  <DocSecurity>0</DocSecurity>
  <Lines>24</Lines>
  <Paragraphs>6</Paragraphs>
  <ScaleCrop>false</ScaleCrop>
  <Company>KWM</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Author Joey</dc:creator>
  <cp:lastModifiedBy>Han Zewei</cp:lastModifiedBy>
  <cp:revision>2</cp:revision>
  <cp:lastPrinted>2025-11-18T02:50:00Z</cp:lastPrinted>
  <dcterms:created xsi:type="dcterms:W3CDTF">2025-11-18T06:22:00Z</dcterms:created>
  <dcterms:modified xsi:type="dcterms:W3CDTF">2025-11-18T06:22:00Z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FileName">
    <vt:lpwstr>SEC\479041v2</vt:lpwstr>
  </property>
  <property fmtid="{D5CDD505-2E9C-101B-9397-08002B2CF9AE}" pid="3" name="KSOProductBuildVer">
    <vt:lpwstr>2052-12.1.0.23542</vt:lpwstr>
  </property>
  <property fmtid="{D5CDD505-2E9C-101B-9397-08002B2CF9AE}" pid="4" name="ICV">
    <vt:lpwstr>547F4A7654475294A70317699F203A75_43</vt:lpwstr>
  </property>
  <property fmtid="{D5CDD505-2E9C-101B-9397-08002B2CF9AE}" pid="5" name="KSOTemplateDocerSaveRecord">
    <vt:lpwstr>eyJoZGlkIjoiZjQ2Y2Q2YTdiOWRlMjEwZjc1OWFjNWE3NTEwYjlhYzYiLCJ1c2VySWQiOiI1NDk0NTg4MDcifQ==</vt:lpwstr>
  </property>
</Properties>
</file>