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FECED">
      <w:pPr>
        <w:adjustRightInd w:val="0"/>
        <w:snapToGrid w:val="0"/>
        <w:spacing w:line="400" w:lineRule="exact"/>
        <w:jc w:val="center"/>
        <w:rPr>
          <w:rFonts w:ascii="Arial" w:hAnsi="Arial" w:cs="Arial"/>
          <w:b/>
          <w:sz w:val="28"/>
          <w:szCs w:val="28"/>
        </w:rPr>
      </w:pPr>
    </w:p>
    <w:p w14:paraId="266A8B0C">
      <w:pPr>
        <w:adjustRightInd w:val="0"/>
        <w:snapToGrid w:val="0"/>
        <w:spacing w:line="400" w:lineRule="exact"/>
        <w:jc w:val="center"/>
        <w:rPr>
          <w:rFonts w:ascii="Arial" w:hAnsi="Arial" w:cs="Arial"/>
          <w:b/>
          <w:sz w:val="28"/>
          <w:szCs w:val="28"/>
        </w:rPr>
      </w:pPr>
    </w:p>
    <w:p w14:paraId="32BAD0A4">
      <w:pPr>
        <w:adjustRightInd w:val="0"/>
        <w:snapToGrid w:val="0"/>
        <w:spacing w:line="400" w:lineRule="exact"/>
        <w:jc w:val="center"/>
        <w:rPr>
          <w:rFonts w:ascii="Arial" w:hAnsi="Arial" w:cs="Arial"/>
          <w:b/>
          <w:sz w:val="28"/>
          <w:szCs w:val="28"/>
        </w:rPr>
      </w:pPr>
    </w:p>
    <w:p w14:paraId="3329DAAD">
      <w:pPr>
        <w:adjustRightInd w:val="0"/>
        <w:snapToGrid w:val="0"/>
        <w:jc w:val="center"/>
        <w:rPr>
          <w:rFonts w:ascii="Arial" w:hAnsi="Arial" w:cs="Arial"/>
          <w:b/>
          <w:sz w:val="44"/>
          <w:szCs w:val="44"/>
        </w:rPr>
      </w:pPr>
    </w:p>
    <w:p w14:paraId="429AF6C6">
      <w:pPr>
        <w:adjustRightInd w:val="0"/>
        <w:snapToGrid w:val="0"/>
        <w:jc w:val="center"/>
        <w:rPr>
          <w:rFonts w:ascii="Arial" w:hAnsi="Arial" w:cs="Arial"/>
          <w:b/>
          <w:sz w:val="44"/>
          <w:szCs w:val="44"/>
        </w:rPr>
      </w:pPr>
      <w:ins w:id="0" w:author="用户1780305141" w:date="2025-12-18T13:07:02Z">
        <w:r>
          <w:rPr>
            <w:rFonts w:ascii="Arial" w:hAnsi="Arial" w:cs="Arial"/>
            <w:b/>
            <w:sz w:val="44"/>
            <w:szCs w:val="44"/>
            <w:woUserID w:val="1"/>
          </w:rPr>
          <w:fldChar w:fldCharType="begin"/>
        </w:r>
      </w:ins>
      <w:ins w:id="1" w:author="用户1780305141" w:date="2025-12-18T13:07:02Z">
        <w:r>
          <w:rPr>
            <w:rFonts w:ascii="Arial" w:hAnsi="Arial" w:cs="Arial"/>
            <w:b/>
            <w:sz w:val="44"/>
            <w:szCs w:val="44"/>
            <w:woUserID w:val="1"/>
          </w:rPr>
          <w:instrText xml:space="preserve"> HYPERLINK "https://checkba-internal.local/open?u=checkba%3A%2F%2Ffilelink%3Fk%3Dlk_1766034422343_owtkq9%26projectId%3D9" </w:instrText>
        </w:r>
      </w:ins>
      <w:ins w:id="2" w:author="用户1780305141" w:date="2025-12-18T13:07:02Z">
        <w:r>
          <w:rPr>
            <w:rFonts w:ascii="Arial" w:hAnsi="Arial" w:cs="Arial"/>
            <w:b/>
            <w:sz w:val="44"/>
            <w:szCs w:val="44"/>
            <w:woUserID w:val="1"/>
          </w:rPr>
          <w:fldChar w:fldCharType="separate"/>
        </w:r>
      </w:ins>
      <w:ins w:id="3" w:author="用户1780305141" w:date="2025-12-18T13:07:02Z">
        <w:r>
          <w:rPr>
            <w:rStyle w:val="23"/>
            <w:rFonts w:ascii="Arial" w:hAnsi="Arial" w:cs="Arial"/>
            <w:b/>
            <w:sz w:val="44"/>
            <w:szCs w:val="44"/>
            <w:woUserID w:val="1"/>
          </w:rPr>
          <w:t>合肥鼎耘科技产业发展合伙企业</w:t>
        </w:r>
      </w:ins>
      <w:ins w:id="4" w:author="用户1780305141" w:date="2025-12-18T13:07:02Z">
        <w:r>
          <w:rPr>
            <w:rFonts w:ascii="Arial" w:hAnsi="Arial" w:cs="Arial"/>
            <w:b/>
            <w:sz w:val="44"/>
            <w:szCs w:val="44"/>
            <w:woUserID w:val="1"/>
          </w:rPr>
          <w:fldChar w:fldCharType="end"/>
        </w:r>
      </w:ins>
      <w:bookmarkStart w:id="92" w:name="_GoBack"/>
      <w:bookmarkEnd w:id="92"/>
      <w:r>
        <w:rPr>
          <w:rFonts w:ascii="Arial" w:hAnsi="Arial" w:cs="Arial"/>
          <w:b/>
          <w:sz w:val="44"/>
          <w:szCs w:val="44"/>
        </w:rPr>
        <w:t>（有限合伙）</w:t>
      </w:r>
    </w:p>
    <w:p w14:paraId="78E904B5">
      <w:pPr>
        <w:adjustRightInd w:val="0"/>
        <w:snapToGrid w:val="0"/>
        <w:jc w:val="center"/>
        <w:rPr>
          <w:rFonts w:ascii="Arial" w:hAnsi="Arial" w:cs="Arial"/>
          <w:b/>
          <w:sz w:val="44"/>
          <w:szCs w:val="44"/>
        </w:rPr>
      </w:pPr>
    </w:p>
    <w:p w14:paraId="255AA81A">
      <w:pPr>
        <w:adjustRightInd w:val="0"/>
        <w:snapToGrid w:val="0"/>
        <w:jc w:val="center"/>
        <w:rPr>
          <w:rFonts w:ascii="Arial" w:hAnsi="Arial" w:cs="Arial"/>
          <w:b/>
          <w:sz w:val="44"/>
          <w:szCs w:val="44"/>
        </w:rPr>
      </w:pPr>
    </w:p>
    <w:p w14:paraId="0A6C85BA">
      <w:pPr>
        <w:adjustRightInd w:val="0"/>
        <w:snapToGrid w:val="0"/>
        <w:jc w:val="center"/>
        <w:rPr>
          <w:rFonts w:ascii="Arial" w:hAnsi="Arial" w:cs="Arial"/>
          <w:b/>
          <w:sz w:val="44"/>
          <w:szCs w:val="44"/>
        </w:rPr>
      </w:pPr>
      <w:r>
        <w:rPr>
          <w:rFonts w:hint="eastAsia" w:ascii="Arial" w:hAnsi="Arial" w:cs="Arial"/>
          <w:b/>
          <w:sz w:val="44"/>
          <w:szCs w:val="44"/>
        </w:rPr>
        <w:t>之</w:t>
      </w:r>
    </w:p>
    <w:p w14:paraId="6DEFF24A">
      <w:pPr>
        <w:adjustRightInd w:val="0"/>
        <w:snapToGrid w:val="0"/>
        <w:jc w:val="center"/>
        <w:rPr>
          <w:rFonts w:ascii="Arial" w:hAnsi="Arial" w:cs="Arial"/>
          <w:b/>
          <w:sz w:val="44"/>
          <w:szCs w:val="44"/>
        </w:rPr>
      </w:pPr>
    </w:p>
    <w:p w14:paraId="2368618D">
      <w:pPr>
        <w:adjustRightInd w:val="0"/>
        <w:snapToGrid w:val="0"/>
        <w:jc w:val="center"/>
        <w:rPr>
          <w:rFonts w:ascii="Arial" w:hAnsi="Arial" w:cs="Arial"/>
          <w:b/>
          <w:sz w:val="44"/>
          <w:szCs w:val="44"/>
        </w:rPr>
      </w:pPr>
    </w:p>
    <w:p w14:paraId="7A502417">
      <w:pPr>
        <w:adjustRightInd w:val="0"/>
        <w:snapToGrid w:val="0"/>
        <w:jc w:val="center"/>
        <w:rPr>
          <w:rFonts w:ascii="Arial" w:hAnsi="Arial" w:cs="Arial"/>
          <w:b/>
          <w:kern w:val="0"/>
          <w:sz w:val="44"/>
          <w:szCs w:val="44"/>
        </w:rPr>
      </w:pPr>
      <w:r>
        <w:rPr>
          <w:rFonts w:ascii="Arial" w:hAnsi="Arial" w:cs="Arial"/>
          <w:b/>
          <w:kern w:val="0"/>
          <w:sz w:val="44"/>
          <w:szCs w:val="44"/>
        </w:rPr>
        <w:t>合伙协议</w:t>
      </w:r>
    </w:p>
    <w:p w14:paraId="2D2C5522">
      <w:pPr>
        <w:adjustRightInd w:val="0"/>
        <w:snapToGrid w:val="0"/>
        <w:spacing w:line="400" w:lineRule="exact"/>
        <w:jc w:val="center"/>
        <w:rPr>
          <w:rFonts w:ascii="Arial" w:hAnsi="Arial" w:cs="Arial"/>
          <w:b/>
          <w:sz w:val="28"/>
          <w:szCs w:val="28"/>
        </w:rPr>
      </w:pPr>
    </w:p>
    <w:p w14:paraId="2EEC1FEB">
      <w:pPr>
        <w:adjustRightInd w:val="0"/>
        <w:snapToGrid w:val="0"/>
        <w:spacing w:line="400" w:lineRule="exact"/>
        <w:jc w:val="center"/>
        <w:rPr>
          <w:rFonts w:ascii="Arial" w:hAnsi="Arial" w:cs="Arial"/>
          <w:b/>
          <w:sz w:val="28"/>
          <w:szCs w:val="28"/>
        </w:rPr>
      </w:pPr>
    </w:p>
    <w:p w14:paraId="72EB55DA">
      <w:pPr>
        <w:adjustRightInd w:val="0"/>
        <w:snapToGrid w:val="0"/>
        <w:spacing w:line="400" w:lineRule="exact"/>
        <w:jc w:val="center"/>
        <w:rPr>
          <w:rFonts w:ascii="Arial" w:hAnsi="Arial" w:cs="Arial"/>
          <w:b/>
          <w:sz w:val="28"/>
          <w:szCs w:val="28"/>
        </w:rPr>
      </w:pPr>
    </w:p>
    <w:p w14:paraId="6BC5CA4A">
      <w:pPr>
        <w:adjustRightInd w:val="0"/>
        <w:snapToGrid w:val="0"/>
        <w:spacing w:line="400" w:lineRule="exact"/>
        <w:jc w:val="center"/>
        <w:rPr>
          <w:rFonts w:ascii="Arial" w:hAnsi="Arial" w:cs="Arial"/>
          <w:b/>
          <w:sz w:val="28"/>
          <w:szCs w:val="28"/>
        </w:rPr>
      </w:pPr>
    </w:p>
    <w:p w14:paraId="5A7EB357">
      <w:pPr>
        <w:adjustRightInd w:val="0"/>
        <w:snapToGrid w:val="0"/>
        <w:spacing w:line="400" w:lineRule="exact"/>
        <w:jc w:val="center"/>
        <w:rPr>
          <w:rFonts w:ascii="Arial" w:hAnsi="Arial" w:cs="Arial"/>
          <w:b/>
          <w:sz w:val="28"/>
          <w:szCs w:val="28"/>
        </w:rPr>
      </w:pPr>
    </w:p>
    <w:p w14:paraId="028EE1CB">
      <w:pPr>
        <w:adjustRightInd w:val="0"/>
        <w:snapToGrid w:val="0"/>
        <w:spacing w:line="400" w:lineRule="exact"/>
        <w:jc w:val="center"/>
        <w:rPr>
          <w:rFonts w:ascii="Arial" w:hAnsi="Arial" w:cs="Arial"/>
          <w:b/>
          <w:sz w:val="28"/>
          <w:szCs w:val="28"/>
        </w:rPr>
      </w:pPr>
    </w:p>
    <w:p w14:paraId="21446212">
      <w:pPr>
        <w:adjustRightInd w:val="0"/>
        <w:snapToGrid w:val="0"/>
        <w:spacing w:line="400" w:lineRule="exact"/>
        <w:jc w:val="center"/>
        <w:rPr>
          <w:rFonts w:ascii="Arial" w:hAnsi="Arial" w:cs="Arial"/>
          <w:b/>
          <w:sz w:val="28"/>
          <w:szCs w:val="28"/>
        </w:rPr>
      </w:pPr>
    </w:p>
    <w:p w14:paraId="321EB9DE">
      <w:pPr>
        <w:adjustRightInd w:val="0"/>
        <w:snapToGrid w:val="0"/>
        <w:spacing w:line="400" w:lineRule="exact"/>
        <w:jc w:val="center"/>
        <w:rPr>
          <w:rFonts w:ascii="Arial" w:hAnsi="Arial" w:cs="Arial"/>
          <w:b/>
          <w:sz w:val="24"/>
        </w:rPr>
      </w:pPr>
      <w:r>
        <w:rPr>
          <w:rFonts w:hint="eastAsia" w:ascii="Arial" w:hAnsi="Arial" w:cs="Arial"/>
          <w:b/>
          <w:sz w:val="24"/>
        </w:rPr>
        <w:t>签署时间：</w:t>
      </w:r>
      <w:r>
        <w:rPr>
          <w:rFonts w:ascii="Arial" w:hAnsi="Arial" w:cs="Arial"/>
          <w:b/>
          <w:sz w:val="24"/>
        </w:rPr>
        <w:t>2025年</w:t>
      </w:r>
      <w:r>
        <w:rPr>
          <w:rFonts w:hint="eastAsia" w:ascii="Arial" w:hAnsi="Arial" w:cs="Arial"/>
          <w:b/>
          <w:sz w:val="24"/>
        </w:rPr>
        <w:t>【</w:t>
      </w:r>
      <w:r>
        <w:rPr>
          <w:rFonts w:hint="eastAsia" w:ascii="Arial" w:hAnsi="Arial" w:cs="Arial"/>
          <w:b/>
          <w:sz w:val="24"/>
          <w:lang w:val="en-US" w:eastAsia="zh-CN"/>
        </w:rPr>
        <w:t>11</w:t>
      </w:r>
      <w:r>
        <w:rPr>
          <w:rFonts w:hint="eastAsia" w:ascii="Arial" w:hAnsi="Arial" w:cs="Arial"/>
          <w:b/>
          <w:sz w:val="24"/>
        </w:rPr>
        <w:t>】</w:t>
      </w:r>
      <w:r>
        <w:rPr>
          <w:rFonts w:ascii="Arial" w:hAnsi="Arial" w:cs="Arial"/>
          <w:b/>
          <w:sz w:val="24"/>
        </w:rPr>
        <w:t>月</w:t>
      </w:r>
    </w:p>
    <w:p w14:paraId="4B7F9EC2">
      <w:pPr>
        <w:adjustRightInd w:val="0"/>
        <w:snapToGrid w:val="0"/>
        <w:spacing w:line="400" w:lineRule="exact"/>
        <w:jc w:val="center"/>
        <w:rPr>
          <w:rFonts w:ascii="Arial" w:hAnsi="Arial" w:cs="Arial"/>
          <w:b/>
          <w:sz w:val="24"/>
        </w:rPr>
      </w:pPr>
      <w:r>
        <w:rPr>
          <w:rFonts w:hint="eastAsia" w:ascii="Arial" w:hAnsi="Arial" w:cs="Arial"/>
          <w:b/>
          <w:sz w:val="24"/>
        </w:rPr>
        <w:t>签署地点：合肥</w:t>
      </w:r>
    </w:p>
    <w:p w14:paraId="000F59BA">
      <w:pPr>
        <w:widowControl/>
        <w:spacing w:line="400" w:lineRule="exact"/>
        <w:jc w:val="left"/>
        <w:rPr>
          <w:rFonts w:ascii="Arial" w:hAnsi="Arial" w:cs="Arial"/>
          <w:b/>
          <w:sz w:val="24"/>
        </w:rPr>
      </w:pPr>
      <w:r>
        <w:rPr>
          <w:rFonts w:ascii="Arial" w:hAnsi="Arial" w:cs="Arial"/>
          <w:b/>
          <w:sz w:val="24"/>
        </w:rPr>
        <w:br w:type="page"/>
      </w:r>
    </w:p>
    <w:p w14:paraId="5DA1F1D4">
      <w:pPr>
        <w:adjustRightInd w:val="0"/>
        <w:snapToGrid w:val="0"/>
        <w:spacing w:line="400" w:lineRule="exact"/>
        <w:jc w:val="center"/>
        <w:rPr>
          <w:rFonts w:ascii="Arial" w:hAnsi="Arial" w:cs="Arial"/>
          <w:b/>
          <w:sz w:val="28"/>
          <w:szCs w:val="28"/>
        </w:rPr>
      </w:pPr>
      <w:r>
        <w:rPr>
          <w:rFonts w:ascii="Arial" w:hAnsi="Arial" w:cs="Arial"/>
          <w:b/>
          <w:sz w:val="28"/>
          <w:szCs w:val="28"/>
        </w:rPr>
        <w:t>目  录</w:t>
      </w:r>
    </w:p>
    <w:p w14:paraId="40C5B8BE">
      <w:pPr>
        <w:pStyle w:val="27"/>
        <w:rPr>
          <w:rFonts w:ascii="Arial" w:hAnsi="Arial" w:eastAsia="宋体" w:cs="Arial"/>
        </w:rPr>
      </w:pPr>
    </w:p>
    <w:p w14:paraId="1F85960F">
      <w:pPr>
        <w:pStyle w:val="13"/>
        <w:tabs>
          <w:tab w:val="left" w:pos="1050"/>
          <w:tab w:val="right" w:leader="dot" w:pos="9060"/>
        </w:tabs>
        <w:adjustRightInd w:val="0"/>
        <w:snapToGrid w:val="0"/>
        <w:spacing w:after="0" w:line="240" w:lineRule="auto"/>
        <w:rPr>
          <w:rFonts w:hint="eastAsia" w:ascii="等线" w:hAnsi="等线" w:eastAsia="等线" w:cs="黑体"/>
          <w:szCs w:val="22"/>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r>
        <w:fldChar w:fldCharType="begin"/>
      </w:r>
      <w:r>
        <w:instrText xml:space="preserve"> HYPERLINK \l "_Toc199487222" </w:instrText>
      </w:r>
      <w:r>
        <w:fldChar w:fldCharType="separate"/>
      </w:r>
      <w:r>
        <w:rPr>
          <w:rStyle w:val="23"/>
          <w:rFonts w:ascii="Arial" w:hAnsi="Arial" w:cs="Arial"/>
          <w:b/>
        </w:rPr>
        <w:t>第一条</w:t>
      </w:r>
      <w:r>
        <w:rPr>
          <w:rFonts w:ascii="等线" w:hAnsi="等线" w:eastAsia="等线" w:cs="黑体"/>
          <w:szCs w:val="22"/>
        </w:rPr>
        <w:tab/>
      </w:r>
      <w:r>
        <w:rPr>
          <w:rStyle w:val="23"/>
          <w:rFonts w:ascii="Arial" w:hAnsi="Arial" w:cs="Arial"/>
          <w:b/>
          <w:kern w:val="0"/>
        </w:rPr>
        <w:t>合伙企业</w:t>
      </w:r>
      <w:r>
        <w:tab/>
      </w:r>
      <w:r>
        <w:fldChar w:fldCharType="begin"/>
      </w:r>
      <w:r>
        <w:instrText xml:space="preserve"> PAGEREF _Toc199487222 \h </w:instrText>
      </w:r>
      <w:r>
        <w:fldChar w:fldCharType="separate"/>
      </w:r>
      <w:r>
        <w:t>6</w:t>
      </w:r>
      <w:r>
        <w:fldChar w:fldCharType="end"/>
      </w:r>
      <w:r>
        <w:fldChar w:fldCharType="end"/>
      </w:r>
    </w:p>
    <w:p w14:paraId="51888AD9">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"_Toc199487223" </w:instrText>
      </w:r>
      <w:r>
        <w:fldChar w:fldCharType="separate"/>
      </w:r>
      <w:r>
        <w:rPr>
          <w:rStyle w:val="23"/>
          <w:rFonts w:ascii="Arial" w:hAnsi="Arial" w:cs="Arial"/>
          <w:b/>
          <w:kern w:val="0"/>
        </w:rPr>
        <w:t>1.1</w:t>
      </w:r>
      <w:r>
        <w:rPr>
          <w:rFonts w:ascii="等线" w:hAnsi="等线" w:eastAsia="等线" w:cs="黑体"/>
          <w:szCs w:val="22"/>
        </w:rPr>
        <w:tab/>
      </w:r>
      <w:r>
        <w:rPr>
          <w:rStyle w:val="23"/>
          <w:rFonts w:ascii="Arial" w:hAnsi="Arial" w:cs="Arial"/>
          <w:b/>
          <w:kern w:val="0"/>
        </w:rPr>
        <w:t>名称</w:t>
      </w:r>
      <w:r>
        <w:tab/>
      </w:r>
      <w:r>
        <w:fldChar w:fldCharType="begin"/>
      </w:r>
      <w:r>
        <w:instrText xml:space="preserve"> PAGEREF _Toc199487223 \h </w:instrText>
      </w:r>
      <w:r>
        <w:fldChar w:fldCharType="separate"/>
      </w:r>
      <w:r>
        <w:t>6</w:t>
      </w:r>
      <w:r>
        <w:fldChar w:fldCharType="end"/>
      </w:r>
      <w:r>
        <w:fldChar w:fldCharType="end"/>
      </w:r>
    </w:p>
    <w:p w14:paraId="1F287C0E">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"_Toc199487224" </w:instrText>
      </w:r>
      <w:r>
        <w:fldChar w:fldCharType="separate"/>
      </w:r>
      <w:r>
        <w:rPr>
          <w:rStyle w:val="23"/>
          <w:rFonts w:ascii="Arial" w:hAnsi="Arial" w:cs="Arial"/>
          <w:b/>
          <w:kern w:val="0"/>
        </w:rPr>
        <w:t>1.2</w:t>
      </w:r>
      <w:r>
        <w:rPr>
          <w:rFonts w:ascii="等线" w:hAnsi="等线" w:eastAsia="等线" w:cs="黑体"/>
          <w:szCs w:val="22"/>
        </w:rPr>
        <w:tab/>
      </w:r>
      <w:r>
        <w:rPr>
          <w:rStyle w:val="23"/>
          <w:rFonts w:ascii="Arial" w:hAnsi="Arial" w:cs="Arial"/>
          <w:b/>
          <w:kern w:val="0"/>
        </w:rPr>
        <w:t>主要经营场所</w:t>
      </w:r>
      <w:r>
        <w:tab/>
      </w:r>
      <w:r>
        <w:fldChar w:fldCharType="begin"/>
      </w:r>
      <w:r>
        <w:instrText xml:space="preserve"> PAGEREF _Toc199487224 \h </w:instrText>
      </w:r>
      <w:r>
        <w:fldChar w:fldCharType="separate"/>
      </w:r>
      <w:r>
        <w:t>6</w:t>
      </w:r>
      <w:r>
        <w:fldChar w:fldCharType="end"/>
      </w:r>
      <w:r>
        <w:fldChar w:fldCharType="end"/>
      </w:r>
    </w:p>
    <w:p w14:paraId="280305B5">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"_Toc199487225" </w:instrText>
      </w:r>
      <w:r>
        <w:fldChar w:fldCharType="separate"/>
      </w:r>
      <w:r>
        <w:rPr>
          <w:rStyle w:val="23"/>
          <w:rFonts w:ascii="Arial" w:hAnsi="Arial" w:cs="Arial"/>
          <w:b/>
          <w:kern w:val="0"/>
        </w:rPr>
        <w:t>1.3</w:t>
      </w:r>
      <w:r>
        <w:rPr>
          <w:rFonts w:ascii="等线" w:hAnsi="等线" w:eastAsia="等线" w:cs="黑体"/>
          <w:szCs w:val="22"/>
        </w:rPr>
        <w:tab/>
      </w:r>
      <w:r>
        <w:rPr>
          <w:rStyle w:val="23"/>
          <w:rFonts w:ascii="Arial" w:hAnsi="Arial" w:cs="Arial"/>
          <w:b/>
          <w:kern w:val="0"/>
        </w:rPr>
        <w:t>目的</w:t>
      </w:r>
      <w:r>
        <w:tab/>
      </w:r>
      <w:r>
        <w:fldChar w:fldCharType="begin"/>
      </w:r>
      <w:r>
        <w:instrText xml:space="preserve"> PAGEREF _Toc199487225 \h </w:instrText>
      </w:r>
      <w:r>
        <w:fldChar w:fldCharType="separate"/>
      </w:r>
      <w:r>
        <w:t>6</w:t>
      </w:r>
      <w:r>
        <w:fldChar w:fldCharType="end"/>
      </w:r>
      <w:r>
        <w:fldChar w:fldCharType="end"/>
      </w:r>
    </w:p>
    <w:p w14:paraId="07B87AFB">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"_Toc199487226" </w:instrText>
      </w:r>
      <w:r>
        <w:fldChar w:fldCharType="separate"/>
      </w:r>
      <w:r>
        <w:rPr>
          <w:rStyle w:val="23"/>
          <w:rFonts w:ascii="Arial" w:hAnsi="Arial" w:cs="Arial"/>
          <w:b/>
          <w:kern w:val="0"/>
        </w:rPr>
        <w:t>1.4</w:t>
      </w:r>
      <w:r>
        <w:rPr>
          <w:rFonts w:ascii="等线" w:hAnsi="等线" w:eastAsia="等线" w:cs="黑体"/>
          <w:szCs w:val="22"/>
        </w:rPr>
        <w:tab/>
      </w:r>
      <w:r>
        <w:rPr>
          <w:rStyle w:val="23"/>
          <w:rFonts w:ascii="Arial" w:hAnsi="Arial" w:cs="Arial"/>
          <w:b/>
          <w:kern w:val="0"/>
        </w:rPr>
        <w:t>经营范围</w:t>
      </w:r>
      <w:r>
        <w:tab/>
      </w:r>
      <w:r>
        <w:fldChar w:fldCharType="begin"/>
      </w:r>
      <w:r>
        <w:instrText xml:space="preserve"> PAGEREF _Toc199487226 \h </w:instrText>
      </w:r>
      <w:r>
        <w:fldChar w:fldCharType="separate"/>
      </w:r>
      <w:r>
        <w:t>7</w:t>
      </w:r>
      <w:r>
        <w:fldChar w:fldCharType="end"/>
      </w:r>
      <w:r>
        <w:fldChar w:fldCharType="end"/>
      </w:r>
    </w:p>
    <w:p w14:paraId="4B1BDD6C">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"_Toc199487227" </w:instrText>
      </w:r>
      <w:r>
        <w:fldChar w:fldCharType="separate"/>
      </w:r>
      <w:r>
        <w:rPr>
          <w:rStyle w:val="23"/>
          <w:rFonts w:ascii="Arial" w:hAnsi="Arial" w:cs="Arial"/>
          <w:b/>
          <w:kern w:val="0"/>
        </w:rPr>
        <w:t>1.5</w:t>
      </w:r>
      <w:r>
        <w:rPr>
          <w:rFonts w:ascii="等线" w:hAnsi="等线" w:eastAsia="等线" w:cs="黑体"/>
          <w:szCs w:val="22"/>
        </w:rPr>
        <w:tab/>
      </w:r>
      <w:r>
        <w:rPr>
          <w:rStyle w:val="23"/>
          <w:rFonts w:ascii="Arial" w:hAnsi="Arial" w:cs="Arial"/>
          <w:b/>
          <w:kern w:val="0"/>
        </w:rPr>
        <w:t>期限</w:t>
      </w:r>
      <w:r>
        <w:tab/>
      </w:r>
      <w:r>
        <w:fldChar w:fldCharType="begin"/>
      </w:r>
      <w:r>
        <w:instrText xml:space="preserve"> PAGEREF _Toc199487227 \h </w:instrText>
      </w:r>
      <w:r>
        <w:fldChar w:fldCharType="separate"/>
      </w:r>
      <w:r>
        <w:t>7</w:t>
      </w:r>
      <w:r>
        <w:fldChar w:fldCharType="end"/>
      </w:r>
      <w:r>
        <w:fldChar w:fldCharType="end"/>
      </w:r>
    </w:p>
    <w:p w14:paraId="59220CBA">
      <w:pPr>
        <w:pStyle w:val="13"/>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"_Toc199487228" </w:instrText>
      </w:r>
      <w:r>
        <w:fldChar w:fldCharType="separate"/>
      </w:r>
      <w:r>
        <w:rPr>
          <w:rStyle w:val="23"/>
          <w:rFonts w:ascii="Arial" w:hAnsi="Arial" w:cs="Arial"/>
          <w:b/>
          <w:kern w:val="0"/>
        </w:rPr>
        <w:t>第二条</w:t>
      </w:r>
      <w:r>
        <w:rPr>
          <w:rFonts w:ascii="等线" w:hAnsi="等线" w:eastAsia="等线" w:cs="黑体"/>
          <w:szCs w:val="22"/>
        </w:rPr>
        <w:tab/>
      </w:r>
      <w:r>
        <w:rPr>
          <w:rStyle w:val="23"/>
          <w:rFonts w:ascii="Arial" w:hAnsi="Arial" w:cs="Arial"/>
          <w:b/>
          <w:kern w:val="0"/>
        </w:rPr>
        <w:t>合伙人及其出资</w:t>
      </w:r>
      <w:r>
        <w:tab/>
      </w:r>
      <w:r>
        <w:fldChar w:fldCharType="begin"/>
      </w:r>
      <w:r>
        <w:instrText xml:space="preserve"> PAGEREF _Toc199487228 \h </w:instrText>
      </w:r>
      <w:r>
        <w:fldChar w:fldCharType="separate"/>
      </w:r>
      <w:r>
        <w:t>7</w:t>
      </w:r>
      <w:r>
        <w:fldChar w:fldCharType="end"/>
      </w:r>
      <w:r>
        <w:fldChar w:fldCharType="end"/>
      </w:r>
    </w:p>
    <w:p w14:paraId="0232122F">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"_Toc199487229" </w:instrText>
      </w:r>
      <w:r>
        <w:fldChar w:fldCharType="separate"/>
      </w:r>
      <w:r>
        <w:rPr>
          <w:rStyle w:val="23"/>
          <w:rFonts w:ascii="Arial" w:hAnsi="Arial" w:cs="Arial"/>
          <w:b/>
          <w:kern w:val="0"/>
        </w:rPr>
        <w:t>2.1</w:t>
      </w:r>
      <w:r>
        <w:rPr>
          <w:rFonts w:ascii="等线" w:hAnsi="等线" w:eastAsia="等线" w:cs="黑体"/>
          <w:szCs w:val="22"/>
        </w:rPr>
        <w:tab/>
      </w:r>
      <w:r>
        <w:rPr>
          <w:rStyle w:val="23"/>
          <w:rFonts w:ascii="Arial" w:hAnsi="Arial" w:cs="Arial"/>
          <w:b/>
          <w:kern w:val="0"/>
        </w:rPr>
        <w:t>合伙人</w:t>
      </w:r>
      <w:r>
        <w:tab/>
      </w:r>
      <w:r>
        <w:fldChar w:fldCharType="begin"/>
      </w:r>
      <w:r>
        <w:instrText xml:space="preserve"> PAGEREF _Toc199487229 \h </w:instrText>
      </w:r>
      <w:r>
        <w:fldChar w:fldCharType="separate"/>
      </w:r>
      <w:r>
        <w:t>7</w:t>
      </w:r>
      <w:r>
        <w:fldChar w:fldCharType="end"/>
      </w:r>
      <w:r>
        <w:fldChar w:fldCharType="end"/>
      </w:r>
    </w:p>
    <w:p w14:paraId="419317D7">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"_Toc199487230" </w:instrText>
      </w:r>
      <w:r>
        <w:fldChar w:fldCharType="separate"/>
      </w:r>
      <w:r>
        <w:rPr>
          <w:rStyle w:val="23"/>
          <w:rFonts w:ascii="Arial" w:hAnsi="Arial" w:cs="Arial"/>
          <w:b/>
          <w:kern w:val="0"/>
        </w:rPr>
        <w:t>2.2</w:t>
      </w:r>
      <w:r>
        <w:rPr>
          <w:rFonts w:ascii="等线" w:hAnsi="等线" w:eastAsia="等线" w:cs="黑体"/>
          <w:szCs w:val="22"/>
        </w:rPr>
        <w:tab/>
      </w:r>
      <w:r>
        <w:rPr>
          <w:rStyle w:val="23"/>
          <w:rFonts w:ascii="Arial" w:hAnsi="Arial" w:cs="Arial"/>
          <w:b/>
          <w:kern w:val="0"/>
        </w:rPr>
        <w:t>合伙人的出资</w:t>
      </w:r>
      <w:r>
        <w:tab/>
      </w:r>
      <w:r>
        <w:fldChar w:fldCharType="begin"/>
      </w:r>
      <w:r>
        <w:instrText xml:space="preserve"> PAGEREF _Toc199487230 \h </w:instrText>
      </w:r>
      <w:r>
        <w:fldChar w:fldCharType="separate"/>
      </w:r>
      <w:r>
        <w:t>7</w:t>
      </w:r>
      <w:r>
        <w:fldChar w:fldCharType="end"/>
      </w:r>
      <w:r>
        <w:fldChar w:fldCharType="end"/>
      </w:r>
    </w:p>
    <w:p w14:paraId="6F8605FE">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"_Toc199487231" </w:instrText>
      </w:r>
      <w:r>
        <w:fldChar w:fldCharType="separate"/>
      </w:r>
      <w:r>
        <w:rPr>
          <w:rStyle w:val="23"/>
          <w:rFonts w:ascii="Arial" w:hAnsi="Arial" w:cs="Arial"/>
          <w:b/>
          <w:kern w:val="0"/>
        </w:rPr>
        <w:t>2.3</w:t>
      </w:r>
      <w:r>
        <w:rPr>
          <w:rFonts w:ascii="等线" w:hAnsi="等线" w:eastAsia="等线" w:cs="黑体"/>
          <w:szCs w:val="22"/>
        </w:rPr>
        <w:tab/>
      </w:r>
      <w:r>
        <w:rPr>
          <w:rStyle w:val="23"/>
          <w:rFonts w:ascii="Arial" w:hAnsi="Arial" w:cs="Arial"/>
          <w:b/>
          <w:kern w:val="0"/>
        </w:rPr>
        <w:t>合伙人登记册</w:t>
      </w:r>
      <w:r>
        <w:tab/>
      </w:r>
      <w:r>
        <w:fldChar w:fldCharType="begin"/>
      </w:r>
      <w:r>
        <w:instrText xml:space="preserve"> PAGEREF _Toc199487231 \h </w:instrText>
      </w:r>
      <w:r>
        <w:fldChar w:fldCharType="separate"/>
      </w:r>
      <w:r>
        <w:t>8</w:t>
      </w:r>
      <w:r>
        <w:fldChar w:fldCharType="end"/>
      </w:r>
      <w:r>
        <w:fldChar w:fldCharType="end"/>
      </w:r>
    </w:p>
    <w:p w14:paraId="272FE015">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"_Toc199487232" </w:instrText>
      </w:r>
      <w:r>
        <w:fldChar w:fldCharType="separate"/>
      </w:r>
      <w:r>
        <w:rPr>
          <w:rStyle w:val="23"/>
          <w:rFonts w:ascii="Arial" w:hAnsi="Arial" w:cs="Arial"/>
          <w:b/>
          <w:kern w:val="0"/>
        </w:rPr>
        <w:t>2.4</w:t>
      </w:r>
      <w:r>
        <w:rPr>
          <w:rFonts w:ascii="等线" w:hAnsi="等线" w:eastAsia="等线" w:cs="黑体"/>
          <w:szCs w:val="22"/>
        </w:rPr>
        <w:tab/>
      </w:r>
      <w:r>
        <w:rPr>
          <w:rStyle w:val="23"/>
          <w:rFonts w:ascii="Arial" w:hAnsi="Arial" w:cs="Arial"/>
          <w:b/>
          <w:kern w:val="0"/>
        </w:rPr>
        <w:t>合伙份额处置限制</w:t>
      </w:r>
      <w:r>
        <w:tab/>
      </w:r>
      <w:r>
        <w:fldChar w:fldCharType="begin"/>
      </w:r>
      <w:r>
        <w:instrText xml:space="preserve"> PAGEREF _Toc199487232 \h </w:instrText>
      </w:r>
      <w:r>
        <w:fldChar w:fldCharType="separate"/>
      </w:r>
      <w:r>
        <w:t>9</w:t>
      </w:r>
      <w:r>
        <w:fldChar w:fldCharType="end"/>
      </w:r>
      <w:r>
        <w:fldChar w:fldCharType="end"/>
      </w:r>
    </w:p>
    <w:p w14:paraId="67CF405A">
      <w:pPr>
        <w:pStyle w:val="13"/>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"_Toc199487233" </w:instrText>
      </w:r>
      <w:r>
        <w:fldChar w:fldCharType="separate"/>
      </w:r>
      <w:r>
        <w:rPr>
          <w:rStyle w:val="23"/>
          <w:rFonts w:ascii="Arial" w:hAnsi="Arial" w:cs="Arial"/>
          <w:b/>
          <w:kern w:val="0"/>
        </w:rPr>
        <w:t>第三条</w:t>
      </w:r>
      <w:r>
        <w:rPr>
          <w:rFonts w:ascii="等线" w:hAnsi="等线" w:eastAsia="等线" w:cs="黑体"/>
          <w:szCs w:val="22"/>
        </w:rPr>
        <w:tab/>
      </w:r>
      <w:r>
        <w:rPr>
          <w:rStyle w:val="23"/>
          <w:rFonts w:ascii="Arial" w:hAnsi="Arial" w:cs="Arial"/>
          <w:b/>
          <w:kern w:val="0"/>
        </w:rPr>
        <w:t>合伙人的陈述和保证</w:t>
      </w:r>
      <w:r>
        <w:tab/>
      </w:r>
      <w:r>
        <w:fldChar w:fldCharType="begin"/>
      </w:r>
      <w:r>
        <w:instrText xml:space="preserve"> PAGEREF _Toc199487233 \h </w:instrText>
      </w:r>
      <w:r>
        <w:fldChar w:fldCharType="separate"/>
      </w:r>
      <w:r>
        <w:t>9</w:t>
      </w:r>
      <w:r>
        <w:fldChar w:fldCharType="end"/>
      </w:r>
      <w:r>
        <w:fldChar w:fldCharType="end"/>
      </w:r>
    </w:p>
    <w:p w14:paraId="01E6A24E">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"_Toc199487234" </w:instrText>
      </w:r>
      <w:r>
        <w:fldChar w:fldCharType="separate"/>
      </w:r>
      <w:r>
        <w:rPr>
          <w:rStyle w:val="23"/>
          <w:rFonts w:ascii="Arial" w:hAnsi="Arial" w:cs="Arial"/>
          <w:b/>
          <w:kern w:val="0"/>
        </w:rPr>
        <w:t>3.1</w:t>
      </w:r>
      <w:r>
        <w:rPr>
          <w:rFonts w:ascii="等线" w:hAnsi="等线" w:eastAsia="等线" w:cs="黑体"/>
          <w:szCs w:val="22"/>
        </w:rPr>
        <w:tab/>
      </w:r>
      <w:r>
        <w:rPr>
          <w:rStyle w:val="23"/>
          <w:rFonts w:ascii="Arial" w:hAnsi="Arial" w:cs="Arial"/>
          <w:b/>
          <w:kern w:val="0"/>
        </w:rPr>
        <w:t>普通合伙人的陈述和保证</w:t>
      </w:r>
      <w:r>
        <w:tab/>
      </w:r>
      <w:r>
        <w:fldChar w:fldCharType="begin"/>
      </w:r>
      <w:r>
        <w:instrText xml:space="preserve"> PAGEREF _Toc199487234 \h </w:instrText>
      </w:r>
      <w:r>
        <w:fldChar w:fldCharType="separate"/>
      </w:r>
      <w:r>
        <w:t>9</w:t>
      </w:r>
      <w:r>
        <w:fldChar w:fldCharType="end"/>
      </w:r>
      <w:r>
        <w:fldChar w:fldCharType="end"/>
      </w:r>
    </w:p>
    <w:p w14:paraId="52D495BB">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"_Toc199487235" </w:instrText>
      </w:r>
      <w:r>
        <w:fldChar w:fldCharType="separate"/>
      </w:r>
      <w:r>
        <w:rPr>
          <w:rStyle w:val="23"/>
          <w:rFonts w:ascii="Arial" w:hAnsi="Arial" w:cs="Arial"/>
          <w:b/>
          <w:kern w:val="0"/>
        </w:rPr>
        <w:t>3.2</w:t>
      </w:r>
      <w:r>
        <w:rPr>
          <w:rFonts w:ascii="等线" w:hAnsi="等线" w:eastAsia="等线" w:cs="黑体"/>
          <w:szCs w:val="22"/>
        </w:rPr>
        <w:tab/>
      </w:r>
      <w:r>
        <w:rPr>
          <w:rStyle w:val="23"/>
          <w:rFonts w:ascii="Arial" w:hAnsi="Arial" w:cs="Arial"/>
          <w:b/>
          <w:kern w:val="0"/>
        </w:rPr>
        <w:t>有限合伙人的陈述和保证</w:t>
      </w:r>
      <w:r>
        <w:tab/>
      </w:r>
      <w:r>
        <w:fldChar w:fldCharType="begin"/>
      </w:r>
      <w:r>
        <w:instrText xml:space="preserve"> PAGEREF _Toc199487235 \h </w:instrText>
      </w:r>
      <w:r>
        <w:fldChar w:fldCharType="separate"/>
      </w:r>
      <w:r>
        <w:t>9</w:t>
      </w:r>
      <w:r>
        <w:fldChar w:fldCharType="end"/>
      </w:r>
      <w:r>
        <w:fldChar w:fldCharType="end"/>
      </w:r>
    </w:p>
    <w:p w14:paraId="46AF39E1">
      <w:pPr>
        <w:pStyle w:val="13"/>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"_Toc199487236" </w:instrText>
      </w:r>
      <w:r>
        <w:fldChar w:fldCharType="separate"/>
      </w:r>
      <w:r>
        <w:rPr>
          <w:rStyle w:val="23"/>
          <w:rFonts w:ascii="Arial" w:hAnsi="Arial" w:cs="Arial"/>
          <w:b/>
          <w:kern w:val="0"/>
        </w:rPr>
        <w:t>第四条</w:t>
      </w:r>
      <w:r>
        <w:rPr>
          <w:rFonts w:ascii="等线" w:hAnsi="等线" w:eastAsia="等线" w:cs="黑体"/>
          <w:szCs w:val="22"/>
        </w:rPr>
        <w:tab/>
      </w:r>
      <w:r>
        <w:rPr>
          <w:rStyle w:val="23"/>
          <w:rFonts w:ascii="Arial" w:hAnsi="Arial" w:cs="Arial"/>
          <w:b/>
          <w:kern w:val="0"/>
        </w:rPr>
        <w:t>普通合伙人</w:t>
      </w:r>
      <w:r>
        <w:tab/>
      </w:r>
      <w:r>
        <w:fldChar w:fldCharType="begin"/>
      </w:r>
      <w:r>
        <w:instrText xml:space="preserve"> PAGEREF _Toc199487236 \h </w:instrText>
      </w:r>
      <w:r>
        <w:fldChar w:fldCharType="separate"/>
      </w:r>
      <w:r>
        <w:t>9</w:t>
      </w:r>
      <w:r>
        <w:fldChar w:fldCharType="end"/>
      </w:r>
      <w:r>
        <w:fldChar w:fldCharType="end"/>
      </w:r>
    </w:p>
    <w:p w14:paraId="7C7CC782">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"_Toc199487237" </w:instrText>
      </w:r>
      <w:r>
        <w:fldChar w:fldCharType="separate"/>
      </w:r>
      <w:r>
        <w:rPr>
          <w:rStyle w:val="23"/>
          <w:rFonts w:ascii="Arial" w:hAnsi="Arial" w:cs="Arial"/>
          <w:b/>
          <w:kern w:val="0"/>
        </w:rPr>
        <w:t>4.1</w:t>
      </w:r>
      <w:r>
        <w:rPr>
          <w:rFonts w:ascii="等线" w:hAnsi="等线" w:eastAsia="等线" w:cs="黑体"/>
          <w:szCs w:val="22"/>
        </w:rPr>
        <w:tab/>
      </w:r>
      <w:r>
        <w:rPr>
          <w:rStyle w:val="23"/>
          <w:rFonts w:ascii="Arial" w:hAnsi="Arial" w:cs="Arial"/>
          <w:b/>
          <w:kern w:val="0"/>
        </w:rPr>
        <w:t>普通合伙人的责任</w:t>
      </w:r>
      <w:r>
        <w:tab/>
      </w:r>
      <w:r>
        <w:fldChar w:fldCharType="begin"/>
      </w:r>
      <w:r>
        <w:instrText xml:space="preserve"> PAGEREF _Toc199487237 \h </w:instrText>
      </w:r>
      <w:r>
        <w:fldChar w:fldCharType="separate"/>
      </w:r>
      <w:r>
        <w:t>10</w:t>
      </w:r>
      <w:r>
        <w:fldChar w:fldCharType="end"/>
      </w:r>
      <w:r>
        <w:fldChar w:fldCharType="end"/>
      </w:r>
    </w:p>
    <w:p w14:paraId="1CEE5E4B">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"_Toc199487238" </w:instrText>
      </w:r>
      <w:r>
        <w:fldChar w:fldCharType="separate"/>
      </w:r>
      <w:r>
        <w:rPr>
          <w:rStyle w:val="23"/>
          <w:rFonts w:ascii="Arial" w:hAnsi="Arial" w:cs="Arial"/>
          <w:b/>
          <w:kern w:val="0"/>
        </w:rPr>
        <w:t>4.2</w:t>
      </w:r>
      <w:r>
        <w:rPr>
          <w:rFonts w:ascii="等线" w:hAnsi="等线" w:eastAsia="等线" w:cs="黑体"/>
          <w:szCs w:val="22"/>
        </w:rPr>
        <w:tab/>
      </w:r>
      <w:r>
        <w:rPr>
          <w:rStyle w:val="23"/>
          <w:rFonts w:ascii="Arial" w:hAnsi="Arial" w:cs="Arial"/>
          <w:b/>
          <w:kern w:val="0"/>
        </w:rPr>
        <w:t>执行事务合伙人</w:t>
      </w:r>
      <w:r>
        <w:tab/>
      </w:r>
      <w:r>
        <w:fldChar w:fldCharType="begin"/>
      </w:r>
      <w:r>
        <w:instrText xml:space="preserve"> PAGEREF _Toc199487238 \h </w:instrText>
      </w:r>
      <w:r>
        <w:fldChar w:fldCharType="separate"/>
      </w:r>
      <w:r>
        <w:t>10</w:t>
      </w:r>
      <w:r>
        <w:fldChar w:fldCharType="end"/>
      </w:r>
      <w:r>
        <w:fldChar w:fldCharType="end"/>
      </w:r>
    </w:p>
    <w:p w14:paraId="62626D7F">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"_Toc199487239" </w:instrText>
      </w:r>
      <w:r>
        <w:fldChar w:fldCharType="separate"/>
      </w:r>
      <w:r>
        <w:rPr>
          <w:rStyle w:val="23"/>
          <w:rFonts w:ascii="Arial" w:hAnsi="Arial" w:cs="Arial"/>
          <w:b/>
          <w:kern w:val="0"/>
        </w:rPr>
        <w:t>4.3</w:t>
      </w:r>
      <w:r>
        <w:rPr>
          <w:rFonts w:ascii="等线" w:hAnsi="等线" w:eastAsia="等线" w:cs="黑体"/>
          <w:szCs w:val="22"/>
        </w:rPr>
        <w:tab/>
      </w:r>
      <w:r>
        <w:rPr>
          <w:rStyle w:val="23"/>
          <w:rFonts w:ascii="Arial" w:hAnsi="Arial" w:cs="Arial"/>
          <w:b/>
          <w:kern w:val="0"/>
        </w:rPr>
        <w:t>执行合伙事务</w:t>
      </w:r>
      <w:r>
        <w:tab/>
      </w:r>
      <w:r>
        <w:fldChar w:fldCharType="begin"/>
      </w:r>
      <w:r>
        <w:instrText xml:space="preserve"> PAGEREF _Toc199487239 \h </w:instrText>
      </w:r>
      <w:r>
        <w:fldChar w:fldCharType="separate"/>
      </w:r>
      <w:r>
        <w:t>10</w:t>
      </w:r>
      <w:r>
        <w:fldChar w:fldCharType="end"/>
      </w:r>
      <w:r>
        <w:fldChar w:fldCharType="end"/>
      </w:r>
    </w:p>
    <w:p w14:paraId="0FE53472">
      <w:pPr>
        <w:pStyle w:val="13"/>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"_Toc199487240" </w:instrText>
      </w:r>
      <w:r>
        <w:fldChar w:fldCharType="separate"/>
      </w:r>
      <w:r>
        <w:rPr>
          <w:rStyle w:val="23"/>
          <w:rFonts w:ascii="Arial" w:hAnsi="Arial" w:cs="Arial"/>
          <w:b/>
          <w:kern w:val="0"/>
        </w:rPr>
        <w:t>第五条</w:t>
      </w:r>
      <w:r>
        <w:rPr>
          <w:rFonts w:ascii="等线" w:hAnsi="等线" w:eastAsia="等线" w:cs="黑体"/>
          <w:szCs w:val="22"/>
        </w:rPr>
        <w:tab/>
      </w:r>
      <w:r>
        <w:rPr>
          <w:rStyle w:val="23"/>
          <w:rFonts w:ascii="Arial" w:hAnsi="Arial" w:cs="Arial"/>
          <w:b/>
          <w:kern w:val="0"/>
        </w:rPr>
        <w:t>有限合伙人</w:t>
      </w:r>
      <w:r>
        <w:tab/>
      </w:r>
      <w:r>
        <w:fldChar w:fldCharType="begin"/>
      </w:r>
      <w:r>
        <w:instrText xml:space="preserve"> PAGEREF _Toc199487240 \h </w:instrText>
      </w:r>
      <w:r>
        <w:fldChar w:fldCharType="separate"/>
      </w:r>
      <w:r>
        <w:t>11</w:t>
      </w:r>
      <w:r>
        <w:fldChar w:fldCharType="end"/>
      </w:r>
      <w:r>
        <w:fldChar w:fldCharType="end"/>
      </w:r>
    </w:p>
    <w:p w14:paraId="3782008B">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"_Toc199487241" </w:instrText>
      </w:r>
      <w:r>
        <w:fldChar w:fldCharType="separate"/>
      </w:r>
      <w:r>
        <w:rPr>
          <w:rStyle w:val="23"/>
          <w:rFonts w:ascii="Arial" w:hAnsi="Arial" w:cs="Arial"/>
          <w:b/>
          <w:kern w:val="0"/>
        </w:rPr>
        <w:t>5.1</w:t>
      </w:r>
      <w:r>
        <w:rPr>
          <w:rFonts w:ascii="等线" w:hAnsi="等线" w:eastAsia="等线" w:cs="黑体"/>
          <w:szCs w:val="22"/>
        </w:rPr>
        <w:tab/>
      </w:r>
      <w:r>
        <w:rPr>
          <w:rStyle w:val="23"/>
          <w:rFonts w:ascii="Arial" w:hAnsi="Arial" w:cs="Arial"/>
          <w:b/>
          <w:kern w:val="0"/>
        </w:rPr>
        <w:t>普通合伙人的责任</w:t>
      </w:r>
      <w:r>
        <w:tab/>
      </w:r>
      <w:r>
        <w:fldChar w:fldCharType="begin"/>
      </w:r>
      <w:r>
        <w:instrText xml:space="preserve"> PAGEREF _Toc199487241 \h </w:instrText>
      </w:r>
      <w:r>
        <w:fldChar w:fldCharType="separate"/>
      </w:r>
      <w:r>
        <w:t>11</w:t>
      </w:r>
      <w:r>
        <w:fldChar w:fldCharType="end"/>
      </w:r>
      <w:r>
        <w:fldChar w:fldCharType="end"/>
      </w:r>
    </w:p>
    <w:p w14:paraId="79FB9AD6">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"_Toc199487242" </w:instrText>
      </w:r>
      <w:r>
        <w:fldChar w:fldCharType="separate"/>
      </w:r>
      <w:r>
        <w:rPr>
          <w:rStyle w:val="23"/>
          <w:rFonts w:ascii="Arial" w:hAnsi="Arial" w:cs="Arial"/>
          <w:b/>
          <w:kern w:val="0"/>
        </w:rPr>
        <w:t>5.2</w:t>
      </w:r>
      <w:r>
        <w:rPr>
          <w:rFonts w:ascii="等线" w:hAnsi="等线" w:eastAsia="等线" w:cs="黑体"/>
          <w:szCs w:val="22"/>
        </w:rPr>
        <w:tab/>
      </w:r>
      <w:r>
        <w:rPr>
          <w:rStyle w:val="23"/>
          <w:rFonts w:ascii="Arial" w:hAnsi="Arial" w:cs="Arial"/>
          <w:b/>
          <w:kern w:val="0"/>
        </w:rPr>
        <w:t>普通合伙人的权利</w:t>
      </w:r>
      <w:r>
        <w:tab/>
      </w:r>
      <w:r>
        <w:fldChar w:fldCharType="begin"/>
      </w:r>
      <w:r>
        <w:instrText xml:space="preserve"> PAGEREF _Toc199487242 \h </w:instrText>
      </w:r>
      <w:r>
        <w:fldChar w:fldCharType="separate"/>
      </w:r>
      <w:r>
        <w:t>11</w:t>
      </w:r>
      <w:r>
        <w:fldChar w:fldCharType="end"/>
      </w:r>
      <w:r>
        <w:fldChar w:fldCharType="end"/>
      </w:r>
    </w:p>
    <w:p w14:paraId="595471E8">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"_Toc199487243" </w:instrText>
      </w:r>
      <w:r>
        <w:fldChar w:fldCharType="separate"/>
      </w:r>
      <w:r>
        <w:rPr>
          <w:rStyle w:val="23"/>
          <w:rFonts w:ascii="Arial" w:hAnsi="Arial" w:cs="Arial"/>
          <w:b/>
          <w:kern w:val="0"/>
        </w:rPr>
        <w:t>5.3</w:t>
      </w:r>
      <w:r>
        <w:rPr>
          <w:rFonts w:ascii="等线" w:hAnsi="等线" w:eastAsia="等线" w:cs="黑体"/>
          <w:szCs w:val="22"/>
        </w:rPr>
        <w:tab/>
      </w:r>
      <w:r>
        <w:rPr>
          <w:rStyle w:val="23"/>
          <w:rFonts w:ascii="Arial" w:hAnsi="Arial" w:cs="Arial"/>
          <w:b/>
          <w:kern w:val="0"/>
        </w:rPr>
        <w:t>有限合伙人不执行合伙事务</w:t>
      </w:r>
      <w:r>
        <w:tab/>
      </w:r>
      <w:r>
        <w:fldChar w:fldCharType="begin"/>
      </w:r>
      <w:r>
        <w:instrText xml:space="preserve"> PAGEREF _Toc199487243 \h </w:instrText>
      </w:r>
      <w:r>
        <w:fldChar w:fldCharType="separate"/>
      </w:r>
      <w:r>
        <w:t>11</w:t>
      </w:r>
      <w:r>
        <w:fldChar w:fldCharType="end"/>
      </w:r>
      <w:r>
        <w:fldChar w:fldCharType="end"/>
      </w:r>
    </w:p>
    <w:p w14:paraId="1FFEAA42">
      <w:pPr>
        <w:pStyle w:val="13"/>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"_Toc199487244" </w:instrText>
      </w:r>
      <w:r>
        <w:fldChar w:fldCharType="separate"/>
      </w:r>
      <w:r>
        <w:rPr>
          <w:rStyle w:val="23"/>
          <w:rFonts w:ascii="Arial" w:hAnsi="Arial" w:cs="Arial"/>
          <w:b/>
          <w:kern w:val="0"/>
        </w:rPr>
        <w:t>第六条</w:t>
      </w:r>
      <w:r>
        <w:rPr>
          <w:rFonts w:ascii="等线" w:hAnsi="等线" w:eastAsia="等线" w:cs="黑体"/>
          <w:szCs w:val="22"/>
        </w:rPr>
        <w:tab/>
      </w:r>
      <w:r>
        <w:rPr>
          <w:rStyle w:val="23"/>
          <w:rFonts w:ascii="Arial" w:hAnsi="Arial" w:cs="Arial"/>
          <w:b/>
          <w:kern w:val="0"/>
        </w:rPr>
        <w:t>投资项目</w:t>
      </w:r>
      <w:r>
        <w:tab/>
      </w:r>
      <w:r>
        <w:fldChar w:fldCharType="begin"/>
      </w:r>
      <w:r>
        <w:instrText xml:space="preserve"> PAGEREF _Toc199487244 \h </w:instrText>
      </w:r>
      <w:r>
        <w:fldChar w:fldCharType="separate"/>
      </w:r>
      <w:r>
        <w:t>12</w:t>
      </w:r>
      <w:r>
        <w:fldChar w:fldCharType="end"/>
      </w:r>
      <w:r>
        <w:fldChar w:fldCharType="end"/>
      </w:r>
    </w:p>
    <w:p w14:paraId="5A7CE09F">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"_Toc199487245" </w:instrText>
      </w:r>
      <w:r>
        <w:fldChar w:fldCharType="separate"/>
      </w:r>
      <w:r>
        <w:rPr>
          <w:rStyle w:val="23"/>
          <w:rFonts w:ascii="Arial" w:hAnsi="Arial" w:cs="Arial"/>
          <w:b/>
          <w:kern w:val="0"/>
        </w:rPr>
        <w:t>6.1</w:t>
      </w:r>
      <w:r>
        <w:rPr>
          <w:rFonts w:ascii="等线" w:hAnsi="等线" w:eastAsia="等线" w:cs="黑体"/>
          <w:szCs w:val="22"/>
        </w:rPr>
        <w:tab/>
      </w:r>
      <w:r>
        <w:rPr>
          <w:rStyle w:val="23"/>
          <w:rFonts w:ascii="Arial" w:hAnsi="Arial" w:cs="Arial"/>
          <w:b/>
          <w:kern w:val="0"/>
        </w:rPr>
        <w:t>投资项目及投资领域</w:t>
      </w:r>
      <w:r>
        <w:tab/>
      </w:r>
      <w:r>
        <w:fldChar w:fldCharType="begin"/>
      </w:r>
      <w:r>
        <w:instrText xml:space="preserve"> PAGEREF _Toc199487245 \h </w:instrText>
      </w:r>
      <w:r>
        <w:fldChar w:fldCharType="separate"/>
      </w:r>
      <w:r>
        <w:t>12</w:t>
      </w:r>
      <w:r>
        <w:fldChar w:fldCharType="end"/>
      </w:r>
      <w:r>
        <w:fldChar w:fldCharType="end"/>
      </w:r>
    </w:p>
    <w:p w14:paraId="03D571FE">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"_Toc199487246" </w:instrText>
      </w:r>
      <w:r>
        <w:fldChar w:fldCharType="separate"/>
      </w:r>
      <w:r>
        <w:rPr>
          <w:rStyle w:val="23"/>
          <w:rFonts w:ascii="Arial" w:hAnsi="Arial" w:cs="Arial"/>
          <w:b/>
          <w:kern w:val="0"/>
        </w:rPr>
        <w:t>6.2</w:t>
      </w:r>
      <w:r>
        <w:rPr>
          <w:rFonts w:ascii="等线" w:hAnsi="等线" w:eastAsia="等线" w:cs="黑体"/>
          <w:szCs w:val="22"/>
        </w:rPr>
        <w:tab/>
      </w:r>
      <w:r>
        <w:rPr>
          <w:rStyle w:val="23"/>
          <w:rFonts w:ascii="Arial" w:hAnsi="Arial" w:cs="Arial"/>
          <w:b/>
          <w:kern w:val="0"/>
        </w:rPr>
        <w:t>投资决策和投后管理</w:t>
      </w:r>
      <w:r>
        <w:tab/>
      </w:r>
      <w:r>
        <w:fldChar w:fldCharType="begin"/>
      </w:r>
      <w:r>
        <w:instrText xml:space="preserve"> PAGEREF _Toc199487246 \h </w:instrText>
      </w:r>
      <w:r>
        <w:fldChar w:fldCharType="separate"/>
      </w:r>
      <w:r>
        <w:t>13</w:t>
      </w:r>
      <w:r>
        <w:fldChar w:fldCharType="end"/>
      </w:r>
      <w:r>
        <w:fldChar w:fldCharType="end"/>
      </w:r>
    </w:p>
    <w:p w14:paraId="173B1134">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"_Toc199487247" </w:instrText>
      </w:r>
      <w:r>
        <w:fldChar w:fldCharType="separate"/>
      </w:r>
      <w:r>
        <w:rPr>
          <w:rStyle w:val="23"/>
          <w:rFonts w:ascii="Arial" w:hAnsi="Arial" w:cs="Arial"/>
          <w:b/>
          <w:kern w:val="0"/>
        </w:rPr>
        <w:t>6.3</w:t>
      </w:r>
      <w:r>
        <w:rPr>
          <w:rFonts w:ascii="等线" w:hAnsi="等线" w:eastAsia="等线" w:cs="黑体"/>
          <w:szCs w:val="22"/>
        </w:rPr>
        <w:tab/>
      </w:r>
      <w:r>
        <w:rPr>
          <w:rStyle w:val="23"/>
          <w:rFonts w:ascii="Arial" w:hAnsi="Arial" w:cs="Arial"/>
          <w:b/>
          <w:kern w:val="0"/>
        </w:rPr>
        <w:t>退出方式</w:t>
      </w:r>
      <w:r>
        <w:tab/>
      </w:r>
      <w:r>
        <w:fldChar w:fldCharType="begin"/>
      </w:r>
      <w:r>
        <w:instrText xml:space="preserve"> PAGEREF _Toc199487247 \h </w:instrText>
      </w:r>
      <w:r>
        <w:fldChar w:fldCharType="separate"/>
      </w:r>
      <w:r>
        <w:t>13</w:t>
      </w:r>
      <w:r>
        <w:fldChar w:fldCharType="end"/>
      </w:r>
      <w:r>
        <w:fldChar w:fldCharType="end"/>
      </w:r>
    </w:p>
    <w:p w14:paraId="2D5D8B72">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"_Toc199487248" </w:instrText>
      </w:r>
      <w:r>
        <w:fldChar w:fldCharType="separate"/>
      </w:r>
      <w:r>
        <w:rPr>
          <w:rStyle w:val="23"/>
          <w:rFonts w:ascii="Arial" w:hAnsi="Arial" w:cs="Arial"/>
          <w:b/>
          <w:kern w:val="0"/>
        </w:rPr>
        <w:t>6.4</w:t>
      </w:r>
      <w:r>
        <w:rPr>
          <w:rFonts w:ascii="等线" w:hAnsi="等线" w:eastAsia="等线" w:cs="黑体"/>
          <w:szCs w:val="22"/>
        </w:rPr>
        <w:tab/>
      </w:r>
      <w:r>
        <w:rPr>
          <w:rStyle w:val="23"/>
          <w:rFonts w:ascii="Arial" w:hAnsi="Arial" w:cs="Arial"/>
          <w:b/>
          <w:kern w:val="0"/>
        </w:rPr>
        <w:t>被投项目未交割</w:t>
      </w:r>
      <w:r>
        <w:tab/>
      </w:r>
      <w:r>
        <w:fldChar w:fldCharType="begin"/>
      </w:r>
      <w:r>
        <w:instrText xml:space="preserve"> PAGEREF _Toc199487248 \h </w:instrText>
      </w:r>
      <w:r>
        <w:fldChar w:fldCharType="separate"/>
      </w:r>
      <w:r>
        <w:t>13</w:t>
      </w:r>
      <w:r>
        <w:fldChar w:fldCharType="end"/>
      </w:r>
      <w:r>
        <w:fldChar w:fldCharType="end"/>
      </w:r>
    </w:p>
    <w:p w14:paraId="472422F6">
      <w:pPr>
        <w:pStyle w:val="13"/>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"_Toc199487249" </w:instrText>
      </w:r>
      <w:r>
        <w:fldChar w:fldCharType="separate"/>
      </w:r>
      <w:r>
        <w:rPr>
          <w:rStyle w:val="23"/>
          <w:rFonts w:ascii="Arial" w:hAnsi="Arial" w:cs="Arial"/>
          <w:b/>
          <w:kern w:val="0"/>
        </w:rPr>
        <w:t>第七条</w:t>
      </w:r>
      <w:r>
        <w:rPr>
          <w:rFonts w:ascii="等线" w:hAnsi="等线" w:eastAsia="等线" w:cs="黑体"/>
          <w:szCs w:val="22"/>
        </w:rPr>
        <w:tab/>
      </w:r>
      <w:r>
        <w:rPr>
          <w:rStyle w:val="23"/>
          <w:rFonts w:ascii="Arial" w:hAnsi="Arial" w:cs="Arial"/>
          <w:b/>
          <w:kern w:val="0"/>
        </w:rPr>
        <w:t>费用和支出</w:t>
      </w:r>
      <w:r>
        <w:tab/>
      </w:r>
      <w:r>
        <w:fldChar w:fldCharType="begin"/>
      </w:r>
      <w:r>
        <w:instrText xml:space="preserve"> PAGEREF _Toc199487249 \h </w:instrText>
      </w:r>
      <w:r>
        <w:fldChar w:fldCharType="separate"/>
      </w:r>
      <w:r>
        <w:t>14</w:t>
      </w:r>
      <w:r>
        <w:fldChar w:fldCharType="end"/>
      </w:r>
      <w:r>
        <w:fldChar w:fldCharType="end"/>
      </w:r>
    </w:p>
    <w:p w14:paraId="539A3240">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"_Toc199487250" </w:instrText>
      </w:r>
      <w:r>
        <w:fldChar w:fldCharType="separate"/>
      </w:r>
      <w:r>
        <w:rPr>
          <w:rStyle w:val="23"/>
          <w:rFonts w:ascii="Arial" w:hAnsi="Arial" w:cs="Arial"/>
          <w:b/>
          <w:kern w:val="0"/>
        </w:rPr>
        <w:t>7.1</w:t>
      </w:r>
      <w:r>
        <w:rPr>
          <w:rFonts w:ascii="等线" w:hAnsi="等线" w:eastAsia="等线" w:cs="黑体"/>
          <w:szCs w:val="22"/>
        </w:rPr>
        <w:tab/>
      </w:r>
      <w:r>
        <w:rPr>
          <w:rStyle w:val="23"/>
          <w:rFonts w:ascii="Arial" w:hAnsi="Arial" w:cs="Arial"/>
          <w:b/>
          <w:kern w:val="0"/>
        </w:rPr>
        <w:t>费用承担</w:t>
      </w:r>
      <w:r>
        <w:tab/>
      </w:r>
      <w:r>
        <w:fldChar w:fldCharType="begin"/>
      </w:r>
      <w:r>
        <w:instrText xml:space="preserve"> PAGEREF _Toc199487250 \h </w:instrText>
      </w:r>
      <w:r>
        <w:fldChar w:fldCharType="separate"/>
      </w:r>
      <w:r>
        <w:t>14</w:t>
      </w:r>
      <w:r>
        <w:fldChar w:fldCharType="end"/>
      </w:r>
      <w:r>
        <w:fldChar w:fldCharType="end"/>
      </w:r>
    </w:p>
    <w:p w14:paraId="1F2AB996">
      <w:pPr>
        <w:pStyle w:val="13"/>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"_Toc199487251" </w:instrText>
      </w:r>
      <w:r>
        <w:fldChar w:fldCharType="separate"/>
      </w:r>
      <w:r>
        <w:rPr>
          <w:rStyle w:val="23"/>
          <w:rFonts w:ascii="Arial" w:hAnsi="Arial" w:cs="Arial"/>
          <w:b/>
          <w:kern w:val="0"/>
        </w:rPr>
        <w:t>第八条</w:t>
      </w:r>
      <w:r>
        <w:rPr>
          <w:rFonts w:ascii="等线" w:hAnsi="等线" w:eastAsia="等线" w:cs="黑体"/>
          <w:szCs w:val="22"/>
        </w:rPr>
        <w:tab/>
      </w:r>
      <w:r>
        <w:rPr>
          <w:rStyle w:val="23"/>
          <w:rFonts w:ascii="Arial" w:hAnsi="Arial" w:cs="Arial"/>
          <w:b/>
          <w:kern w:val="0"/>
        </w:rPr>
        <w:t>利润分配、亏损分担</w:t>
      </w:r>
      <w:r>
        <w:tab/>
      </w:r>
      <w:r>
        <w:fldChar w:fldCharType="begin"/>
      </w:r>
      <w:r>
        <w:instrText xml:space="preserve"> PAGEREF _Toc199487251 \h </w:instrText>
      </w:r>
      <w:r>
        <w:fldChar w:fldCharType="separate"/>
      </w:r>
      <w:r>
        <w:t>14</w:t>
      </w:r>
      <w:r>
        <w:fldChar w:fldCharType="end"/>
      </w:r>
      <w:r>
        <w:fldChar w:fldCharType="end"/>
      </w:r>
    </w:p>
    <w:p w14:paraId="498A0C6D">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"_Toc199487252" </w:instrText>
      </w:r>
      <w:r>
        <w:fldChar w:fldCharType="separate"/>
      </w:r>
      <w:r>
        <w:rPr>
          <w:rStyle w:val="23"/>
          <w:rFonts w:ascii="Arial" w:hAnsi="Arial" w:cs="Arial"/>
          <w:b/>
          <w:kern w:val="0"/>
        </w:rPr>
        <w:t>8.1</w:t>
      </w:r>
      <w:r>
        <w:rPr>
          <w:rFonts w:ascii="等线" w:hAnsi="等线" w:eastAsia="等线" w:cs="黑体"/>
          <w:szCs w:val="22"/>
        </w:rPr>
        <w:tab/>
      </w:r>
      <w:r>
        <w:rPr>
          <w:rStyle w:val="23"/>
          <w:rFonts w:ascii="Arial" w:hAnsi="Arial" w:cs="Arial"/>
          <w:b/>
          <w:kern w:val="0"/>
        </w:rPr>
        <w:t>收入来源</w:t>
      </w:r>
      <w:r>
        <w:tab/>
      </w:r>
      <w:r>
        <w:fldChar w:fldCharType="begin"/>
      </w:r>
      <w:r>
        <w:instrText xml:space="preserve"> PAGEREF _Toc199487252 \h </w:instrText>
      </w:r>
      <w:r>
        <w:fldChar w:fldCharType="separate"/>
      </w:r>
      <w:r>
        <w:t>14</w:t>
      </w:r>
      <w:r>
        <w:fldChar w:fldCharType="end"/>
      </w:r>
      <w:r>
        <w:fldChar w:fldCharType="end"/>
      </w:r>
    </w:p>
    <w:p w14:paraId="0D481B33">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"_Toc199487253" </w:instrText>
      </w:r>
      <w:r>
        <w:fldChar w:fldCharType="separate"/>
      </w:r>
      <w:r>
        <w:rPr>
          <w:rStyle w:val="23"/>
          <w:rFonts w:ascii="Arial" w:hAnsi="Arial" w:cs="Arial"/>
          <w:b/>
          <w:kern w:val="0"/>
        </w:rPr>
        <w:t>8.2</w:t>
      </w:r>
      <w:r>
        <w:rPr>
          <w:rFonts w:ascii="等线" w:hAnsi="等线" w:eastAsia="等线" w:cs="黑体"/>
          <w:szCs w:val="22"/>
        </w:rPr>
        <w:tab/>
      </w:r>
      <w:r>
        <w:rPr>
          <w:rStyle w:val="23"/>
          <w:rFonts w:ascii="Arial" w:hAnsi="Arial" w:cs="Arial"/>
          <w:b/>
          <w:kern w:val="0"/>
        </w:rPr>
        <w:t>可分配收入</w:t>
      </w:r>
      <w:r>
        <w:tab/>
      </w:r>
      <w:r>
        <w:fldChar w:fldCharType="begin"/>
      </w:r>
      <w:r>
        <w:instrText xml:space="preserve"> PAGEREF _Toc199487253 \h </w:instrText>
      </w:r>
      <w:r>
        <w:fldChar w:fldCharType="separate"/>
      </w:r>
      <w:r>
        <w:t>15</w:t>
      </w:r>
      <w:r>
        <w:fldChar w:fldCharType="end"/>
      </w:r>
      <w:r>
        <w:fldChar w:fldCharType="end"/>
      </w:r>
    </w:p>
    <w:p w14:paraId="7022D887">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"_Toc199487254" </w:instrText>
      </w:r>
      <w:r>
        <w:fldChar w:fldCharType="separate"/>
      </w:r>
      <w:r>
        <w:rPr>
          <w:rStyle w:val="23"/>
          <w:rFonts w:ascii="Arial" w:hAnsi="Arial" w:cs="Arial"/>
          <w:b/>
          <w:kern w:val="0"/>
        </w:rPr>
        <w:t>8.3</w:t>
      </w:r>
      <w:r>
        <w:rPr>
          <w:rFonts w:ascii="等线" w:hAnsi="等线" w:eastAsia="等线" w:cs="黑体"/>
          <w:szCs w:val="22"/>
        </w:rPr>
        <w:tab/>
      </w:r>
      <w:r>
        <w:rPr>
          <w:rStyle w:val="23"/>
          <w:rFonts w:ascii="Arial" w:hAnsi="Arial" w:cs="Arial"/>
          <w:b/>
          <w:kern w:val="0"/>
        </w:rPr>
        <w:t>现金分配</w:t>
      </w:r>
      <w:r>
        <w:tab/>
      </w:r>
      <w:r>
        <w:fldChar w:fldCharType="begin"/>
      </w:r>
      <w:r>
        <w:instrText xml:space="preserve"> PAGEREF _Toc199487254 \h </w:instrText>
      </w:r>
      <w:r>
        <w:fldChar w:fldCharType="separate"/>
      </w:r>
      <w:r>
        <w:t>15</w:t>
      </w:r>
      <w:r>
        <w:fldChar w:fldCharType="end"/>
      </w:r>
      <w:r>
        <w:fldChar w:fldCharType="end"/>
      </w:r>
    </w:p>
    <w:p w14:paraId="0B3D16F0">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"_Toc199487255" </w:instrText>
      </w:r>
      <w:r>
        <w:fldChar w:fldCharType="separate"/>
      </w:r>
      <w:r>
        <w:rPr>
          <w:rStyle w:val="23"/>
          <w:rFonts w:ascii="Arial" w:hAnsi="Arial" w:cs="Arial"/>
          <w:b/>
          <w:kern w:val="0"/>
        </w:rPr>
        <w:t>8.4</w:t>
      </w:r>
      <w:r>
        <w:rPr>
          <w:rFonts w:ascii="等线" w:hAnsi="等线" w:eastAsia="等线" w:cs="黑体"/>
          <w:szCs w:val="22"/>
        </w:rPr>
        <w:tab/>
      </w:r>
      <w:r>
        <w:rPr>
          <w:rStyle w:val="23"/>
          <w:rFonts w:ascii="Arial" w:hAnsi="Arial" w:cs="Arial"/>
          <w:b/>
        </w:rPr>
        <w:t>非现金分配</w:t>
      </w:r>
      <w:r>
        <w:tab/>
      </w:r>
      <w:r>
        <w:fldChar w:fldCharType="begin"/>
      </w:r>
      <w:r>
        <w:instrText xml:space="preserve"> PAGEREF _Toc199487255 \h </w:instrText>
      </w:r>
      <w:r>
        <w:fldChar w:fldCharType="separate"/>
      </w:r>
      <w:r>
        <w:t>15</w:t>
      </w:r>
      <w:r>
        <w:fldChar w:fldCharType="end"/>
      </w:r>
      <w:r>
        <w:fldChar w:fldCharType="end"/>
      </w:r>
    </w:p>
    <w:p w14:paraId="1C3D894F">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"_Toc199487256" </w:instrText>
      </w:r>
      <w:r>
        <w:fldChar w:fldCharType="separate"/>
      </w:r>
      <w:r>
        <w:rPr>
          <w:rStyle w:val="23"/>
          <w:rFonts w:ascii="Arial" w:hAnsi="Arial" w:cs="Arial"/>
          <w:b/>
          <w:kern w:val="0"/>
        </w:rPr>
        <w:t>8.5</w:t>
      </w:r>
      <w:r>
        <w:rPr>
          <w:rFonts w:ascii="等线" w:hAnsi="等线" w:eastAsia="等线" w:cs="黑体"/>
          <w:szCs w:val="22"/>
        </w:rPr>
        <w:tab/>
      </w:r>
      <w:r>
        <w:rPr>
          <w:rStyle w:val="23"/>
          <w:rFonts w:ascii="Arial" w:hAnsi="Arial" w:cs="Arial"/>
          <w:b/>
          <w:kern w:val="0"/>
        </w:rPr>
        <w:t>所得税</w:t>
      </w:r>
      <w:r>
        <w:tab/>
      </w:r>
      <w:r>
        <w:fldChar w:fldCharType="begin"/>
      </w:r>
      <w:r>
        <w:instrText xml:space="preserve"> PAGEREF _Toc199487256 \h </w:instrText>
      </w:r>
      <w:r>
        <w:fldChar w:fldCharType="separate"/>
      </w:r>
      <w:r>
        <w:t>16</w:t>
      </w:r>
      <w:r>
        <w:fldChar w:fldCharType="end"/>
      </w:r>
      <w:r>
        <w:fldChar w:fldCharType="end"/>
      </w:r>
    </w:p>
    <w:p w14:paraId="03122703">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"_Toc199487257" </w:instrText>
      </w:r>
      <w:r>
        <w:fldChar w:fldCharType="separate"/>
      </w:r>
      <w:r>
        <w:rPr>
          <w:rStyle w:val="23"/>
          <w:rFonts w:ascii="Arial" w:hAnsi="Arial" w:cs="Arial"/>
          <w:b/>
          <w:kern w:val="0"/>
        </w:rPr>
        <w:t>8.6</w:t>
      </w:r>
      <w:r>
        <w:rPr>
          <w:rFonts w:ascii="等线" w:hAnsi="等线" w:eastAsia="等线" w:cs="黑体"/>
          <w:szCs w:val="22"/>
        </w:rPr>
        <w:tab/>
      </w:r>
      <w:r>
        <w:rPr>
          <w:rStyle w:val="23"/>
          <w:rFonts w:ascii="Arial" w:hAnsi="Arial" w:cs="Arial"/>
          <w:b/>
          <w:kern w:val="0"/>
        </w:rPr>
        <w:t>亏损承担</w:t>
      </w:r>
      <w:r>
        <w:tab/>
      </w:r>
      <w:r>
        <w:fldChar w:fldCharType="begin"/>
      </w:r>
      <w:r>
        <w:instrText xml:space="preserve"> PAGEREF _Toc199487257 \h </w:instrText>
      </w:r>
      <w:r>
        <w:fldChar w:fldCharType="separate"/>
      </w:r>
      <w:r>
        <w:t>16</w:t>
      </w:r>
      <w:r>
        <w:fldChar w:fldCharType="end"/>
      </w:r>
      <w:r>
        <w:fldChar w:fldCharType="end"/>
      </w:r>
    </w:p>
    <w:p w14:paraId="5D06F74A">
      <w:pPr>
        <w:pStyle w:val="13"/>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"_Toc199487258" </w:instrText>
      </w:r>
      <w:r>
        <w:fldChar w:fldCharType="separate"/>
      </w:r>
      <w:r>
        <w:rPr>
          <w:rStyle w:val="23"/>
          <w:rFonts w:ascii="Arial" w:hAnsi="Arial" w:cs="Arial"/>
          <w:b/>
          <w:kern w:val="0"/>
        </w:rPr>
        <w:t>第九条</w:t>
      </w:r>
      <w:r>
        <w:rPr>
          <w:rFonts w:ascii="等线" w:hAnsi="等线" w:eastAsia="等线" w:cs="黑体"/>
          <w:szCs w:val="22"/>
        </w:rPr>
        <w:tab/>
      </w:r>
      <w:r>
        <w:rPr>
          <w:rStyle w:val="23"/>
          <w:rFonts w:ascii="Arial" w:hAnsi="Arial" w:cs="Arial"/>
          <w:b/>
          <w:kern w:val="0"/>
        </w:rPr>
        <w:t>入伙、退伙及合伙份额的处置</w:t>
      </w:r>
      <w:r>
        <w:tab/>
      </w:r>
      <w:r>
        <w:fldChar w:fldCharType="begin"/>
      </w:r>
      <w:r>
        <w:instrText xml:space="preserve"> PAGEREF _Toc199487258 \h </w:instrText>
      </w:r>
      <w:r>
        <w:fldChar w:fldCharType="separate"/>
      </w:r>
      <w:r>
        <w:t>16</w:t>
      </w:r>
      <w:r>
        <w:fldChar w:fldCharType="end"/>
      </w:r>
      <w:r>
        <w:fldChar w:fldCharType="end"/>
      </w:r>
    </w:p>
    <w:p w14:paraId="6F81331D">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"_Toc199487259" </w:instrText>
      </w:r>
      <w:r>
        <w:fldChar w:fldCharType="separate"/>
      </w:r>
      <w:r>
        <w:rPr>
          <w:rStyle w:val="23"/>
          <w:rFonts w:ascii="Arial" w:hAnsi="Arial" w:cs="Arial"/>
          <w:b/>
          <w:kern w:val="0"/>
        </w:rPr>
        <w:t>9.1</w:t>
      </w:r>
      <w:r>
        <w:rPr>
          <w:rFonts w:ascii="等线" w:hAnsi="等线" w:eastAsia="等线" w:cs="黑体"/>
          <w:szCs w:val="22"/>
        </w:rPr>
        <w:tab/>
      </w:r>
      <w:r>
        <w:rPr>
          <w:rStyle w:val="23"/>
          <w:rFonts w:ascii="Arial" w:hAnsi="Arial" w:cs="Arial"/>
          <w:b/>
          <w:kern w:val="0"/>
        </w:rPr>
        <w:t>合伙人入伙</w:t>
      </w:r>
      <w:r>
        <w:tab/>
      </w:r>
      <w:r>
        <w:fldChar w:fldCharType="begin"/>
      </w:r>
      <w:r>
        <w:instrText xml:space="preserve"> PAGEREF _Toc199487259 \h </w:instrText>
      </w:r>
      <w:r>
        <w:fldChar w:fldCharType="separate"/>
      </w:r>
      <w:r>
        <w:t>16</w:t>
      </w:r>
      <w:r>
        <w:fldChar w:fldCharType="end"/>
      </w:r>
      <w:r>
        <w:fldChar w:fldCharType="end"/>
      </w:r>
    </w:p>
    <w:p w14:paraId="7BF8F3C1">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"_Toc199487260" </w:instrText>
      </w:r>
      <w:r>
        <w:fldChar w:fldCharType="separate"/>
      </w:r>
      <w:r>
        <w:rPr>
          <w:rStyle w:val="23"/>
          <w:rFonts w:ascii="Arial" w:hAnsi="Arial" w:cs="Arial"/>
          <w:b/>
          <w:kern w:val="0"/>
        </w:rPr>
        <w:t>9.2</w:t>
      </w:r>
      <w:r>
        <w:rPr>
          <w:rFonts w:ascii="等线" w:hAnsi="等线" w:eastAsia="等线" w:cs="黑体"/>
          <w:szCs w:val="22"/>
        </w:rPr>
        <w:tab/>
      </w:r>
      <w:r>
        <w:rPr>
          <w:rStyle w:val="23"/>
          <w:rFonts w:ascii="Arial" w:hAnsi="Arial" w:cs="Arial"/>
          <w:b/>
          <w:kern w:val="0"/>
        </w:rPr>
        <w:t>合伙人退伙</w:t>
      </w:r>
      <w:r>
        <w:tab/>
      </w:r>
      <w:r>
        <w:fldChar w:fldCharType="begin"/>
      </w:r>
      <w:r>
        <w:instrText xml:space="preserve"> PAGEREF _Toc199487260 \h </w:instrText>
      </w:r>
      <w:r>
        <w:fldChar w:fldCharType="separate"/>
      </w:r>
      <w:r>
        <w:t>16</w:t>
      </w:r>
      <w:r>
        <w:fldChar w:fldCharType="end"/>
      </w:r>
      <w:r>
        <w:fldChar w:fldCharType="end"/>
      </w:r>
    </w:p>
    <w:p w14:paraId="60B520AD">
      <w:pPr>
        <w:pStyle w:val="14"/>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"_Toc199487261" </w:instrText>
      </w:r>
      <w:r>
        <w:fldChar w:fldCharType="separate"/>
      </w:r>
      <w:r>
        <w:rPr>
          <w:rStyle w:val="23"/>
          <w:rFonts w:ascii="Arial" w:hAnsi="Arial" w:cs="Arial"/>
          <w:b/>
          <w:kern w:val="0"/>
        </w:rPr>
        <w:t>9.3</w:t>
      </w:r>
      <w:r>
        <w:rPr>
          <w:rFonts w:ascii="等线" w:hAnsi="等线" w:eastAsia="等线" w:cs="黑体"/>
          <w:szCs w:val="22"/>
        </w:rPr>
        <w:tab/>
      </w:r>
      <w:r>
        <w:rPr>
          <w:rStyle w:val="23"/>
          <w:rFonts w:ascii="Arial" w:hAnsi="Arial" w:cs="Arial"/>
          <w:b/>
          <w:kern w:val="0"/>
        </w:rPr>
        <w:t>投资期限届满后的合伙份额处置</w:t>
      </w:r>
      <w:r>
        <w:tab/>
      </w:r>
      <w:r>
        <w:fldChar w:fldCharType="begin"/>
      </w:r>
      <w:r>
        <w:instrText xml:space="preserve"> PAGEREF _Toc199487261 \h </w:instrText>
      </w:r>
      <w:r>
        <w:fldChar w:fldCharType="separate"/>
      </w:r>
      <w:r>
        <w:t>17</w:t>
      </w:r>
      <w:r>
        <w:fldChar w:fldCharType="end"/>
      </w:r>
      <w:r>
        <w:fldChar w:fldCharType="end"/>
      </w:r>
    </w:p>
    <w:p w14:paraId="7C4D6F76">
      <w:pPr>
        <w:pStyle w:val="13"/>
        <w:tabs>
          <w:tab w:val="left" w:pos="105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"_Toc199487262" </w:instrText>
      </w:r>
      <w:r>
        <w:fldChar w:fldCharType="separate"/>
      </w:r>
      <w:r>
        <w:rPr>
          <w:rStyle w:val="23"/>
          <w:rFonts w:ascii="Arial" w:hAnsi="Arial" w:cs="Arial"/>
          <w:b/>
          <w:kern w:val="0"/>
        </w:rPr>
        <w:t>第十条</w:t>
      </w:r>
      <w:r>
        <w:rPr>
          <w:rFonts w:ascii="等线" w:hAnsi="等线" w:eastAsia="等线" w:cs="黑体"/>
          <w:szCs w:val="22"/>
        </w:rPr>
        <w:tab/>
      </w:r>
      <w:r>
        <w:rPr>
          <w:rStyle w:val="23"/>
          <w:rFonts w:ascii="Arial" w:hAnsi="Arial" w:cs="Arial"/>
          <w:b/>
          <w:kern w:val="0"/>
        </w:rPr>
        <w:t>合伙人会议</w:t>
      </w:r>
      <w:r>
        <w:tab/>
      </w:r>
      <w:r>
        <w:fldChar w:fldCharType="begin"/>
      </w:r>
      <w:r>
        <w:instrText xml:space="preserve"> PAGEREF _Toc199487262 \h </w:instrText>
      </w:r>
      <w:r>
        <w:fldChar w:fldCharType="separate"/>
      </w:r>
      <w:r>
        <w:t>19</w:t>
      </w:r>
      <w:r>
        <w:fldChar w:fldCharType="end"/>
      </w:r>
      <w:r>
        <w:fldChar w:fldCharType="end"/>
      </w:r>
    </w:p>
    <w:p w14:paraId="24C885FA">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"_Toc199487263" </w:instrText>
      </w:r>
      <w:r>
        <w:fldChar w:fldCharType="separate"/>
      </w:r>
      <w:r>
        <w:rPr>
          <w:rStyle w:val="23"/>
          <w:rFonts w:ascii="Arial" w:hAnsi="Arial" w:cs="Arial"/>
          <w:b/>
          <w:lang w:val="zh-CN"/>
        </w:rPr>
        <w:t>10.1</w:t>
      </w:r>
      <w:r>
        <w:rPr>
          <w:rFonts w:ascii="等线" w:hAnsi="等线" w:eastAsia="等线" w:cs="黑体"/>
          <w:szCs w:val="22"/>
        </w:rPr>
        <w:tab/>
      </w:r>
      <w:r>
        <w:rPr>
          <w:rStyle w:val="23"/>
          <w:rFonts w:ascii="Arial" w:hAnsi="Arial" w:cs="Arial"/>
          <w:b/>
        </w:rPr>
        <w:t>合伙人会议</w:t>
      </w:r>
      <w:r>
        <w:tab/>
      </w:r>
      <w:r>
        <w:fldChar w:fldCharType="begin"/>
      </w:r>
      <w:r>
        <w:instrText xml:space="preserve"> PAGEREF _Toc199487263 \h </w:instrText>
      </w:r>
      <w:r>
        <w:fldChar w:fldCharType="separate"/>
      </w:r>
      <w:r>
        <w:t>19</w:t>
      </w:r>
      <w:r>
        <w:fldChar w:fldCharType="end"/>
      </w:r>
      <w:r>
        <w:fldChar w:fldCharType="end"/>
      </w:r>
    </w:p>
    <w:p w14:paraId="00E71E71">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"_Toc199487264" </w:instrText>
      </w:r>
      <w:r>
        <w:fldChar w:fldCharType="separate"/>
      </w:r>
      <w:r>
        <w:rPr>
          <w:rStyle w:val="23"/>
          <w:rFonts w:ascii="Arial" w:hAnsi="Arial" w:cs="Arial"/>
          <w:b/>
        </w:rPr>
        <w:t>10.2</w:t>
      </w:r>
      <w:r>
        <w:rPr>
          <w:rFonts w:ascii="等线" w:hAnsi="等线" w:eastAsia="等线" w:cs="黑体"/>
          <w:szCs w:val="22"/>
        </w:rPr>
        <w:tab/>
      </w:r>
      <w:r>
        <w:rPr>
          <w:rStyle w:val="23"/>
          <w:rFonts w:ascii="Arial" w:hAnsi="Arial" w:cs="Arial"/>
          <w:b/>
        </w:rPr>
        <w:t>合伙人会议的召开</w:t>
      </w:r>
      <w:r>
        <w:tab/>
      </w:r>
      <w:r>
        <w:fldChar w:fldCharType="begin"/>
      </w:r>
      <w:r>
        <w:instrText xml:space="preserve"> PAGEREF _Toc199487264 \h </w:instrText>
      </w:r>
      <w:r>
        <w:fldChar w:fldCharType="separate"/>
      </w:r>
      <w:r>
        <w:t>19</w:t>
      </w:r>
      <w:r>
        <w:fldChar w:fldCharType="end"/>
      </w:r>
      <w:r>
        <w:fldChar w:fldCharType="end"/>
      </w:r>
    </w:p>
    <w:p w14:paraId="44AE91AE">
      <w:pPr>
        <w:pStyle w:val="13"/>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"_Toc199487265" </w:instrText>
      </w:r>
      <w:r>
        <w:fldChar w:fldCharType="separate"/>
      </w:r>
      <w:r>
        <w:rPr>
          <w:rStyle w:val="23"/>
          <w:rFonts w:ascii="Arial" w:hAnsi="Arial" w:cs="Arial"/>
          <w:b/>
          <w:kern w:val="0"/>
        </w:rPr>
        <w:t>第十一条</w:t>
      </w:r>
      <w:r>
        <w:rPr>
          <w:rFonts w:ascii="等线" w:hAnsi="等线" w:eastAsia="等线" w:cs="黑体"/>
          <w:szCs w:val="22"/>
        </w:rPr>
        <w:tab/>
      </w:r>
      <w:r>
        <w:rPr>
          <w:rStyle w:val="23"/>
          <w:rFonts w:ascii="Arial" w:hAnsi="Arial" w:cs="Arial"/>
          <w:b/>
          <w:kern w:val="0"/>
        </w:rPr>
        <w:t>财务会计制度及报告</w:t>
      </w:r>
      <w:r>
        <w:tab/>
      </w:r>
      <w:r>
        <w:fldChar w:fldCharType="begin"/>
      </w:r>
      <w:r>
        <w:instrText xml:space="preserve"> PAGEREF _Toc199487265 \h </w:instrText>
      </w:r>
      <w:r>
        <w:fldChar w:fldCharType="separate"/>
      </w:r>
      <w:r>
        <w:t>20</w:t>
      </w:r>
      <w:r>
        <w:fldChar w:fldCharType="end"/>
      </w:r>
      <w:r>
        <w:fldChar w:fldCharType="end"/>
      </w:r>
    </w:p>
    <w:p w14:paraId="73A1D384">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"_Toc199487266" </w:instrText>
      </w:r>
      <w:r>
        <w:fldChar w:fldCharType="separate"/>
      </w:r>
      <w:r>
        <w:rPr>
          <w:rStyle w:val="23"/>
          <w:rFonts w:ascii="Arial" w:hAnsi="Arial" w:cs="Arial"/>
          <w:b/>
        </w:rPr>
        <w:t>11.1</w:t>
      </w:r>
      <w:r>
        <w:rPr>
          <w:rFonts w:ascii="等线" w:hAnsi="等线" w:eastAsia="等线" w:cs="黑体"/>
          <w:szCs w:val="22"/>
        </w:rPr>
        <w:tab/>
      </w:r>
      <w:r>
        <w:rPr>
          <w:rStyle w:val="23"/>
          <w:rFonts w:ascii="Arial" w:hAnsi="Arial" w:cs="Arial"/>
          <w:b/>
        </w:rPr>
        <w:t>记账</w:t>
      </w:r>
      <w:r>
        <w:tab/>
      </w:r>
      <w:r>
        <w:fldChar w:fldCharType="begin"/>
      </w:r>
      <w:r>
        <w:instrText xml:space="preserve"> PAGEREF _Toc199487266 \h </w:instrText>
      </w:r>
      <w:r>
        <w:fldChar w:fldCharType="separate"/>
      </w:r>
      <w:r>
        <w:t>20</w:t>
      </w:r>
      <w:r>
        <w:fldChar w:fldCharType="end"/>
      </w:r>
      <w:r>
        <w:fldChar w:fldCharType="end"/>
      </w:r>
    </w:p>
    <w:p w14:paraId="1D35F6DA">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"_Toc199487267" </w:instrText>
      </w:r>
      <w:r>
        <w:fldChar w:fldCharType="separate"/>
      </w:r>
      <w:r>
        <w:rPr>
          <w:rStyle w:val="23"/>
          <w:rFonts w:ascii="Arial" w:hAnsi="Arial" w:cs="Arial"/>
          <w:b/>
        </w:rPr>
        <w:t>11.2</w:t>
      </w:r>
      <w:r>
        <w:rPr>
          <w:rFonts w:ascii="等线" w:hAnsi="等线" w:eastAsia="等线" w:cs="黑体"/>
          <w:szCs w:val="22"/>
        </w:rPr>
        <w:tab/>
      </w:r>
      <w:r>
        <w:rPr>
          <w:rStyle w:val="23"/>
          <w:rFonts w:ascii="Arial" w:hAnsi="Arial" w:cs="Arial"/>
          <w:b/>
        </w:rPr>
        <w:t>会计年度</w:t>
      </w:r>
      <w:r>
        <w:tab/>
      </w:r>
      <w:r>
        <w:fldChar w:fldCharType="begin"/>
      </w:r>
      <w:r>
        <w:instrText xml:space="preserve"> PAGEREF _Toc199487267 \h </w:instrText>
      </w:r>
      <w:r>
        <w:fldChar w:fldCharType="separate"/>
      </w:r>
      <w:r>
        <w:t>20</w:t>
      </w:r>
      <w:r>
        <w:fldChar w:fldCharType="end"/>
      </w:r>
      <w:r>
        <w:fldChar w:fldCharType="end"/>
      </w:r>
    </w:p>
    <w:p w14:paraId="37702E02">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"_Toc199487268" </w:instrText>
      </w:r>
      <w:r>
        <w:fldChar w:fldCharType="separate"/>
      </w:r>
      <w:r>
        <w:rPr>
          <w:rStyle w:val="23"/>
          <w:rFonts w:ascii="Arial" w:hAnsi="Arial" w:cs="Arial"/>
          <w:b/>
        </w:rPr>
        <w:t>11.3</w:t>
      </w:r>
      <w:r>
        <w:rPr>
          <w:rFonts w:ascii="等线" w:hAnsi="等线" w:eastAsia="等线" w:cs="黑体"/>
          <w:szCs w:val="22"/>
        </w:rPr>
        <w:tab/>
      </w:r>
      <w:r>
        <w:rPr>
          <w:rStyle w:val="23"/>
          <w:rFonts w:ascii="Arial" w:hAnsi="Arial" w:cs="Arial"/>
          <w:b/>
        </w:rPr>
        <w:t>审计</w:t>
      </w:r>
      <w:r>
        <w:tab/>
      </w:r>
      <w:r>
        <w:fldChar w:fldCharType="begin"/>
      </w:r>
      <w:r>
        <w:instrText xml:space="preserve"> PAGEREF _Toc199487268 \h </w:instrText>
      </w:r>
      <w:r>
        <w:fldChar w:fldCharType="separate"/>
      </w:r>
      <w:r>
        <w:t>20</w:t>
      </w:r>
      <w:r>
        <w:fldChar w:fldCharType="end"/>
      </w:r>
      <w:r>
        <w:fldChar w:fldCharType="end"/>
      </w:r>
    </w:p>
    <w:p w14:paraId="784CA3C5">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"_Toc199487269" </w:instrText>
      </w:r>
      <w:r>
        <w:fldChar w:fldCharType="separate"/>
      </w:r>
      <w:r>
        <w:rPr>
          <w:rStyle w:val="23"/>
          <w:rFonts w:ascii="Arial" w:hAnsi="Arial" w:cs="Arial"/>
          <w:b/>
        </w:rPr>
        <w:t>11.4</w:t>
      </w:r>
      <w:r>
        <w:rPr>
          <w:rFonts w:ascii="等线" w:hAnsi="等线" w:eastAsia="等线" w:cs="黑体"/>
          <w:szCs w:val="22"/>
        </w:rPr>
        <w:tab/>
      </w:r>
      <w:r>
        <w:rPr>
          <w:rStyle w:val="23"/>
          <w:rFonts w:ascii="Arial" w:hAnsi="Arial" w:cs="Arial"/>
          <w:b/>
        </w:rPr>
        <w:t>报告</w:t>
      </w:r>
      <w:r>
        <w:tab/>
      </w:r>
      <w:r>
        <w:fldChar w:fldCharType="begin"/>
      </w:r>
      <w:r>
        <w:instrText xml:space="preserve"> PAGEREF _Toc199487269 \h </w:instrText>
      </w:r>
      <w:r>
        <w:fldChar w:fldCharType="separate"/>
      </w:r>
      <w:r>
        <w:t>20</w:t>
      </w:r>
      <w:r>
        <w:fldChar w:fldCharType="end"/>
      </w:r>
      <w:r>
        <w:fldChar w:fldCharType="end"/>
      </w:r>
    </w:p>
    <w:p w14:paraId="220FC50E">
      <w:pPr>
        <w:pStyle w:val="13"/>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"_Toc199487270" </w:instrText>
      </w:r>
      <w:r>
        <w:fldChar w:fldCharType="separate"/>
      </w:r>
      <w:r>
        <w:rPr>
          <w:rStyle w:val="23"/>
          <w:rFonts w:ascii="Arial" w:hAnsi="Arial" w:cs="Arial"/>
          <w:b/>
          <w:kern w:val="0"/>
        </w:rPr>
        <w:t>第十二条</w:t>
      </w:r>
      <w:r>
        <w:rPr>
          <w:rFonts w:ascii="等线" w:hAnsi="等线" w:eastAsia="等线" w:cs="黑体"/>
          <w:szCs w:val="22"/>
        </w:rPr>
        <w:tab/>
      </w:r>
      <w:r>
        <w:rPr>
          <w:rStyle w:val="23"/>
          <w:rFonts w:ascii="Arial" w:hAnsi="Arial" w:cs="Arial"/>
          <w:b/>
          <w:kern w:val="0"/>
        </w:rPr>
        <w:t>违约责任</w:t>
      </w:r>
      <w:r>
        <w:tab/>
      </w:r>
      <w:r>
        <w:fldChar w:fldCharType="begin"/>
      </w:r>
      <w:r>
        <w:instrText xml:space="preserve"> PAGEREF _Toc199487270 \h </w:instrText>
      </w:r>
      <w:r>
        <w:fldChar w:fldCharType="separate"/>
      </w:r>
      <w:r>
        <w:t>21</w:t>
      </w:r>
      <w:r>
        <w:fldChar w:fldCharType="end"/>
      </w:r>
      <w:r>
        <w:fldChar w:fldCharType="end"/>
      </w:r>
    </w:p>
    <w:p w14:paraId="79033C24">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"_Toc199487271" </w:instrText>
      </w:r>
      <w:r>
        <w:fldChar w:fldCharType="separate"/>
      </w:r>
      <w:r>
        <w:rPr>
          <w:rStyle w:val="23"/>
          <w:rFonts w:ascii="Arial" w:hAnsi="Arial" w:cs="Arial"/>
          <w:b/>
        </w:rPr>
        <w:t>12.1</w:t>
      </w:r>
      <w:r>
        <w:rPr>
          <w:rFonts w:ascii="等线" w:hAnsi="等线" w:eastAsia="等线" w:cs="黑体"/>
          <w:szCs w:val="22"/>
        </w:rPr>
        <w:tab/>
      </w:r>
      <w:r>
        <w:rPr>
          <w:rStyle w:val="23"/>
          <w:rFonts w:ascii="Arial" w:hAnsi="Arial" w:cs="Arial"/>
          <w:b/>
        </w:rPr>
        <w:t>违约责任</w:t>
      </w:r>
      <w:r>
        <w:tab/>
      </w:r>
      <w:r>
        <w:fldChar w:fldCharType="begin"/>
      </w:r>
      <w:r>
        <w:instrText xml:space="preserve"> PAGEREF _Toc199487271 \h </w:instrText>
      </w:r>
      <w:r>
        <w:fldChar w:fldCharType="separate"/>
      </w:r>
      <w:r>
        <w:t>21</w:t>
      </w:r>
      <w:r>
        <w:fldChar w:fldCharType="end"/>
      </w:r>
      <w:r>
        <w:fldChar w:fldCharType="end"/>
      </w:r>
    </w:p>
    <w:p w14:paraId="5DFC60D5">
      <w:pPr>
        <w:pStyle w:val="13"/>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"_Toc199487272" </w:instrText>
      </w:r>
      <w:r>
        <w:fldChar w:fldCharType="separate"/>
      </w:r>
      <w:r>
        <w:rPr>
          <w:rStyle w:val="23"/>
          <w:rFonts w:ascii="Arial" w:hAnsi="Arial" w:cs="Arial"/>
          <w:b/>
          <w:kern w:val="0"/>
        </w:rPr>
        <w:t>第十三条</w:t>
      </w:r>
      <w:r>
        <w:rPr>
          <w:rFonts w:ascii="等线" w:hAnsi="等线" w:eastAsia="等线" w:cs="黑体"/>
          <w:szCs w:val="22"/>
        </w:rPr>
        <w:tab/>
      </w:r>
      <w:r>
        <w:rPr>
          <w:rStyle w:val="23"/>
          <w:rFonts w:ascii="Arial" w:hAnsi="Arial" w:cs="Arial"/>
          <w:b/>
          <w:kern w:val="0"/>
        </w:rPr>
        <w:t>争议解决办法</w:t>
      </w:r>
      <w:r>
        <w:tab/>
      </w:r>
      <w:r>
        <w:fldChar w:fldCharType="begin"/>
      </w:r>
      <w:r>
        <w:instrText xml:space="preserve"> PAGEREF _Toc199487272 \h </w:instrText>
      </w:r>
      <w:r>
        <w:fldChar w:fldCharType="separate"/>
      </w:r>
      <w:r>
        <w:t>21</w:t>
      </w:r>
      <w:r>
        <w:fldChar w:fldCharType="end"/>
      </w:r>
      <w:r>
        <w:fldChar w:fldCharType="end"/>
      </w:r>
    </w:p>
    <w:p w14:paraId="4E3B056F">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"_Toc199487273" </w:instrText>
      </w:r>
      <w:r>
        <w:fldChar w:fldCharType="separate"/>
      </w:r>
      <w:r>
        <w:rPr>
          <w:rStyle w:val="23"/>
          <w:rFonts w:ascii="Arial" w:hAnsi="Arial" w:cs="Arial"/>
          <w:b/>
        </w:rPr>
        <w:t>13.1</w:t>
      </w:r>
      <w:r>
        <w:rPr>
          <w:rFonts w:ascii="等线" w:hAnsi="等线" w:eastAsia="等线" w:cs="黑体"/>
          <w:szCs w:val="22"/>
        </w:rPr>
        <w:tab/>
      </w:r>
      <w:r>
        <w:rPr>
          <w:rStyle w:val="23"/>
          <w:rFonts w:ascii="Arial" w:hAnsi="Arial" w:cs="Arial"/>
          <w:b/>
        </w:rPr>
        <w:t>争议解决</w:t>
      </w:r>
      <w:r>
        <w:tab/>
      </w:r>
      <w:r>
        <w:fldChar w:fldCharType="begin"/>
      </w:r>
      <w:r>
        <w:instrText xml:space="preserve"> PAGEREF _Toc199487273 \h </w:instrText>
      </w:r>
      <w:r>
        <w:fldChar w:fldCharType="separate"/>
      </w:r>
      <w:r>
        <w:t>21</w:t>
      </w:r>
      <w:r>
        <w:fldChar w:fldCharType="end"/>
      </w:r>
      <w:r>
        <w:fldChar w:fldCharType="end"/>
      </w:r>
    </w:p>
    <w:p w14:paraId="6521F7DF">
      <w:pPr>
        <w:pStyle w:val="13"/>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"_Toc199487274" </w:instrText>
      </w:r>
      <w:r>
        <w:fldChar w:fldCharType="separate"/>
      </w:r>
      <w:r>
        <w:rPr>
          <w:rStyle w:val="23"/>
          <w:rFonts w:ascii="Arial" w:hAnsi="Arial" w:cs="Arial"/>
          <w:b/>
          <w:kern w:val="0"/>
        </w:rPr>
        <w:t>第十四条</w:t>
      </w:r>
      <w:r>
        <w:rPr>
          <w:rFonts w:ascii="等线" w:hAnsi="等线" w:eastAsia="等线" w:cs="黑体"/>
          <w:szCs w:val="22"/>
        </w:rPr>
        <w:tab/>
      </w:r>
      <w:r>
        <w:rPr>
          <w:rStyle w:val="23"/>
          <w:rFonts w:ascii="Arial" w:hAnsi="Arial" w:cs="Arial"/>
          <w:b/>
          <w:kern w:val="0"/>
        </w:rPr>
        <w:t>合伙企业的解散与清算</w:t>
      </w:r>
      <w:r>
        <w:tab/>
      </w:r>
      <w:r>
        <w:fldChar w:fldCharType="begin"/>
      </w:r>
      <w:r>
        <w:instrText xml:space="preserve"> PAGEREF _Toc199487274 \h </w:instrText>
      </w:r>
      <w:r>
        <w:fldChar w:fldCharType="separate"/>
      </w:r>
      <w:r>
        <w:t>22</w:t>
      </w:r>
      <w:r>
        <w:fldChar w:fldCharType="end"/>
      </w:r>
      <w:r>
        <w:fldChar w:fldCharType="end"/>
      </w:r>
    </w:p>
    <w:p w14:paraId="18D9E659">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"_Toc199487275" </w:instrText>
      </w:r>
      <w:r>
        <w:fldChar w:fldCharType="separate"/>
      </w:r>
      <w:r>
        <w:rPr>
          <w:rStyle w:val="23"/>
          <w:rFonts w:ascii="Arial" w:hAnsi="Arial" w:cs="Arial"/>
          <w:b/>
        </w:rPr>
        <w:t>14.1</w:t>
      </w:r>
      <w:r>
        <w:rPr>
          <w:rFonts w:ascii="等线" w:hAnsi="等线" w:eastAsia="等线" w:cs="黑体"/>
          <w:szCs w:val="22"/>
        </w:rPr>
        <w:tab/>
      </w:r>
      <w:r>
        <w:rPr>
          <w:rStyle w:val="23"/>
          <w:rFonts w:ascii="Arial" w:hAnsi="Arial" w:cs="Arial"/>
          <w:b/>
        </w:rPr>
        <w:t>解散</w:t>
      </w:r>
      <w:r>
        <w:tab/>
      </w:r>
      <w:r>
        <w:fldChar w:fldCharType="begin"/>
      </w:r>
      <w:r>
        <w:instrText xml:space="preserve"> PAGEREF _Toc199487275 \h </w:instrText>
      </w:r>
      <w:r>
        <w:fldChar w:fldCharType="separate"/>
      </w:r>
      <w:r>
        <w:t>22</w:t>
      </w:r>
      <w:r>
        <w:fldChar w:fldCharType="end"/>
      </w:r>
      <w:r>
        <w:fldChar w:fldCharType="end"/>
      </w:r>
    </w:p>
    <w:p w14:paraId="40654D2A">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"_Toc199487276" </w:instrText>
      </w:r>
      <w:r>
        <w:fldChar w:fldCharType="separate"/>
      </w:r>
      <w:r>
        <w:rPr>
          <w:rStyle w:val="23"/>
          <w:rFonts w:ascii="Arial" w:hAnsi="Arial" w:cs="Arial"/>
          <w:b/>
        </w:rPr>
        <w:t>14.2</w:t>
      </w:r>
      <w:r>
        <w:rPr>
          <w:rFonts w:ascii="等线" w:hAnsi="等线" w:eastAsia="等线" w:cs="黑体"/>
          <w:szCs w:val="22"/>
        </w:rPr>
        <w:tab/>
      </w:r>
      <w:r>
        <w:rPr>
          <w:rStyle w:val="23"/>
          <w:rFonts w:ascii="Arial" w:hAnsi="Arial" w:cs="Arial"/>
          <w:b/>
        </w:rPr>
        <w:t>清算</w:t>
      </w:r>
      <w:r>
        <w:tab/>
      </w:r>
      <w:r>
        <w:fldChar w:fldCharType="begin"/>
      </w:r>
      <w:r>
        <w:instrText xml:space="preserve"> PAGEREF _Toc199487276 \h </w:instrText>
      </w:r>
      <w:r>
        <w:fldChar w:fldCharType="separate"/>
      </w:r>
      <w:r>
        <w:t>22</w:t>
      </w:r>
      <w:r>
        <w:fldChar w:fldCharType="end"/>
      </w:r>
      <w:r>
        <w:fldChar w:fldCharType="end"/>
      </w:r>
    </w:p>
    <w:p w14:paraId="371262B2">
      <w:pPr>
        <w:pStyle w:val="13"/>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"_Toc199487277" </w:instrText>
      </w:r>
      <w:r>
        <w:fldChar w:fldCharType="separate"/>
      </w:r>
      <w:r>
        <w:rPr>
          <w:rStyle w:val="23"/>
          <w:rFonts w:ascii="Arial" w:hAnsi="Arial" w:cs="Arial"/>
          <w:b/>
          <w:kern w:val="0"/>
        </w:rPr>
        <w:t>第十五条</w:t>
      </w:r>
      <w:r>
        <w:rPr>
          <w:rFonts w:ascii="等线" w:hAnsi="等线" w:eastAsia="等线" w:cs="黑体"/>
          <w:szCs w:val="22"/>
        </w:rPr>
        <w:tab/>
      </w:r>
      <w:r>
        <w:rPr>
          <w:rStyle w:val="23"/>
          <w:rFonts w:ascii="Arial" w:hAnsi="Arial" w:cs="Arial"/>
          <w:b/>
          <w:kern w:val="0"/>
        </w:rPr>
        <w:t>其他事项</w:t>
      </w:r>
      <w:r>
        <w:tab/>
      </w:r>
      <w:r>
        <w:fldChar w:fldCharType="begin"/>
      </w:r>
      <w:r>
        <w:instrText xml:space="preserve"> PAGEREF _Toc199487277 \h </w:instrText>
      </w:r>
      <w:r>
        <w:fldChar w:fldCharType="separate"/>
      </w:r>
      <w:r>
        <w:t>22</w:t>
      </w:r>
      <w:r>
        <w:fldChar w:fldCharType="end"/>
      </w:r>
      <w:r>
        <w:fldChar w:fldCharType="end"/>
      </w:r>
    </w:p>
    <w:p w14:paraId="2CB735D1">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"_Toc199487278" </w:instrText>
      </w:r>
      <w:r>
        <w:fldChar w:fldCharType="separate"/>
      </w:r>
      <w:r>
        <w:rPr>
          <w:rStyle w:val="23"/>
          <w:rFonts w:ascii="Arial" w:hAnsi="Arial" w:cs="Arial"/>
          <w:b/>
        </w:rPr>
        <w:t>15.1</w:t>
      </w:r>
      <w:r>
        <w:rPr>
          <w:rFonts w:ascii="等线" w:hAnsi="等线" w:eastAsia="等线" w:cs="黑体"/>
          <w:szCs w:val="22"/>
        </w:rPr>
        <w:tab/>
      </w:r>
      <w:r>
        <w:rPr>
          <w:rStyle w:val="23"/>
          <w:rFonts w:ascii="Arial" w:hAnsi="Arial" w:cs="Arial"/>
          <w:b/>
        </w:rPr>
        <w:t>通知</w:t>
      </w:r>
      <w:r>
        <w:tab/>
      </w:r>
      <w:r>
        <w:fldChar w:fldCharType="begin"/>
      </w:r>
      <w:r>
        <w:instrText xml:space="preserve"> PAGEREF _Toc199487278 \h </w:instrText>
      </w:r>
      <w:r>
        <w:fldChar w:fldCharType="separate"/>
      </w:r>
      <w:r>
        <w:t>23</w:t>
      </w:r>
      <w:r>
        <w:fldChar w:fldCharType="end"/>
      </w:r>
      <w:r>
        <w:fldChar w:fldCharType="end"/>
      </w:r>
    </w:p>
    <w:p w14:paraId="28B85A78">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"_Toc199487279" </w:instrText>
      </w:r>
      <w:r>
        <w:fldChar w:fldCharType="separate"/>
      </w:r>
      <w:r>
        <w:rPr>
          <w:rStyle w:val="23"/>
          <w:rFonts w:ascii="Arial" w:hAnsi="Arial" w:cs="Arial"/>
          <w:b/>
        </w:rPr>
        <w:t>15.2</w:t>
      </w:r>
      <w:r>
        <w:rPr>
          <w:rFonts w:ascii="等线" w:hAnsi="等线" w:eastAsia="等线" w:cs="黑体"/>
          <w:szCs w:val="22"/>
        </w:rPr>
        <w:tab/>
      </w:r>
      <w:r>
        <w:rPr>
          <w:rStyle w:val="23"/>
          <w:rFonts w:ascii="Arial" w:hAnsi="Arial" w:cs="Arial"/>
          <w:b/>
        </w:rPr>
        <w:t>保密</w:t>
      </w:r>
      <w:r>
        <w:tab/>
      </w:r>
      <w:r>
        <w:fldChar w:fldCharType="begin"/>
      </w:r>
      <w:r>
        <w:instrText xml:space="preserve"> PAGEREF _Toc199487279 \h </w:instrText>
      </w:r>
      <w:r>
        <w:fldChar w:fldCharType="separate"/>
      </w:r>
      <w:r>
        <w:t>24</w:t>
      </w:r>
      <w:r>
        <w:fldChar w:fldCharType="end"/>
      </w:r>
      <w:r>
        <w:fldChar w:fldCharType="end"/>
      </w:r>
    </w:p>
    <w:p w14:paraId="6E0DC1FA">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"_Toc199487280" </w:instrText>
      </w:r>
      <w:r>
        <w:fldChar w:fldCharType="separate"/>
      </w:r>
      <w:r>
        <w:rPr>
          <w:rStyle w:val="23"/>
          <w:rFonts w:ascii="Arial" w:hAnsi="Arial" w:cs="Arial"/>
          <w:b/>
        </w:rPr>
        <w:t>15.3</w:t>
      </w:r>
      <w:r>
        <w:rPr>
          <w:rFonts w:ascii="等线" w:hAnsi="等线" w:eastAsia="等线" w:cs="黑体"/>
          <w:szCs w:val="22"/>
        </w:rPr>
        <w:tab/>
      </w:r>
      <w:r>
        <w:rPr>
          <w:rStyle w:val="23"/>
          <w:rFonts w:ascii="Arial" w:hAnsi="Arial" w:cs="Arial"/>
          <w:b/>
        </w:rPr>
        <w:t>协议生效</w:t>
      </w:r>
      <w:r>
        <w:tab/>
      </w:r>
      <w:r>
        <w:fldChar w:fldCharType="begin"/>
      </w:r>
      <w:r>
        <w:instrText xml:space="preserve"> PAGEREF _Toc199487280 \h </w:instrText>
      </w:r>
      <w:r>
        <w:fldChar w:fldCharType="separate"/>
      </w:r>
      <w:r>
        <w:t>24</w:t>
      </w:r>
      <w:r>
        <w:fldChar w:fldCharType="end"/>
      </w:r>
      <w:r>
        <w:fldChar w:fldCharType="end"/>
      </w:r>
    </w:p>
    <w:p w14:paraId="385F4BB7">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"_Toc199487281" </w:instrText>
      </w:r>
      <w:r>
        <w:fldChar w:fldCharType="separate"/>
      </w:r>
      <w:r>
        <w:rPr>
          <w:rStyle w:val="23"/>
          <w:rFonts w:ascii="Arial" w:hAnsi="Arial" w:cs="Arial"/>
          <w:b/>
        </w:rPr>
        <w:t>15.4</w:t>
      </w:r>
      <w:r>
        <w:rPr>
          <w:rFonts w:ascii="等线" w:hAnsi="等线" w:eastAsia="等线" w:cs="黑体"/>
          <w:szCs w:val="22"/>
        </w:rPr>
        <w:tab/>
      </w:r>
      <w:r>
        <w:rPr>
          <w:rStyle w:val="23"/>
          <w:rFonts w:ascii="Arial" w:hAnsi="Arial" w:cs="Arial"/>
          <w:b/>
        </w:rPr>
        <w:t>全部协议</w:t>
      </w:r>
      <w:r>
        <w:tab/>
      </w:r>
      <w:r>
        <w:fldChar w:fldCharType="begin"/>
      </w:r>
      <w:r>
        <w:instrText xml:space="preserve"> PAGEREF _Toc199487281 \h </w:instrText>
      </w:r>
      <w:r>
        <w:fldChar w:fldCharType="separate"/>
      </w:r>
      <w:r>
        <w:t>24</w:t>
      </w:r>
      <w:r>
        <w:fldChar w:fldCharType="end"/>
      </w:r>
      <w:r>
        <w:fldChar w:fldCharType="end"/>
      </w:r>
    </w:p>
    <w:p w14:paraId="4BD3A979">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"_Toc199487282" </w:instrText>
      </w:r>
      <w:r>
        <w:fldChar w:fldCharType="separate"/>
      </w:r>
      <w:r>
        <w:rPr>
          <w:rStyle w:val="23"/>
          <w:rFonts w:ascii="Arial" w:hAnsi="Arial" w:cs="Arial"/>
          <w:b/>
        </w:rPr>
        <w:t>15.5</w:t>
      </w:r>
      <w:r>
        <w:rPr>
          <w:rFonts w:ascii="等线" w:hAnsi="等线" w:eastAsia="等线" w:cs="黑体"/>
          <w:szCs w:val="22"/>
        </w:rPr>
        <w:tab/>
      </w:r>
      <w:r>
        <w:rPr>
          <w:rStyle w:val="23"/>
          <w:rFonts w:ascii="Arial" w:hAnsi="Arial" w:cs="Arial"/>
          <w:b/>
        </w:rPr>
        <w:t>可分割性</w:t>
      </w:r>
      <w:r>
        <w:tab/>
      </w:r>
      <w:r>
        <w:fldChar w:fldCharType="begin"/>
      </w:r>
      <w:r>
        <w:instrText xml:space="preserve"> PAGEREF _Toc199487282 \h </w:instrText>
      </w:r>
      <w:r>
        <w:fldChar w:fldCharType="separate"/>
      </w:r>
      <w:r>
        <w:t>24</w:t>
      </w:r>
      <w:r>
        <w:fldChar w:fldCharType="end"/>
      </w:r>
      <w:r>
        <w:fldChar w:fldCharType="end"/>
      </w:r>
    </w:p>
    <w:p w14:paraId="0B81B592">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"_Toc199487283" </w:instrText>
      </w:r>
      <w:r>
        <w:fldChar w:fldCharType="separate"/>
      </w:r>
      <w:r>
        <w:rPr>
          <w:rStyle w:val="23"/>
          <w:rFonts w:ascii="Arial" w:hAnsi="Arial" w:cs="Arial"/>
          <w:b/>
        </w:rPr>
        <w:t>15.6</w:t>
      </w:r>
      <w:r>
        <w:rPr>
          <w:rFonts w:ascii="等线" w:hAnsi="等线" w:eastAsia="等线" w:cs="黑体"/>
          <w:szCs w:val="22"/>
        </w:rPr>
        <w:tab/>
      </w:r>
      <w:r>
        <w:rPr>
          <w:rStyle w:val="23"/>
          <w:rFonts w:ascii="Arial" w:hAnsi="Arial" w:cs="Arial"/>
          <w:b/>
        </w:rPr>
        <w:t>弃权</w:t>
      </w:r>
      <w:r>
        <w:tab/>
      </w:r>
      <w:r>
        <w:fldChar w:fldCharType="begin"/>
      </w:r>
      <w:r>
        <w:instrText xml:space="preserve"> PAGEREF _Toc199487283 \h </w:instrText>
      </w:r>
      <w:r>
        <w:fldChar w:fldCharType="separate"/>
      </w:r>
      <w:r>
        <w:t>25</w:t>
      </w:r>
      <w:r>
        <w:fldChar w:fldCharType="end"/>
      </w:r>
      <w:r>
        <w:fldChar w:fldCharType="end"/>
      </w:r>
    </w:p>
    <w:p w14:paraId="51576A83">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"_Toc199487284" </w:instrText>
      </w:r>
      <w:r>
        <w:fldChar w:fldCharType="separate"/>
      </w:r>
      <w:r>
        <w:rPr>
          <w:rStyle w:val="23"/>
          <w:rFonts w:ascii="Arial" w:hAnsi="Arial" w:cs="Arial"/>
          <w:b/>
        </w:rPr>
        <w:t>15.7</w:t>
      </w:r>
      <w:r>
        <w:rPr>
          <w:rFonts w:ascii="等线" w:hAnsi="等线" w:eastAsia="等线" w:cs="黑体"/>
          <w:szCs w:val="22"/>
        </w:rPr>
        <w:tab/>
      </w:r>
      <w:r>
        <w:rPr>
          <w:rStyle w:val="23"/>
          <w:rFonts w:ascii="Arial" w:hAnsi="Arial" w:cs="Arial"/>
          <w:b/>
        </w:rPr>
        <w:t>简版合伙协议</w:t>
      </w:r>
      <w:r>
        <w:tab/>
      </w:r>
      <w:r>
        <w:fldChar w:fldCharType="begin"/>
      </w:r>
      <w:r>
        <w:instrText xml:space="preserve"> PAGEREF _Toc199487284 \h </w:instrText>
      </w:r>
      <w:r>
        <w:fldChar w:fldCharType="separate"/>
      </w:r>
      <w:r>
        <w:t>25</w:t>
      </w:r>
      <w:r>
        <w:fldChar w:fldCharType="end"/>
      </w:r>
      <w:r>
        <w:fldChar w:fldCharType="end"/>
      </w:r>
    </w:p>
    <w:p w14:paraId="6A86D3F3">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"_Toc199487285" </w:instrText>
      </w:r>
      <w:r>
        <w:fldChar w:fldCharType="separate"/>
      </w:r>
      <w:r>
        <w:rPr>
          <w:rStyle w:val="23"/>
          <w:rFonts w:ascii="Arial" w:hAnsi="Arial" w:cs="Arial"/>
          <w:b/>
        </w:rPr>
        <w:t>15.8</w:t>
      </w:r>
      <w:r>
        <w:rPr>
          <w:rFonts w:ascii="等线" w:hAnsi="等线" w:eastAsia="等线" w:cs="黑体"/>
          <w:szCs w:val="22"/>
        </w:rPr>
        <w:tab/>
      </w:r>
      <w:r>
        <w:rPr>
          <w:rStyle w:val="23"/>
          <w:rFonts w:ascii="Arial" w:hAnsi="Arial" w:cs="Arial"/>
          <w:b/>
        </w:rPr>
        <w:t>协议的修改和补充</w:t>
      </w:r>
      <w:r>
        <w:tab/>
      </w:r>
      <w:r>
        <w:fldChar w:fldCharType="begin"/>
      </w:r>
      <w:r>
        <w:instrText xml:space="preserve"> PAGEREF _Toc199487285 \h </w:instrText>
      </w:r>
      <w:r>
        <w:fldChar w:fldCharType="separate"/>
      </w:r>
      <w:r>
        <w:t>25</w:t>
      </w:r>
      <w:r>
        <w:fldChar w:fldCharType="end"/>
      </w:r>
      <w:r>
        <w:fldChar w:fldCharType="end"/>
      </w:r>
    </w:p>
    <w:p w14:paraId="04FFF55D">
      <w:pPr>
        <w:pStyle w:val="14"/>
        <w:tabs>
          <w:tab w:val="left" w:pos="1260"/>
          <w:tab w:val="right" w:leader="dot" w:pos="9060"/>
        </w:tabs>
        <w:adjustRightInd w:val="0"/>
        <w:snapToGrid w:val="0"/>
        <w:spacing w:after="0" w:line="240" w:lineRule="auto"/>
        <w:rPr>
          <w:rFonts w:hint="eastAsia" w:ascii="等线" w:hAnsi="等线" w:eastAsia="等线" w:cs="黑体"/>
          <w:szCs w:val="22"/>
        </w:rPr>
      </w:pPr>
      <w:r>
        <w:fldChar w:fldCharType="begin"/>
      </w:r>
      <w:r>
        <w:instrText xml:space="preserve"> HYPERLINK \l "_Toc199487286" </w:instrText>
      </w:r>
      <w:r>
        <w:fldChar w:fldCharType="separate"/>
      </w:r>
      <w:r>
        <w:rPr>
          <w:rStyle w:val="23"/>
          <w:rFonts w:ascii="Arial" w:hAnsi="Arial" w:cs="Arial"/>
          <w:b/>
        </w:rPr>
        <w:t>15.9</w:t>
      </w:r>
      <w:r>
        <w:rPr>
          <w:rFonts w:ascii="等线" w:hAnsi="等线" w:eastAsia="等线" w:cs="黑体"/>
          <w:szCs w:val="22"/>
        </w:rPr>
        <w:tab/>
      </w:r>
      <w:r>
        <w:rPr>
          <w:rStyle w:val="23"/>
          <w:rFonts w:ascii="Arial" w:hAnsi="Arial" w:cs="Arial"/>
          <w:b/>
        </w:rPr>
        <w:t>其他</w:t>
      </w:r>
      <w:r>
        <w:tab/>
      </w:r>
      <w:r>
        <w:fldChar w:fldCharType="begin"/>
      </w:r>
      <w:r>
        <w:instrText xml:space="preserve"> PAGEREF _Toc199487286 \h </w:instrText>
      </w:r>
      <w:r>
        <w:fldChar w:fldCharType="separate"/>
      </w:r>
      <w:r>
        <w:t>25</w:t>
      </w:r>
      <w:r>
        <w:fldChar w:fldCharType="end"/>
      </w:r>
      <w:r>
        <w:fldChar w:fldCharType="end"/>
      </w:r>
    </w:p>
    <w:p w14:paraId="689BFC24">
      <w:pPr>
        <w:adjustRightInd w:val="0"/>
        <w:snapToGrid w:val="0"/>
        <w:spacing w:after="0" w:line="240" w:lineRule="auto"/>
        <w:rPr>
          <w:rFonts w:ascii="Arial" w:hAnsi="Arial" w:cs="Arial"/>
        </w:rPr>
      </w:pPr>
      <w:r>
        <w:rPr>
          <w:rFonts w:ascii="Arial" w:hAnsi="Arial" w:cs="Arial"/>
          <w:b/>
          <w:bCs/>
          <w:lang w:val="zh-CN"/>
        </w:rPr>
        <w:fldChar w:fldCharType="end"/>
      </w:r>
    </w:p>
    <w:p w14:paraId="5DB8289A">
      <w:pPr>
        <w:widowControl/>
        <w:jc w:val="left"/>
        <w:rPr>
          <w:rFonts w:ascii="Arial" w:hAnsi="Arial" w:cs="Arial"/>
          <w:b/>
          <w:sz w:val="28"/>
          <w:szCs w:val="28"/>
        </w:rPr>
      </w:pPr>
      <w:r>
        <w:rPr>
          <w:rFonts w:ascii="Arial" w:hAnsi="Arial" w:cs="Arial"/>
          <w:b/>
          <w:sz w:val="28"/>
          <w:szCs w:val="28"/>
        </w:rPr>
        <w:br w:type="page"/>
      </w:r>
    </w:p>
    <w:p w14:paraId="1F22D7A9">
      <w:pPr>
        <w:adjustRightInd w:val="0"/>
        <w:snapToGrid w:val="0"/>
        <w:spacing w:line="400" w:lineRule="exact"/>
        <w:jc w:val="center"/>
        <w:rPr>
          <w:rFonts w:ascii="Arial" w:hAnsi="Arial" w:cs="Arial"/>
          <w:b/>
          <w:sz w:val="28"/>
          <w:szCs w:val="28"/>
        </w:rPr>
      </w:pPr>
      <w:r>
        <w:rPr>
          <w:rFonts w:ascii="Arial" w:hAnsi="Arial" w:cs="Arial"/>
          <w:b/>
          <w:sz w:val="28"/>
          <w:szCs w:val="28"/>
        </w:rPr>
        <w:t>释  义</w:t>
      </w:r>
    </w:p>
    <w:p w14:paraId="11C8E010">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“本协议”，指《合肥鼎耘科技产业发展合伙企业（有限合伙）合伙协议》，包括按照本协议约定所作的修订及补充。</w:t>
      </w:r>
    </w:p>
    <w:p w14:paraId="1F56E683">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“合伙企业”，指合肥鼎耘科技产业发展合伙企业（有限合伙）。</w:t>
      </w:r>
    </w:p>
    <w:p w14:paraId="011D220D">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“合伙企业成立日”，指合伙企业首份营业执照所载成立之日。</w:t>
      </w:r>
    </w:p>
    <w:p w14:paraId="2B51193C">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“合伙人”，指普通合伙人和有限合伙人。</w:t>
      </w:r>
    </w:p>
    <w:p w14:paraId="777DBE02">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“普通合伙人”，指</w:t>
      </w:r>
      <w:r>
        <w:rPr>
          <w:rFonts w:hint="eastAsia" w:ascii="Arial" w:hAnsi="Arial" w:cs="Arial"/>
          <w:color w:val="000000"/>
          <w:sz w:val="24"/>
        </w:rPr>
        <w:t>合肥鼎耘工业智能科技有限公司</w:t>
      </w:r>
      <w:r>
        <w:rPr>
          <w:rFonts w:ascii="Arial" w:hAnsi="Arial" w:cs="Arial"/>
          <w:sz w:val="24"/>
          <w:szCs w:val="24"/>
        </w:rPr>
        <w:t>以及按照本协议相关条款的约定继任的合伙企业之普通合伙人。</w:t>
      </w:r>
    </w:p>
    <w:p w14:paraId="773E2FC4">
      <w:pPr>
        <w:pStyle w:val="26"/>
        <w:numPr>
          <w:ilvl w:val="0"/>
          <w:numId w:val="1"/>
        </w:numPr>
        <w:spacing w:before="301" w:beforeLines="50" w:after="301" w:afterLines="50" w:line="400" w:lineRule="exact"/>
        <w:ind w:left="839" w:hanging="839" w:firstLineChars="0"/>
        <w:rPr>
          <w:rFonts w:ascii="Arial" w:hAnsi="Arial" w:cs="Arial"/>
          <w:sz w:val="24"/>
          <w:szCs w:val="24"/>
        </w:rPr>
      </w:pPr>
      <w:bookmarkStart w:id="0" w:name="_Ref487490177"/>
      <w:r>
        <w:rPr>
          <w:rFonts w:ascii="Arial" w:hAnsi="Arial" w:cs="Arial"/>
          <w:sz w:val="24"/>
          <w:szCs w:val="24"/>
        </w:rPr>
        <w:t>“执行事务合伙人”，指</w:t>
      </w:r>
      <w:r>
        <w:rPr>
          <w:rFonts w:hint="eastAsia" w:ascii="Arial" w:hAnsi="Arial" w:cs="Arial"/>
          <w:color w:val="000000"/>
          <w:sz w:val="24"/>
        </w:rPr>
        <w:t>合肥鼎耘工业智能科技有限公司</w:t>
      </w:r>
      <w:r>
        <w:rPr>
          <w:rFonts w:ascii="Arial" w:hAnsi="Arial" w:cs="Arial"/>
          <w:sz w:val="24"/>
          <w:szCs w:val="24"/>
        </w:rPr>
        <w:t>以及按照本协议相关条款的约定继任的合伙企业之执行事务合伙人。</w:t>
      </w:r>
    </w:p>
    <w:p w14:paraId="5959EC9A">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“有限合伙人”，指作合伙企业的有限合伙人。</w:t>
      </w:r>
      <w:bookmarkEnd w:id="0"/>
    </w:p>
    <w:p w14:paraId="00B9BCC8">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hint="eastAsia" w:ascii="Arial" w:hAnsi="Arial" w:cs="Arial"/>
          <w:sz w:val="24"/>
          <w:szCs w:val="24"/>
          <w:lang w:eastAsia="zh-CN"/>
        </w:rPr>
        <w:t>“</w:t>
      </w:r>
      <w:r>
        <w:rPr>
          <w:rFonts w:hint="eastAsia" w:ascii="Arial" w:hAnsi="Arial" w:cs="Arial"/>
          <w:kern w:val="0"/>
          <w:sz w:val="24"/>
        </w:rPr>
        <w:t>国资方投资人</w:t>
      </w:r>
      <w:r>
        <w:rPr>
          <w:rFonts w:hint="eastAsia" w:ascii="Arial" w:hAnsi="Arial" w:cs="Arial"/>
          <w:sz w:val="24"/>
          <w:szCs w:val="24"/>
          <w:lang w:eastAsia="zh-CN"/>
        </w:rPr>
        <w:t>”，</w:t>
      </w:r>
      <w:r>
        <w:rPr>
          <w:rFonts w:hint="eastAsia" w:ascii="Arial" w:hAnsi="Arial" w:cs="Arial"/>
          <w:sz w:val="24"/>
          <w:szCs w:val="24"/>
          <w:lang w:val="en-US" w:eastAsia="zh-CN"/>
        </w:rPr>
        <w:t>指合肥北城建设投资发展控股集团有限公司。</w:t>
      </w:r>
    </w:p>
    <w:p w14:paraId="7728E285">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“认缴出资额”，指本协议约定的某一合伙人承诺向合伙企业缴付的出资金额。</w:t>
      </w:r>
    </w:p>
    <w:p w14:paraId="272B8B09">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“认缴出资总额”，指任一时点全体合伙人的认缴出资额之和。</w:t>
      </w:r>
    </w:p>
    <w:p w14:paraId="6698B19F">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“认缴出资比例”，对任一合伙人而言，指在任一时点该合伙人的认缴出资在全体合伙人在该时点认缴出资总额中所占比例。</w:t>
      </w:r>
    </w:p>
    <w:p w14:paraId="57346BFB">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“实缴出资额”，指某一合伙人根据本协议约定实际向合伙企业缴付的出资金额。</w:t>
      </w:r>
    </w:p>
    <w:p w14:paraId="31F5DC14">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“实缴出资总额”，指任一时点全体合伙人根据本协议的约定实际向合伙企业缴付的实缴出资额之和。</w:t>
      </w:r>
    </w:p>
    <w:p w14:paraId="4782BBA4">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“实缴出资比例”，对任一合伙人而言，指在任一时点该合伙人的实缴出资额在全体合伙人在该时点实缴出资总额中所占比例。</w:t>
      </w:r>
    </w:p>
    <w:p w14:paraId="4B66D7AA">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“交割日”，指</w:t>
      </w:r>
      <w:r>
        <w:rPr>
          <w:rFonts w:hint="eastAsia" w:ascii="Arial" w:hAnsi="Arial" w:cs="Arial"/>
          <w:sz w:val="24"/>
          <w:szCs w:val="24"/>
        </w:rPr>
        <w:t>上市公司定增股票登记至合伙企业名下</w:t>
      </w:r>
      <w:r>
        <w:rPr>
          <w:rFonts w:ascii="Arial" w:hAnsi="Arial" w:cs="Arial"/>
          <w:sz w:val="24"/>
          <w:szCs w:val="24"/>
        </w:rPr>
        <w:t>之日。</w:t>
      </w:r>
    </w:p>
    <w:p w14:paraId="465CCF71">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“合伙份额”，对任一合伙人而言，指在任一时点该合伙人所持有的合伙企业的合伙份额</w:t>
      </w:r>
      <w:r>
        <w:rPr>
          <w:rFonts w:hint="eastAsia" w:ascii="Arial" w:hAnsi="Arial" w:cs="Arial"/>
          <w:sz w:val="24"/>
          <w:szCs w:val="24"/>
        </w:rPr>
        <w:t>。</w:t>
      </w:r>
    </w:p>
    <w:p w14:paraId="41BBCEB6">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“投资项目”，指合伙企业投资的项目（相关被投企业称为“目标企业”）。</w:t>
      </w:r>
    </w:p>
    <w:p w14:paraId="1F2A3089">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“上市公司”，指</w:t>
      </w:r>
      <w:r>
        <w:rPr>
          <w:rFonts w:hint="eastAsia" w:ascii="Arial" w:hAnsi="Arial" w:cs="Arial"/>
          <w:sz w:val="24"/>
          <w:szCs w:val="24"/>
        </w:rPr>
        <w:t>符合本协议第六条约定的投资项目领域的，且本协议各方一致认可的上市公司，即四川汇源光通信股份有限公司</w:t>
      </w:r>
      <w:r>
        <w:rPr>
          <w:rFonts w:ascii="Arial" w:hAnsi="Arial" w:cs="Arial"/>
          <w:kern w:val="0"/>
          <w:sz w:val="24"/>
        </w:rPr>
        <w:t>。</w:t>
      </w:r>
    </w:p>
    <w:p w14:paraId="017FBB7E">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“守约合伙人”，指未曾被认定为“违约合伙人”的合伙人。</w:t>
      </w:r>
    </w:p>
    <w:p w14:paraId="32C78E66">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“中国”，指中华人民共和国，为本协议之目的，不包括香港特别行政区、澳门特别行政区和台湾地区。</w:t>
      </w:r>
    </w:p>
    <w:p w14:paraId="4AED57BF">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 xml:space="preserve"> “《合伙企业法》”，指由中华人民共和国第十届全国人民代表大会常务委员会第二十三次会议于2006年8月27日修订通过，自2007年6月1日起施行的《中华人民共和国合伙企业法》。</w:t>
      </w:r>
    </w:p>
    <w:p w14:paraId="47F95E0E">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“元”，指人民币元。</w:t>
      </w:r>
    </w:p>
    <w:p w14:paraId="79EF3D29">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 xml:space="preserve"> “日”，指自然日。</w:t>
      </w:r>
    </w:p>
    <w:p w14:paraId="09E5DA0E">
      <w:pPr>
        <w:pStyle w:val="26"/>
        <w:numPr>
          <w:ilvl w:val="0"/>
          <w:numId w:val="1"/>
        </w:numPr>
        <w:spacing w:before="301" w:beforeLines="50" w:after="301" w:afterLines="50" w:line="400" w:lineRule="exact"/>
        <w:ind w:left="839" w:hanging="839" w:firstLineChars="0"/>
        <w:rPr>
          <w:rFonts w:ascii="Arial" w:hAnsi="Arial" w:cs="Arial"/>
          <w:sz w:val="24"/>
          <w:szCs w:val="24"/>
        </w:rPr>
      </w:pPr>
      <w:r>
        <w:rPr>
          <w:rFonts w:ascii="Arial" w:hAnsi="Arial" w:cs="Arial"/>
          <w:sz w:val="24"/>
          <w:szCs w:val="24"/>
        </w:rPr>
        <w:t>“工作日”，指中国法定节假日、休息日之外的日期。</w:t>
      </w:r>
    </w:p>
    <w:p w14:paraId="5A59EC84">
      <w:pPr>
        <w:rPr>
          <w:rFonts w:ascii="Arial" w:hAnsi="Arial" w:cs="Arial"/>
          <w:b/>
          <w:sz w:val="28"/>
          <w:szCs w:val="28"/>
        </w:rPr>
      </w:pPr>
    </w:p>
    <w:p w14:paraId="6C9B004D">
      <w:pPr>
        <w:rPr>
          <w:rFonts w:ascii="Arial" w:hAnsi="Arial" w:cs="Arial"/>
          <w:b/>
          <w:sz w:val="28"/>
          <w:szCs w:val="28"/>
        </w:rPr>
      </w:pPr>
      <w:r>
        <w:rPr>
          <w:rFonts w:ascii="Arial" w:hAnsi="Arial" w:cs="Arial"/>
          <w:b/>
          <w:sz w:val="28"/>
          <w:szCs w:val="28"/>
        </w:rPr>
        <w:br w:type="page"/>
      </w:r>
    </w:p>
    <w:p w14:paraId="659D8CCE">
      <w:pPr>
        <w:adjustRightInd w:val="0"/>
        <w:snapToGrid w:val="0"/>
        <w:spacing w:line="400" w:lineRule="exact"/>
        <w:jc w:val="center"/>
        <w:rPr>
          <w:rFonts w:ascii="Arial" w:hAnsi="Arial" w:cs="Arial"/>
          <w:b/>
          <w:sz w:val="28"/>
          <w:szCs w:val="28"/>
        </w:rPr>
      </w:pPr>
      <w:r>
        <w:rPr>
          <w:rFonts w:ascii="Arial" w:hAnsi="Arial" w:cs="Arial"/>
          <w:b/>
          <w:sz w:val="28"/>
          <w:szCs w:val="28"/>
        </w:rPr>
        <w:t>正  文</w:t>
      </w:r>
    </w:p>
    <w:p w14:paraId="2EC4BF54">
      <w:pPr>
        <w:widowControl/>
        <w:adjustRightInd w:val="0"/>
        <w:snapToGrid w:val="0"/>
        <w:spacing w:line="400" w:lineRule="exact"/>
        <w:rPr>
          <w:rFonts w:ascii="Arial" w:hAnsi="Arial" w:cs="Arial"/>
          <w:sz w:val="24"/>
        </w:rPr>
      </w:pPr>
      <w:r>
        <w:rPr>
          <w:rFonts w:ascii="Arial" w:hAnsi="Arial" w:cs="Arial"/>
          <w:sz w:val="24"/>
        </w:rPr>
        <w:t>本《合肥鼎耘科技产业发展合伙企业（有限合伙）合伙协议》由</w:t>
      </w:r>
      <w:r>
        <w:rPr>
          <w:rFonts w:hint="eastAsia" w:ascii="Arial" w:hAnsi="Arial" w:cs="Arial"/>
          <w:color w:val="000000"/>
          <w:sz w:val="24"/>
        </w:rPr>
        <w:t>合肥鼎耘工业智能科技有限公司</w:t>
      </w:r>
      <w:r>
        <w:rPr>
          <w:rFonts w:ascii="Arial" w:hAnsi="Arial" w:cs="Arial"/>
          <w:sz w:val="24"/>
        </w:rPr>
        <w:t>与</w:t>
      </w:r>
      <w:r>
        <w:rPr>
          <w:rFonts w:hint="eastAsia" w:ascii="Arial" w:hAnsi="Arial" w:cs="Arial"/>
          <w:sz w:val="24"/>
          <w:lang w:eastAsia="zh-CN"/>
        </w:rPr>
        <w:t>鼎耘投资发展（海南）有限公司</w:t>
      </w:r>
      <w:r>
        <w:rPr>
          <w:rFonts w:ascii="Arial" w:hAnsi="Arial" w:cs="Arial"/>
          <w:sz w:val="24"/>
        </w:rPr>
        <w:t>、</w:t>
      </w:r>
      <w:r>
        <w:rPr>
          <w:rFonts w:hint="eastAsia" w:ascii="Arial" w:hAnsi="Arial" w:cs="Arial"/>
          <w:sz w:val="24"/>
          <w:lang w:val="en-US" w:eastAsia="zh-CN"/>
        </w:rPr>
        <w:t>国资方投资人</w:t>
      </w:r>
      <w:r>
        <w:rPr>
          <w:rFonts w:hint="eastAsia" w:ascii="Arial" w:hAnsi="Arial" w:cs="Arial"/>
          <w:sz w:val="24"/>
          <w:lang w:eastAsia="zh-CN"/>
        </w:rPr>
        <w:t>合肥北城建设投资发展控股集团有限公司</w:t>
      </w:r>
      <w:r>
        <w:rPr>
          <w:rFonts w:ascii="Arial" w:hAnsi="Arial" w:cs="Arial"/>
          <w:sz w:val="24"/>
        </w:rPr>
        <w:t>于2025年【</w:t>
      </w:r>
      <w:r>
        <w:rPr>
          <w:rFonts w:hint="eastAsia" w:ascii="Arial" w:hAnsi="Arial" w:cs="Arial"/>
          <w:sz w:val="24"/>
          <w:lang w:val="en-US" w:eastAsia="zh-CN"/>
        </w:rPr>
        <w:t>11</w:t>
      </w:r>
      <w:r>
        <w:rPr>
          <w:rFonts w:ascii="Arial" w:hAnsi="Arial" w:cs="Arial"/>
          <w:sz w:val="24"/>
        </w:rPr>
        <w:t>】月【</w:t>
      </w:r>
      <w:r>
        <w:rPr>
          <w:rFonts w:hint="eastAsia" w:ascii="Arial" w:hAnsi="Arial" w:cs="Arial"/>
          <w:sz w:val="24"/>
          <w:lang w:val="en-US" w:eastAsia="zh-CN"/>
        </w:rPr>
        <w:t>11</w:t>
      </w:r>
      <w:r>
        <w:rPr>
          <w:rFonts w:ascii="Arial" w:hAnsi="Arial" w:cs="Arial"/>
          <w:sz w:val="24"/>
        </w:rPr>
        <w:t>】日在中国</w:t>
      </w:r>
      <w:r>
        <w:rPr>
          <w:rFonts w:hint="eastAsia" w:ascii="Arial" w:hAnsi="Arial" w:cs="Arial"/>
          <w:sz w:val="24"/>
        </w:rPr>
        <w:t>【合肥】</w:t>
      </w:r>
      <w:r>
        <w:rPr>
          <w:rFonts w:ascii="Arial" w:hAnsi="Arial" w:cs="Arial"/>
          <w:sz w:val="24"/>
        </w:rPr>
        <w:t>共同签署。</w:t>
      </w:r>
    </w:p>
    <w:p w14:paraId="5B8494DA">
      <w:pPr>
        <w:widowControl/>
        <w:adjustRightInd w:val="0"/>
        <w:snapToGrid w:val="0"/>
        <w:spacing w:line="400" w:lineRule="exact"/>
        <w:rPr>
          <w:rFonts w:ascii="Arial" w:hAnsi="Arial" w:cs="Arial"/>
          <w:sz w:val="24"/>
        </w:rPr>
      </w:pPr>
      <w:r>
        <w:rPr>
          <w:rFonts w:ascii="Arial" w:hAnsi="Arial" w:cs="Arial"/>
          <w:sz w:val="24"/>
        </w:rPr>
        <w:t>鉴于各方均同意根据《中华人民共和国合伙企业法》《中华人民共和国民法典》等有关法律法规，以及本协议之条款和条件，</w:t>
      </w:r>
      <w:r>
        <w:rPr>
          <w:rFonts w:hint="eastAsia" w:ascii="Arial" w:hAnsi="Arial" w:cs="Arial"/>
          <w:sz w:val="24"/>
        </w:rPr>
        <w:t>通过以</w:t>
      </w:r>
      <w:r>
        <w:rPr>
          <w:rFonts w:ascii="Arial" w:hAnsi="Arial" w:cs="Arial"/>
          <w:sz w:val="24"/>
        </w:rPr>
        <w:t>合伙</w:t>
      </w:r>
      <w:r>
        <w:rPr>
          <w:rFonts w:hint="eastAsia" w:ascii="Arial" w:hAnsi="Arial" w:cs="Arial"/>
          <w:sz w:val="24"/>
        </w:rPr>
        <w:t>方式通过合伙企业</w:t>
      </w:r>
      <w:r>
        <w:rPr>
          <w:rFonts w:ascii="Arial" w:hAnsi="Arial" w:cs="Arial"/>
          <w:sz w:val="24"/>
        </w:rPr>
        <w:t>从事专项投资业务，经友好协商，现达成协议如下：</w:t>
      </w:r>
    </w:p>
    <w:p w14:paraId="7E9E8CAE">
      <w:pPr>
        <w:widowControl/>
        <w:numPr>
          <w:ilvl w:val="0"/>
          <w:numId w:val="2"/>
        </w:numPr>
        <w:adjustRightInd w:val="0"/>
        <w:snapToGrid w:val="0"/>
        <w:spacing w:line="400" w:lineRule="exact"/>
        <w:ind w:left="839" w:hanging="839"/>
        <w:jc w:val="center"/>
        <w:outlineLvl w:val="0"/>
        <w:rPr>
          <w:rFonts w:ascii="Arial" w:hAnsi="Arial" w:cs="Arial"/>
          <w:b/>
          <w:sz w:val="24"/>
        </w:rPr>
      </w:pPr>
      <w:bookmarkStart w:id="1" w:name="_Toc199487222"/>
      <w:r>
        <w:rPr>
          <w:rFonts w:ascii="Arial" w:hAnsi="Arial" w:cs="Arial"/>
          <w:b/>
          <w:kern w:val="0"/>
          <w:sz w:val="24"/>
        </w:rPr>
        <w:t>合伙企业</w:t>
      </w:r>
      <w:bookmarkEnd w:id="1"/>
    </w:p>
    <w:p w14:paraId="7DE7E37D">
      <w:pPr>
        <w:pStyle w:val="25"/>
        <w:widowControl/>
        <w:numPr>
          <w:ilvl w:val="0"/>
          <w:numId w:val="3"/>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2" w:name="_Toc199487223"/>
      <w:r>
        <w:rPr>
          <w:rFonts w:ascii="Arial" w:hAnsi="Arial" w:cs="Arial"/>
          <w:b/>
          <w:kern w:val="0"/>
          <w:sz w:val="24"/>
        </w:rPr>
        <w:t>名称</w:t>
      </w:r>
      <w:bookmarkEnd w:id="2"/>
    </w:p>
    <w:p w14:paraId="4C56C4A5">
      <w:pPr>
        <w:pStyle w:val="25"/>
        <w:widowControl/>
        <w:numPr>
          <w:ilvl w:val="0"/>
          <w:numId w:val="4"/>
        </w:numPr>
        <w:tabs>
          <w:tab w:val="left" w:pos="851"/>
          <w:tab w:val="left" w:pos="1418"/>
        </w:tabs>
        <w:adjustRightInd w:val="0"/>
        <w:snapToGrid w:val="0"/>
        <w:spacing w:line="400" w:lineRule="exact"/>
        <w:ind w:firstLineChars="0"/>
        <w:rPr>
          <w:rFonts w:ascii="Arial" w:hAnsi="Arial" w:cs="Arial"/>
          <w:kern w:val="0"/>
          <w:sz w:val="24"/>
        </w:rPr>
      </w:pPr>
      <w:r>
        <w:rPr>
          <w:rFonts w:ascii="Arial" w:hAnsi="Arial" w:cs="Arial"/>
          <w:kern w:val="0"/>
          <w:sz w:val="24"/>
        </w:rPr>
        <w:t>合伙企业名称：</w:t>
      </w:r>
      <w:r>
        <w:rPr>
          <w:rFonts w:ascii="Arial" w:hAnsi="Arial" w:cs="Arial"/>
          <w:sz w:val="24"/>
        </w:rPr>
        <w:t>合肥鼎耘科技产业发展合伙企业（有限合伙）</w:t>
      </w:r>
      <w:r>
        <w:rPr>
          <w:rFonts w:ascii="Arial" w:hAnsi="Arial" w:cs="Arial"/>
          <w:kern w:val="0"/>
          <w:sz w:val="24"/>
        </w:rPr>
        <w:t>。</w:t>
      </w:r>
    </w:p>
    <w:p w14:paraId="71E2DE95">
      <w:pPr>
        <w:pStyle w:val="25"/>
        <w:widowControl/>
        <w:numPr>
          <w:ilvl w:val="0"/>
          <w:numId w:val="4"/>
        </w:numPr>
        <w:tabs>
          <w:tab w:val="left" w:pos="851"/>
          <w:tab w:val="left" w:pos="1418"/>
        </w:tabs>
        <w:adjustRightInd w:val="0"/>
        <w:snapToGrid w:val="0"/>
        <w:spacing w:line="400" w:lineRule="exact"/>
        <w:ind w:left="851" w:hanging="851" w:firstLineChars="0"/>
        <w:rPr>
          <w:rFonts w:ascii="Arial" w:hAnsi="Arial" w:cs="Arial"/>
          <w:kern w:val="0"/>
          <w:sz w:val="24"/>
        </w:rPr>
      </w:pPr>
      <w:r>
        <w:rPr>
          <w:rFonts w:ascii="Arial" w:hAnsi="Arial" w:cs="Arial"/>
          <w:kern w:val="0"/>
          <w:sz w:val="24"/>
        </w:rPr>
        <w:t>执行事务合伙人可根据合伙企业的经营需要变更合伙企业的名称。执行事务合伙人应及时将合伙企业名称变更的情况书面通知各合伙人，并依法办理相应的企业变更登记手续。</w:t>
      </w:r>
    </w:p>
    <w:p w14:paraId="30421DD1">
      <w:pPr>
        <w:pStyle w:val="25"/>
        <w:widowControl/>
        <w:numPr>
          <w:ilvl w:val="0"/>
          <w:numId w:val="3"/>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3" w:name="_Toc199487224"/>
      <w:r>
        <w:rPr>
          <w:rFonts w:ascii="Arial" w:hAnsi="Arial" w:cs="Arial"/>
          <w:b/>
          <w:kern w:val="0"/>
          <w:sz w:val="24"/>
        </w:rPr>
        <w:t>主要经营场所</w:t>
      </w:r>
      <w:bookmarkEnd w:id="3"/>
    </w:p>
    <w:p w14:paraId="79E65868">
      <w:pPr>
        <w:pStyle w:val="5"/>
        <w:rPr>
          <w:rFonts w:ascii="Arial" w:hAnsi="Arial" w:cs="Arial"/>
          <w:kern w:val="0"/>
          <w:sz w:val="24"/>
        </w:rPr>
      </w:pPr>
      <w:r>
        <w:rPr>
          <w:rFonts w:ascii="Arial" w:hAnsi="Arial" w:cs="Arial"/>
          <w:kern w:val="0"/>
          <w:sz w:val="24"/>
        </w:rPr>
        <w:t>1.2.1</w:t>
      </w:r>
      <w:r>
        <w:rPr>
          <w:rFonts w:ascii="Arial" w:hAnsi="Arial" w:cs="Arial"/>
          <w:kern w:val="0"/>
          <w:sz w:val="24"/>
        </w:rPr>
        <w:tab/>
      </w:r>
      <w:r>
        <w:rPr>
          <w:rFonts w:ascii="Arial" w:hAnsi="Arial" w:cs="Arial"/>
          <w:kern w:val="0"/>
          <w:sz w:val="24"/>
        </w:rPr>
        <w:t>合伙企业的主要经营场所为</w:t>
      </w:r>
      <w:r>
        <w:rPr>
          <w:rFonts w:hint="eastAsia" w:ascii="Arial" w:hAnsi="Arial" w:cs="Arial"/>
          <w:kern w:val="0"/>
          <w:sz w:val="24"/>
          <w:lang w:val="en-US"/>
        </w:rPr>
        <w:t>安徽省合肥市长丰县双凤经济开发区梅冲湖路双凤智谷科技园B座6楼</w:t>
      </w:r>
      <w:r>
        <w:rPr>
          <w:rFonts w:ascii="Arial" w:hAnsi="Arial" w:cs="Arial"/>
          <w:kern w:val="0"/>
          <w:sz w:val="24"/>
        </w:rPr>
        <w:t>。</w:t>
      </w:r>
    </w:p>
    <w:p w14:paraId="3811D7F8">
      <w:pPr>
        <w:widowControl/>
        <w:tabs>
          <w:tab w:val="left" w:pos="851"/>
          <w:tab w:val="left" w:pos="1418"/>
        </w:tabs>
        <w:adjustRightInd w:val="0"/>
        <w:snapToGrid w:val="0"/>
        <w:spacing w:line="400" w:lineRule="exact"/>
        <w:ind w:left="851" w:leftChars="1" w:hanging="849" w:hangingChars="354"/>
        <w:rPr>
          <w:rFonts w:ascii="Arial" w:hAnsi="Arial" w:cs="Arial"/>
          <w:kern w:val="0"/>
          <w:sz w:val="24"/>
        </w:rPr>
      </w:pPr>
      <w:r>
        <w:rPr>
          <w:rFonts w:ascii="Arial" w:hAnsi="Arial" w:cs="Arial"/>
          <w:kern w:val="0"/>
          <w:sz w:val="24"/>
        </w:rPr>
        <w:t>1.2.2</w:t>
      </w:r>
      <w:r>
        <w:rPr>
          <w:rFonts w:ascii="Arial" w:hAnsi="Arial" w:cs="Arial"/>
          <w:kern w:val="0"/>
          <w:sz w:val="24"/>
        </w:rPr>
        <w:tab/>
      </w:r>
      <w:r>
        <w:rPr>
          <w:rFonts w:ascii="Arial" w:hAnsi="Arial" w:cs="Arial"/>
          <w:kern w:val="0"/>
          <w:sz w:val="24"/>
        </w:rPr>
        <w:t>若合伙企业因经营需要变更合伙企业的主要经营场所或增加新的经营场所的，应当经合伙人</w:t>
      </w:r>
      <w:r>
        <w:rPr>
          <w:rFonts w:hint="eastAsia" w:ascii="Arial" w:hAnsi="Arial" w:cs="Arial"/>
          <w:kern w:val="0"/>
          <w:sz w:val="24"/>
        </w:rPr>
        <w:t>一致</w:t>
      </w:r>
      <w:r>
        <w:rPr>
          <w:rFonts w:ascii="Arial" w:hAnsi="Arial" w:cs="Arial"/>
          <w:kern w:val="0"/>
          <w:sz w:val="24"/>
        </w:rPr>
        <w:t>同意。执行事务合伙人应根据合伙人会议结果依法办理相应的企业变更登记手续。</w:t>
      </w:r>
    </w:p>
    <w:p w14:paraId="366584C4">
      <w:pPr>
        <w:pStyle w:val="25"/>
        <w:widowControl/>
        <w:numPr>
          <w:ilvl w:val="0"/>
          <w:numId w:val="3"/>
        </w:numPr>
        <w:tabs>
          <w:tab w:val="left" w:pos="851"/>
          <w:tab w:val="left" w:pos="1418"/>
        </w:tabs>
        <w:adjustRightInd w:val="0"/>
        <w:snapToGrid w:val="0"/>
        <w:spacing w:line="400" w:lineRule="exact"/>
        <w:ind w:left="851" w:hanging="851" w:firstLineChars="0"/>
        <w:jc w:val="left"/>
        <w:outlineLvl w:val="1"/>
        <w:rPr>
          <w:rFonts w:ascii="Arial" w:hAnsi="Arial" w:cs="Arial"/>
          <w:kern w:val="0"/>
          <w:sz w:val="24"/>
        </w:rPr>
      </w:pPr>
      <w:bookmarkStart w:id="4" w:name="_Toc199487225"/>
      <w:r>
        <w:rPr>
          <w:rFonts w:ascii="Arial" w:hAnsi="Arial" w:cs="Arial"/>
          <w:b/>
          <w:kern w:val="0"/>
          <w:sz w:val="24"/>
        </w:rPr>
        <w:t>目的</w:t>
      </w:r>
      <w:bookmarkEnd w:id="4"/>
    </w:p>
    <w:p w14:paraId="3763F357">
      <w:pPr>
        <w:pStyle w:val="25"/>
        <w:widowControl/>
        <w:numPr>
          <w:ilvl w:val="1"/>
          <w:numId w:val="5"/>
        </w:numPr>
        <w:tabs>
          <w:tab w:val="left" w:pos="851"/>
          <w:tab w:val="left" w:pos="1418"/>
        </w:tabs>
        <w:adjustRightInd w:val="0"/>
        <w:snapToGrid w:val="0"/>
        <w:spacing w:line="400" w:lineRule="exact"/>
        <w:ind w:hanging="840" w:firstLineChars="0"/>
        <w:jc w:val="left"/>
        <w:rPr>
          <w:rFonts w:ascii="Arial" w:hAnsi="Arial" w:cs="Arial"/>
          <w:kern w:val="0"/>
          <w:sz w:val="24"/>
        </w:rPr>
      </w:pPr>
      <w:r>
        <w:rPr>
          <w:rFonts w:ascii="Arial" w:hAnsi="Arial" w:cs="Arial"/>
          <w:kern w:val="0"/>
          <w:sz w:val="24"/>
        </w:rPr>
        <w:t>合伙企业目的是通过</w:t>
      </w:r>
      <w:r>
        <w:rPr>
          <w:rFonts w:hint="eastAsia" w:ascii="Arial" w:hAnsi="Arial" w:cs="Arial"/>
          <w:kern w:val="0"/>
          <w:sz w:val="24"/>
        </w:rPr>
        <w:t>投资取得</w:t>
      </w:r>
      <w:r>
        <w:rPr>
          <w:rFonts w:ascii="Arial" w:hAnsi="Arial" w:cs="Arial"/>
          <w:kern w:val="0"/>
          <w:sz w:val="24"/>
        </w:rPr>
        <w:t>上市公司股份成为其</w:t>
      </w:r>
      <w:r>
        <w:rPr>
          <w:rFonts w:hint="eastAsia" w:ascii="Arial" w:hAnsi="Arial" w:cs="Arial"/>
          <w:kern w:val="0"/>
          <w:sz w:val="24"/>
        </w:rPr>
        <w:t>控股</w:t>
      </w:r>
      <w:r>
        <w:rPr>
          <w:rFonts w:ascii="Arial" w:hAnsi="Arial" w:cs="Arial"/>
          <w:kern w:val="0"/>
          <w:sz w:val="24"/>
        </w:rPr>
        <w:t>股东，</w:t>
      </w:r>
      <w:r>
        <w:rPr>
          <w:rFonts w:hint="eastAsia" w:ascii="Arial" w:hAnsi="Arial" w:cs="Arial"/>
          <w:kern w:val="0"/>
          <w:sz w:val="24"/>
        </w:rPr>
        <w:t>并依托</w:t>
      </w:r>
      <w:r>
        <w:rPr>
          <w:rFonts w:hint="eastAsia" w:ascii="Arial" w:hAnsi="Arial" w:cs="Arial"/>
          <w:color w:val="000000"/>
          <w:sz w:val="24"/>
        </w:rPr>
        <w:t>合肥鼎耘工业智能科技有限公司产业化资源与落地经验，结合</w:t>
      </w:r>
      <w:r>
        <w:rPr>
          <w:rFonts w:hint="eastAsia" w:ascii="Arial" w:hAnsi="Arial" w:cs="Arial"/>
          <w:sz w:val="24"/>
        </w:rPr>
        <w:t>国资方投资人的资金优势及合肥市成熟的半导体、汽车、光电显示等产业链优势，围绕</w:t>
      </w:r>
      <w:r>
        <w:rPr>
          <w:rFonts w:hint="eastAsia" w:ascii="Arial" w:hAnsi="Arial" w:cs="Arial"/>
          <w:kern w:val="0"/>
          <w:sz w:val="24"/>
        </w:rPr>
        <w:t>上市公司现有业务及相关上下游，推动、引导上市公司</w:t>
      </w:r>
      <w:r>
        <w:rPr>
          <w:rFonts w:ascii="Arial" w:hAnsi="Arial" w:cs="Arial"/>
          <w:kern w:val="0"/>
          <w:sz w:val="24"/>
        </w:rPr>
        <w:t>在合肥</w:t>
      </w:r>
      <w:r>
        <w:rPr>
          <w:rFonts w:hint="eastAsia" w:ascii="Arial" w:hAnsi="Arial" w:cs="Arial"/>
          <w:kern w:val="0"/>
          <w:sz w:val="24"/>
        </w:rPr>
        <w:t>市长丰县（即国资方投资人所在地）投资、孵化产业落地项目，实现上市公司主营业务发展与相关产业整合</w:t>
      </w:r>
      <w:r>
        <w:rPr>
          <w:rFonts w:ascii="Arial" w:hAnsi="Arial" w:cs="Arial"/>
          <w:kern w:val="0"/>
          <w:sz w:val="24"/>
        </w:rPr>
        <w:t>，</w:t>
      </w:r>
      <w:r>
        <w:rPr>
          <w:rFonts w:hint="eastAsia" w:ascii="Arial" w:hAnsi="Arial" w:cs="Arial"/>
          <w:kern w:val="0"/>
          <w:sz w:val="24"/>
        </w:rPr>
        <w:t>最终</w:t>
      </w:r>
      <w:r>
        <w:rPr>
          <w:rFonts w:ascii="Arial" w:hAnsi="Arial" w:cs="Arial"/>
          <w:kern w:val="0"/>
          <w:sz w:val="24"/>
        </w:rPr>
        <w:t>实现合伙人资本增值与收益最大化</w:t>
      </w:r>
      <w:r>
        <w:rPr>
          <w:rFonts w:hint="eastAsia" w:ascii="Arial" w:hAnsi="Arial" w:cs="Arial"/>
          <w:kern w:val="0"/>
          <w:sz w:val="24"/>
        </w:rPr>
        <w:t>，并推动合伙企业所在</w:t>
      </w:r>
      <w:r>
        <w:rPr>
          <w:rFonts w:ascii="Arial" w:hAnsi="Arial" w:cs="Arial"/>
          <w:kern w:val="0"/>
          <w:sz w:val="24"/>
        </w:rPr>
        <w:t>地区</w:t>
      </w:r>
      <w:r>
        <w:rPr>
          <w:rFonts w:hint="eastAsia" w:ascii="Arial" w:hAnsi="Arial" w:cs="Arial"/>
          <w:kern w:val="0"/>
          <w:sz w:val="24"/>
        </w:rPr>
        <w:t>的产业升级与经济</w:t>
      </w:r>
      <w:r>
        <w:rPr>
          <w:rFonts w:ascii="Arial" w:hAnsi="Arial" w:cs="Arial"/>
          <w:kern w:val="0"/>
          <w:sz w:val="24"/>
        </w:rPr>
        <w:t>发展。</w:t>
      </w:r>
    </w:p>
    <w:p w14:paraId="2C5EF457">
      <w:pPr>
        <w:pStyle w:val="25"/>
        <w:widowControl/>
        <w:numPr>
          <w:ilvl w:val="0"/>
          <w:numId w:val="3"/>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5" w:name="_Toc199487226"/>
      <w:r>
        <w:rPr>
          <w:rFonts w:ascii="Arial" w:hAnsi="Arial" w:cs="Arial"/>
          <w:b/>
          <w:kern w:val="0"/>
          <w:sz w:val="24"/>
        </w:rPr>
        <w:t>经营范围</w:t>
      </w:r>
      <w:bookmarkEnd w:id="5"/>
    </w:p>
    <w:p w14:paraId="0374EB32">
      <w:pPr>
        <w:pStyle w:val="25"/>
        <w:widowControl/>
        <w:numPr>
          <w:ilvl w:val="1"/>
          <w:numId w:val="6"/>
        </w:numPr>
        <w:tabs>
          <w:tab w:val="left" w:pos="851"/>
          <w:tab w:val="left" w:pos="1418"/>
        </w:tabs>
        <w:adjustRightInd w:val="0"/>
        <w:snapToGrid w:val="0"/>
        <w:spacing w:line="400" w:lineRule="exact"/>
        <w:ind w:hanging="840" w:firstLineChars="0"/>
        <w:jc w:val="left"/>
        <w:rPr>
          <w:rFonts w:ascii="Arial" w:hAnsi="Arial" w:cs="Arial"/>
          <w:kern w:val="0"/>
          <w:sz w:val="24"/>
        </w:rPr>
      </w:pPr>
      <w:r>
        <w:rPr>
          <w:rFonts w:ascii="Arial" w:hAnsi="Arial" w:cs="Arial"/>
          <w:kern w:val="0"/>
          <w:sz w:val="24"/>
        </w:rPr>
        <w:t>合伙企业</w:t>
      </w:r>
      <w:r>
        <w:rPr>
          <w:rFonts w:hint="eastAsia" w:ascii="Arial" w:hAnsi="Arial" w:cs="Arial"/>
          <w:kern w:val="0"/>
          <w:sz w:val="24"/>
        </w:rPr>
        <w:t>主要投资上市公司，以及经全体合伙人一致同意的上市公司相关上下游产业项目，其</w:t>
      </w:r>
      <w:r>
        <w:rPr>
          <w:rFonts w:ascii="Arial" w:hAnsi="Arial" w:cs="Arial"/>
          <w:kern w:val="0"/>
          <w:sz w:val="24"/>
        </w:rPr>
        <w:t>经营范围为【企业管理，企业管理咨询；技术服务、技术开发、技术咨询；</w:t>
      </w:r>
      <w:r>
        <w:rPr>
          <w:rFonts w:hint="eastAsia" w:ascii="Arial" w:hAnsi="Arial" w:cs="Arial"/>
          <w:kern w:val="0"/>
          <w:sz w:val="24"/>
        </w:rPr>
        <w:t>实业投资等</w:t>
      </w:r>
      <w:r>
        <w:rPr>
          <w:rFonts w:ascii="Arial" w:hAnsi="Arial" w:cs="Arial"/>
          <w:kern w:val="0"/>
          <w:sz w:val="24"/>
        </w:rPr>
        <w:t>】</w:t>
      </w:r>
      <w:r>
        <w:rPr>
          <w:rFonts w:hint="eastAsia" w:ascii="Arial" w:hAnsi="Arial" w:cs="Arial"/>
          <w:kern w:val="0"/>
          <w:sz w:val="24"/>
        </w:rPr>
        <w:t>；</w:t>
      </w:r>
      <w:r>
        <w:rPr>
          <w:rFonts w:ascii="Arial" w:hAnsi="Arial" w:cs="Arial"/>
          <w:kern w:val="0"/>
          <w:sz w:val="24"/>
        </w:rPr>
        <w:t>具体以市场监督管理局核准</w:t>
      </w:r>
      <w:r>
        <w:rPr>
          <w:rFonts w:hint="eastAsia" w:ascii="Arial" w:hAnsi="Arial" w:cs="Arial"/>
          <w:kern w:val="0"/>
          <w:sz w:val="24"/>
        </w:rPr>
        <w:t>登记</w:t>
      </w:r>
      <w:r>
        <w:rPr>
          <w:rFonts w:ascii="Arial" w:hAnsi="Arial" w:cs="Arial"/>
          <w:kern w:val="0"/>
          <w:sz w:val="24"/>
        </w:rPr>
        <w:t>的经营范围为准。</w:t>
      </w:r>
    </w:p>
    <w:p w14:paraId="78AED4C9">
      <w:pPr>
        <w:pStyle w:val="25"/>
        <w:widowControl/>
        <w:numPr>
          <w:ilvl w:val="0"/>
          <w:numId w:val="3"/>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6" w:name="_Toc199487227"/>
      <w:r>
        <w:rPr>
          <w:rFonts w:ascii="Arial" w:hAnsi="Arial" w:cs="Arial"/>
          <w:b/>
          <w:kern w:val="0"/>
          <w:sz w:val="24"/>
        </w:rPr>
        <w:t>期限</w:t>
      </w:r>
      <w:bookmarkEnd w:id="6"/>
    </w:p>
    <w:p w14:paraId="531AE842">
      <w:pPr>
        <w:pStyle w:val="25"/>
        <w:widowControl/>
        <w:numPr>
          <w:ilvl w:val="0"/>
          <w:numId w:val="7"/>
        </w:numPr>
        <w:tabs>
          <w:tab w:val="left" w:pos="851"/>
        </w:tabs>
        <w:adjustRightInd w:val="0"/>
        <w:snapToGrid w:val="0"/>
        <w:spacing w:line="400" w:lineRule="exact"/>
        <w:ind w:hanging="840" w:firstLineChars="0"/>
        <w:rPr>
          <w:rFonts w:ascii="Arial" w:hAnsi="Arial" w:cs="Arial"/>
          <w:kern w:val="0"/>
          <w:sz w:val="24"/>
        </w:rPr>
      </w:pPr>
      <w:r>
        <w:rPr>
          <w:rFonts w:ascii="Arial" w:hAnsi="Arial" w:cs="Arial"/>
          <w:kern w:val="0"/>
          <w:sz w:val="24"/>
        </w:rPr>
        <w:t>合伙企业的存续期限自</w:t>
      </w:r>
      <w:r>
        <w:rPr>
          <w:rFonts w:hint="eastAsia" w:ascii="Arial" w:hAnsi="Arial" w:cs="Arial"/>
          <w:kern w:val="0"/>
          <w:sz w:val="24"/>
        </w:rPr>
        <w:t>合伙企业设立日</w:t>
      </w:r>
      <w:r>
        <w:rPr>
          <w:rFonts w:ascii="Arial" w:hAnsi="Arial" w:cs="Arial"/>
          <w:kern w:val="0"/>
          <w:sz w:val="24"/>
        </w:rPr>
        <w:t>起算，持续至交割日起【七】年届满之日止。</w:t>
      </w:r>
    </w:p>
    <w:p w14:paraId="03B54453">
      <w:pPr>
        <w:pStyle w:val="25"/>
        <w:widowControl/>
        <w:numPr>
          <w:ilvl w:val="0"/>
          <w:numId w:val="7"/>
        </w:numPr>
        <w:tabs>
          <w:tab w:val="left" w:pos="851"/>
        </w:tabs>
        <w:adjustRightInd w:val="0"/>
        <w:snapToGrid w:val="0"/>
        <w:spacing w:line="400" w:lineRule="exact"/>
        <w:ind w:hanging="840" w:firstLineChars="0"/>
        <w:rPr>
          <w:rFonts w:ascii="Arial" w:hAnsi="Arial" w:cs="Arial"/>
          <w:kern w:val="0"/>
          <w:sz w:val="24"/>
        </w:rPr>
      </w:pPr>
      <w:r>
        <w:rPr>
          <w:rFonts w:ascii="Arial" w:hAnsi="Arial" w:cs="Arial"/>
          <w:kern w:val="0"/>
          <w:sz w:val="24"/>
        </w:rPr>
        <w:t>合伙企业存续期限届满，根据合伙企业的经营需要，经</w:t>
      </w:r>
      <w:r>
        <w:rPr>
          <w:rFonts w:hint="eastAsia" w:ascii="Arial" w:hAnsi="Arial" w:cs="Arial"/>
          <w:kern w:val="0"/>
          <w:sz w:val="24"/>
        </w:rPr>
        <w:t>全体</w:t>
      </w:r>
      <w:r>
        <w:rPr>
          <w:rFonts w:ascii="Arial" w:hAnsi="Arial" w:cs="Arial"/>
          <w:kern w:val="0"/>
          <w:sz w:val="24"/>
        </w:rPr>
        <w:t>合伙人</w:t>
      </w:r>
      <w:r>
        <w:rPr>
          <w:rFonts w:hint="eastAsia" w:ascii="Arial" w:hAnsi="Arial" w:cs="Arial"/>
          <w:kern w:val="0"/>
          <w:sz w:val="24"/>
        </w:rPr>
        <w:t>一致</w:t>
      </w:r>
      <w:r>
        <w:rPr>
          <w:rFonts w:ascii="Arial" w:hAnsi="Arial" w:cs="Arial"/>
          <w:kern w:val="0"/>
          <w:sz w:val="24"/>
        </w:rPr>
        <w:t>同意，合伙企业的存续期限可继续延长。</w:t>
      </w:r>
      <w:r>
        <w:rPr>
          <w:rFonts w:hint="eastAsia" w:ascii="Arial" w:hAnsi="Arial" w:cs="Arial"/>
          <w:kern w:val="0"/>
          <w:sz w:val="24"/>
        </w:rPr>
        <w:t>本协议约定与市监局登记的期限不一致的，以本协议约定为准，如果登记期限短于本协议约定期限的，在登记期限届满前应及时办理变更登记手续以确保合伙企业持续有效存续。</w:t>
      </w:r>
    </w:p>
    <w:p w14:paraId="5AAB934D">
      <w:pPr>
        <w:widowControl/>
        <w:numPr>
          <w:ilvl w:val="0"/>
          <w:numId w:val="2"/>
        </w:numPr>
        <w:adjustRightInd w:val="0"/>
        <w:snapToGrid w:val="0"/>
        <w:spacing w:line="400" w:lineRule="exact"/>
        <w:ind w:left="839" w:hanging="839"/>
        <w:jc w:val="center"/>
        <w:outlineLvl w:val="0"/>
        <w:rPr>
          <w:rFonts w:ascii="Arial" w:hAnsi="Arial" w:cs="Arial"/>
          <w:b/>
          <w:kern w:val="0"/>
          <w:sz w:val="24"/>
        </w:rPr>
      </w:pPr>
      <w:bookmarkStart w:id="7" w:name="_Toc199487228"/>
      <w:r>
        <w:rPr>
          <w:rFonts w:ascii="Arial" w:hAnsi="Arial" w:cs="Arial"/>
          <w:b/>
          <w:kern w:val="0"/>
          <w:sz w:val="24"/>
        </w:rPr>
        <w:t>合伙人及其出资</w:t>
      </w:r>
      <w:bookmarkEnd w:id="7"/>
    </w:p>
    <w:p w14:paraId="2ADF585B">
      <w:pPr>
        <w:pStyle w:val="25"/>
        <w:widowControl/>
        <w:numPr>
          <w:ilvl w:val="0"/>
          <w:numId w:val="8"/>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8" w:name="_Toc199487229"/>
      <w:r>
        <w:rPr>
          <w:rFonts w:ascii="Arial" w:hAnsi="Arial" w:cs="Arial"/>
          <w:b/>
          <w:kern w:val="0"/>
          <w:sz w:val="24"/>
        </w:rPr>
        <w:t>合伙人</w:t>
      </w:r>
      <w:bookmarkEnd w:id="8"/>
    </w:p>
    <w:p w14:paraId="4934620D">
      <w:pPr>
        <w:pStyle w:val="25"/>
        <w:widowControl/>
        <w:numPr>
          <w:ilvl w:val="0"/>
          <w:numId w:val="9"/>
        </w:numPr>
        <w:tabs>
          <w:tab w:val="left" w:pos="851"/>
          <w:tab w:val="left" w:pos="1418"/>
        </w:tabs>
        <w:adjustRightInd w:val="0"/>
        <w:snapToGrid w:val="0"/>
        <w:spacing w:line="400" w:lineRule="exact"/>
        <w:ind w:left="851" w:hanging="851" w:firstLineChars="0"/>
        <w:rPr>
          <w:rFonts w:ascii="Arial" w:hAnsi="Arial" w:cs="Arial"/>
          <w:kern w:val="0"/>
          <w:sz w:val="24"/>
        </w:rPr>
      </w:pPr>
      <w:r>
        <w:rPr>
          <w:rFonts w:ascii="Arial" w:hAnsi="Arial" w:cs="Arial"/>
          <w:kern w:val="0"/>
          <w:sz w:val="24"/>
        </w:rPr>
        <w:t>合伙企业由1名普通合伙人及</w:t>
      </w:r>
      <w:r>
        <w:rPr>
          <w:rFonts w:hint="eastAsia" w:ascii="Arial" w:hAnsi="Arial" w:cs="Arial"/>
          <w:kern w:val="0"/>
          <w:sz w:val="24"/>
        </w:rPr>
        <w:t>【</w:t>
      </w:r>
      <w:r>
        <w:rPr>
          <w:rFonts w:hint="eastAsia" w:ascii="Arial" w:hAnsi="Arial" w:cs="Arial"/>
          <w:kern w:val="0"/>
          <w:sz w:val="24"/>
          <w:lang w:val="en-US" w:eastAsia="zh-CN"/>
        </w:rPr>
        <w:t>2</w:t>
      </w:r>
      <w:r>
        <w:rPr>
          <w:rFonts w:hint="eastAsia" w:ascii="Arial" w:hAnsi="Arial" w:cs="Arial"/>
          <w:kern w:val="0"/>
          <w:sz w:val="24"/>
        </w:rPr>
        <w:t>】</w:t>
      </w:r>
      <w:r>
        <w:rPr>
          <w:rFonts w:ascii="Arial" w:hAnsi="Arial" w:cs="Arial"/>
          <w:kern w:val="0"/>
          <w:sz w:val="24"/>
        </w:rPr>
        <w:t>名有限合伙人出资设立。合伙企业的</w:t>
      </w:r>
      <w:r>
        <w:rPr>
          <w:rFonts w:hint="eastAsia" w:ascii="Arial" w:hAnsi="Arial" w:cs="Arial"/>
          <w:sz w:val="24"/>
        </w:rPr>
        <w:t>全体合伙人的名称、住所、统一社会信用代码以及主要职能见本协议的附件一。</w:t>
      </w:r>
    </w:p>
    <w:p w14:paraId="2B6F301B">
      <w:pPr>
        <w:pStyle w:val="25"/>
        <w:widowControl/>
        <w:numPr>
          <w:ilvl w:val="0"/>
          <w:numId w:val="9"/>
        </w:numPr>
        <w:tabs>
          <w:tab w:val="left" w:pos="851"/>
          <w:tab w:val="left" w:pos="1418"/>
        </w:tabs>
        <w:adjustRightInd w:val="0"/>
        <w:snapToGrid w:val="0"/>
        <w:spacing w:line="400" w:lineRule="exact"/>
        <w:ind w:left="851" w:hanging="851" w:firstLineChars="0"/>
        <w:rPr>
          <w:rFonts w:ascii="Arial" w:hAnsi="Arial" w:cs="Arial"/>
          <w:kern w:val="0"/>
          <w:sz w:val="24"/>
        </w:rPr>
      </w:pPr>
      <w:r>
        <w:rPr>
          <w:rFonts w:ascii="Arial" w:hAnsi="Arial" w:cs="Arial"/>
          <w:kern w:val="0"/>
          <w:sz w:val="24"/>
        </w:rPr>
        <w:t>合伙企业的合伙人不低于2人，不超过50人，如在合伙企业经营期限内，合伙企业之有限合伙人发生变化，本协议应作相应修改，并由执行事务合伙人办理相应的变更登记手续。</w:t>
      </w:r>
    </w:p>
    <w:p w14:paraId="6B3220EC">
      <w:pPr>
        <w:pStyle w:val="25"/>
        <w:widowControl/>
        <w:numPr>
          <w:ilvl w:val="0"/>
          <w:numId w:val="8"/>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9" w:name="_Toc199487230"/>
      <w:r>
        <w:rPr>
          <w:rFonts w:ascii="Arial" w:hAnsi="Arial" w:cs="Arial"/>
          <w:b/>
          <w:kern w:val="0"/>
          <w:sz w:val="24"/>
        </w:rPr>
        <w:t>合伙人的出资</w:t>
      </w:r>
      <w:bookmarkEnd w:id="9"/>
    </w:p>
    <w:p w14:paraId="6AA7EC67">
      <w:pPr>
        <w:pStyle w:val="25"/>
        <w:widowControl/>
        <w:numPr>
          <w:ilvl w:val="0"/>
          <w:numId w:val="10"/>
        </w:numPr>
        <w:tabs>
          <w:tab w:val="left" w:pos="851"/>
          <w:tab w:val="left" w:pos="1418"/>
        </w:tabs>
        <w:adjustRightInd w:val="0"/>
        <w:snapToGrid w:val="0"/>
        <w:spacing w:line="400" w:lineRule="exact"/>
        <w:ind w:left="851" w:hanging="851" w:firstLineChars="0"/>
        <w:rPr>
          <w:rFonts w:ascii="Arial" w:hAnsi="Arial" w:cs="Arial"/>
          <w:kern w:val="0"/>
          <w:sz w:val="24"/>
        </w:rPr>
      </w:pPr>
      <w:r>
        <w:rPr>
          <w:rFonts w:ascii="Arial" w:hAnsi="Arial" w:cs="Arial"/>
          <w:kern w:val="0"/>
          <w:sz w:val="24"/>
        </w:rPr>
        <w:t>全体合伙人对合伙企业的</w:t>
      </w:r>
      <w:r>
        <w:rPr>
          <w:rFonts w:ascii="Arial" w:hAnsi="Arial" w:cs="Arial"/>
          <w:kern w:val="0"/>
          <w:sz w:val="24"/>
          <w:highlight w:val="none"/>
        </w:rPr>
        <w:t>总认缴出资额为【</w:t>
      </w:r>
      <w:r>
        <w:rPr>
          <w:rFonts w:hint="eastAsia" w:ascii="Arial" w:hAnsi="Arial" w:cs="Arial"/>
          <w:kern w:val="0"/>
          <w:sz w:val="24"/>
          <w:highlight w:val="none"/>
          <w:lang w:val="en-US" w:eastAsia="zh-CN"/>
        </w:rPr>
        <w:t>61500</w:t>
      </w:r>
      <w:r>
        <w:rPr>
          <w:rFonts w:ascii="Arial" w:hAnsi="Arial" w:cs="Arial"/>
          <w:kern w:val="0"/>
          <w:sz w:val="24"/>
          <w:highlight w:val="none"/>
        </w:rPr>
        <w:t>】</w:t>
      </w:r>
      <w:r>
        <w:rPr>
          <w:rFonts w:hint="eastAsia" w:ascii="Arial" w:hAnsi="Arial" w:cs="Arial"/>
          <w:kern w:val="0"/>
          <w:sz w:val="24"/>
          <w:highlight w:val="none"/>
          <w:lang w:val="en-US" w:eastAsia="zh-CN"/>
        </w:rPr>
        <w:t>万</w:t>
      </w:r>
      <w:r>
        <w:rPr>
          <w:rFonts w:ascii="Arial" w:hAnsi="Arial" w:cs="Arial"/>
          <w:kern w:val="0"/>
          <w:sz w:val="24"/>
          <w:highlight w:val="none"/>
        </w:rPr>
        <w:t>元人民币</w:t>
      </w:r>
      <w:r>
        <w:rPr>
          <w:rFonts w:ascii="Arial" w:hAnsi="Arial" w:cs="Arial"/>
          <w:kern w:val="0"/>
          <w:sz w:val="24"/>
        </w:rPr>
        <w:t>、各合伙人的认缴出资额、出资方式和出资比例</w:t>
      </w:r>
      <w:r>
        <w:rPr>
          <w:rFonts w:hint="eastAsia" w:ascii="Arial" w:hAnsi="Arial" w:cs="Arial"/>
          <w:kern w:val="0"/>
          <w:sz w:val="24"/>
        </w:rPr>
        <w:t>见本协议的附件一。</w:t>
      </w:r>
    </w:p>
    <w:p w14:paraId="12176766">
      <w:pPr>
        <w:pStyle w:val="25"/>
        <w:widowControl/>
        <w:numPr>
          <w:ilvl w:val="0"/>
          <w:numId w:val="10"/>
        </w:numPr>
        <w:tabs>
          <w:tab w:val="left" w:pos="851"/>
          <w:tab w:val="left" w:pos="1418"/>
        </w:tabs>
        <w:adjustRightInd w:val="0"/>
        <w:snapToGrid w:val="0"/>
        <w:spacing w:line="400" w:lineRule="exact"/>
        <w:ind w:left="851" w:hanging="851" w:firstLineChars="0"/>
        <w:rPr>
          <w:rFonts w:ascii="Arial" w:hAnsi="Arial" w:cs="Arial"/>
          <w:bCs/>
          <w:sz w:val="24"/>
        </w:rPr>
      </w:pPr>
      <w:r>
        <w:rPr>
          <w:rFonts w:hint="eastAsia" w:ascii="Arial" w:hAnsi="Arial" w:cs="Arial"/>
          <w:bCs/>
          <w:sz w:val="24"/>
        </w:rPr>
        <w:t>本协议签订</w:t>
      </w:r>
      <w:r>
        <w:rPr>
          <w:rFonts w:ascii="Arial" w:hAnsi="Arial" w:cs="Arial"/>
          <w:bCs/>
          <w:sz w:val="24"/>
        </w:rPr>
        <w:t>之日起【15】日内，执行事务合伙人应</w:t>
      </w:r>
      <w:r>
        <w:rPr>
          <w:rFonts w:hint="eastAsia" w:ascii="Arial" w:hAnsi="Arial" w:cs="Arial"/>
          <w:bCs/>
          <w:sz w:val="24"/>
        </w:rPr>
        <w:t>负责</w:t>
      </w:r>
      <w:r>
        <w:rPr>
          <w:rFonts w:ascii="Arial" w:hAnsi="Arial" w:cs="Arial"/>
          <w:bCs/>
          <w:sz w:val="24"/>
        </w:rPr>
        <w:t>以合伙企业名义开立银行共管账户</w:t>
      </w:r>
      <w:r>
        <w:rPr>
          <w:rFonts w:hint="eastAsia" w:ascii="Arial" w:hAnsi="Arial" w:cs="Arial"/>
          <w:bCs/>
          <w:sz w:val="24"/>
        </w:rPr>
        <w:t>（以下简称“共管账户”），</w:t>
      </w:r>
      <w:r>
        <w:rPr>
          <w:rFonts w:ascii="Arial" w:hAnsi="Arial" w:cs="Arial"/>
          <w:bCs/>
          <w:sz w:val="24"/>
        </w:rPr>
        <w:t>该账户内资金由执行事务合伙人与国资方投资人共同实施监管，共管账户</w:t>
      </w:r>
      <w:r>
        <w:rPr>
          <w:rFonts w:hint="eastAsia" w:ascii="Arial" w:hAnsi="Arial" w:cs="Arial"/>
          <w:bCs/>
          <w:sz w:val="24"/>
        </w:rPr>
        <w:t>资金管理及对外支付等</w:t>
      </w:r>
      <w:r>
        <w:rPr>
          <w:rFonts w:ascii="Arial" w:hAnsi="Arial" w:cs="Arial"/>
          <w:bCs/>
          <w:sz w:val="24"/>
        </w:rPr>
        <w:t>需</w:t>
      </w:r>
      <w:r>
        <w:rPr>
          <w:rFonts w:hint="eastAsia" w:ascii="Arial" w:hAnsi="Arial" w:cs="Arial"/>
          <w:bCs/>
          <w:sz w:val="24"/>
        </w:rPr>
        <w:t>经</w:t>
      </w:r>
      <w:r>
        <w:rPr>
          <w:rFonts w:ascii="Arial" w:hAnsi="Arial" w:cs="Arial"/>
          <w:bCs/>
          <w:sz w:val="24"/>
        </w:rPr>
        <w:t>双方</w:t>
      </w:r>
      <w:r>
        <w:rPr>
          <w:rFonts w:hint="eastAsia" w:ascii="Arial" w:hAnsi="Arial" w:cs="Arial"/>
          <w:bCs/>
          <w:sz w:val="24"/>
        </w:rPr>
        <w:t>事先</w:t>
      </w:r>
      <w:r>
        <w:rPr>
          <w:rFonts w:ascii="Arial" w:hAnsi="Arial" w:cs="Arial"/>
          <w:bCs/>
          <w:sz w:val="24"/>
        </w:rPr>
        <w:t>同意后方可操作</w:t>
      </w:r>
      <w:r>
        <w:rPr>
          <w:rFonts w:hint="eastAsia" w:ascii="Arial" w:hAnsi="Arial" w:cs="Arial"/>
          <w:bCs/>
          <w:sz w:val="24"/>
        </w:rPr>
        <w:t>，具体以另行签订的共管协议约定为准</w:t>
      </w:r>
      <w:r>
        <w:rPr>
          <w:rFonts w:ascii="Arial" w:hAnsi="Arial" w:cs="Arial"/>
          <w:bCs/>
          <w:sz w:val="24"/>
        </w:rPr>
        <w:t>。</w:t>
      </w:r>
    </w:p>
    <w:p w14:paraId="10D69EC3">
      <w:pPr>
        <w:pStyle w:val="25"/>
        <w:widowControl/>
        <w:tabs>
          <w:tab w:val="left" w:pos="851"/>
          <w:tab w:val="left" w:pos="1418"/>
        </w:tabs>
        <w:adjustRightInd w:val="0"/>
        <w:snapToGrid w:val="0"/>
        <w:spacing w:line="400" w:lineRule="exact"/>
        <w:ind w:left="851" w:firstLine="0" w:firstLineChars="0"/>
        <w:rPr>
          <w:rFonts w:ascii="Arial" w:hAnsi="Arial" w:cs="Arial"/>
          <w:bCs/>
          <w:sz w:val="24"/>
        </w:rPr>
      </w:pPr>
      <w:r>
        <w:rPr>
          <w:rFonts w:hint="eastAsia" w:ascii="Arial" w:hAnsi="Arial" w:cs="Arial"/>
          <w:bCs/>
          <w:sz w:val="24"/>
        </w:rPr>
        <w:t>共管账户主要用于接收合伙人实缴出资，以及支出投资上市公司股票的投资款。在规则、程序允许的情况下，共管账户将用于接收合伙企业的全部收入，包括但不限于上市公司分红，以及合伙企业转让资产所得的对价款等。</w:t>
      </w:r>
    </w:p>
    <w:p w14:paraId="0DADE1E8">
      <w:pPr>
        <w:pStyle w:val="25"/>
        <w:widowControl/>
        <w:tabs>
          <w:tab w:val="left" w:pos="851"/>
          <w:tab w:val="left" w:pos="1418"/>
        </w:tabs>
        <w:adjustRightInd w:val="0"/>
        <w:snapToGrid w:val="0"/>
        <w:spacing w:line="400" w:lineRule="exact"/>
        <w:ind w:left="851" w:firstLine="0" w:firstLineChars="0"/>
        <w:rPr>
          <w:rFonts w:ascii="Arial" w:hAnsi="Arial" w:cs="Arial"/>
          <w:bCs/>
          <w:sz w:val="24"/>
        </w:rPr>
      </w:pPr>
      <w:r>
        <w:rPr>
          <w:rFonts w:hint="eastAsia" w:ascii="Arial" w:hAnsi="Arial" w:cs="Arial"/>
          <w:bCs/>
          <w:sz w:val="24"/>
        </w:rPr>
        <w:t>在合伙企业使用共管账户内资金支付投资上市公司股票所需的全部投资款后，如有剩余资金的，执行事务合伙人可一次或分多次将剩余资金中合计不超过【500】万元部分从共管账户转入合伙企业名下普通银行账户，用于支付合伙企业日常管理所需费用，</w:t>
      </w:r>
      <w:r>
        <w:rPr>
          <w:rFonts w:ascii="Arial" w:hAnsi="Arial" w:cs="Arial"/>
          <w:bCs/>
          <w:sz w:val="24"/>
        </w:rPr>
        <w:t>国资方投资人</w:t>
      </w:r>
      <w:r>
        <w:rPr>
          <w:rFonts w:hint="eastAsia" w:ascii="Arial" w:hAnsi="Arial" w:cs="Arial"/>
          <w:bCs/>
          <w:sz w:val="24"/>
        </w:rPr>
        <w:t>应予以配合。除非全体合伙人另有约定，超出【500】万元的部分按照本协议8.3条约定进行分配。</w:t>
      </w:r>
    </w:p>
    <w:p w14:paraId="6304DCA3">
      <w:pPr>
        <w:pStyle w:val="25"/>
        <w:widowControl/>
        <w:tabs>
          <w:tab w:val="left" w:pos="851"/>
          <w:tab w:val="left" w:pos="1418"/>
        </w:tabs>
        <w:adjustRightInd w:val="0"/>
        <w:snapToGrid w:val="0"/>
        <w:spacing w:line="400" w:lineRule="exact"/>
        <w:ind w:left="851" w:firstLine="0" w:firstLineChars="0"/>
        <w:rPr>
          <w:rFonts w:ascii="Arial" w:hAnsi="Arial" w:cs="Arial"/>
          <w:bCs/>
          <w:sz w:val="24"/>
        </w:rPr>
      </w:pPr>
      <w:r>
        <w:rPr>
          <w:rFonts w:hint="eastAsia" w:ascii="Arial" w:hAnsi="Arial" w:cs="Arial"/>
          <w:bCs/>
          <w:sz w:val="24"/>
        </w:rPr>
        <w:t>共管账户的相关费用由合伙企业负担，共管账户产生之孳息由合伙企业享有。</w:t>
      </w:r>
    </w:p>
    <w:p w14:paraId="7EDEED7A">
      <w:pPr>
        <w:pStyle w:val="25"/>
        <w:widowControl/>
        <w:numPr>
          <w:ilvl w:val="0"/>
          <w:numId w:val="10"/>
        </w:numPr>
        <w:tabs>
          <w:tab w:val="left" w:pos="851"/>
          <w:tab w:val="left" w:pos="1418"/>
        </w:tabs>
        <w:adjustRightInd w:val="0"/>
        <w:snapToGrid w:val="0"/>
        <w:spacing w:line="400" w:lineRule="exact"/>
        <w:ind w:left="851" w:hanging="851" w:firstLineChars="0"/>
        <w:rPr>
          <w:rFonts w:ascii="Arial" w:hAnsi="Arial" w:cs="Arial"/>
          <w:bCs/>
          <w:sz w:val="24"/>
        </w:rPr>
      </w:pPr>
      <w:r>
        <w:rPr>
          <w:rFonts w:ascii="Arial" w:hAnsi="Arial" w:cs="Arial"/>
          <w:bCs/>
          <w:sz w:val="24"/>
        </w:rPr>
        <w:t>全体合伙人应</w:t>
      </w:r>
      <w:r>
        <w:rPr>
          <w:rFonts w:hint="eastAsia" w:ascii="Arial" w:hAnsi="Arial" w:cs="Arial"/>
          <w:bCs/>
          <w:sz w:val="24"/>
        </w:rPr>
        <w:t>按下述方式及时向合伙企业缴付出资：</w:t>
      </w:r>
    </w:p>
    <w:p w14:paraId="48F84740">
      <w:pPr>
        <w:pStyle w:val="25"/>
        <w:widowControl/>
        <w:numPr>
          <w:ilvl w:val="3"/>
          <w:numId w:val="11"/>
        </w:numPr>
        <w:tabs>
          <w:tab w:val="left" w:pos="851"/>
          <w:tab w:val="left" w:pos="1418"/>
        </w:tabs>
        <w:adjustRightInd w:val="0"/>
        <w:snapToGrid w:val="0"/>
        <w:spacing w:line="400" w:lineRule="exact"/>
        <w:ind w:left="1418" w:hanging="567" w:firstLineChars="0"/>
        <w:rPr>
          <w:rFonts w:ascii="Arial" w:hAnsi="Arial" w:cs="Arial"/>
          <w:bCs/>
          <w:sz w:val="24"/>
        </w:rPr>
      </w:pPr>
      <w:r>
        <w:rPr>
          <w:rFonts w:hint="eastAsia" w:ascii="Arial" w:hAnsi="Arial" w:cs="Arial"/>
          <w:bCs/>
          <w:sz w:val="24"/>
        </w:rPr>
        <w:t>自共管账户开立</w:t>
      </w:r>
      <w:r>
        <w:rPr>
          <w:rFonts w:ascii="Arial" w:hAnsi="Arial" w:cs="Arial"/>
          <w:bCs/>
          <w:sz w:val="24"/>
        </w:rPr>
        <w:t>之日起【</w:t>
      </w:r>
      <w:r>
        <w:rPr>
          <w:rFonts w:hint="eastAsia" w:ascii="Arial" w:hAnsi="Arial" w:cs="Arial"/>
          <w:bCs/>
          <w:sz w:val="24"/>
        </w:rPr>
        <w:t>30</w:t>
      </w:r>
      <w:r>
        <w:rPr>
          <w:rFonts w:ascii="Arial" w:hAnsi="Arial" w:cs="Arial"/>
          <w:bCs/>
          <w:sz w:val="24"/>
        </w:rPr>
        <w:t>】日内，应将</w:t>
      </w:r>
      <w:r>
        <w:rPr>
          <w:rFonts w:hint="eastAsia" w:ascii="Arial" w:hAnsi="Arial" w:cs="Arial"/>
          <w:bCs/>
          <w:sz w:val="24"/>
        </w:rPr>
        <w:t>其</w:t>
      </w:r>
      <w:r>
        <w:rPr>
          <w:rFonts w:ascii="Arial" w:hAnsi="Arial" w:cs="Arial"/>
          <w:bCs/>
          <w:sz w:val="24"/>
        </w:rPr>
        <w:t>认缴出资额的【5%】支付至合伙企业的</w:t>
      </w:r>
      <w:r>
        <w:rPr>
          <w:rFonts w:hint="eastAsia" w:ascii="Arial" w:hAnsi="Arial" w:cs="Arial"/>
          <w:bCs/>
          <w:sz w:val="24"/>
        </w:rPr>
        <w:t>共管账户；</w:t>
      </w:r>
    </w:p>
    <w:p w14:paraId="1106DE92">
      <w:pPr>
        <w:pStyle w:val="25"/>
        <w:widowControl/>
        <w:numPr>
          <w:ilvl w:val="3"/>
          <w:numId w:val="11"/>
        </w:numPr>
        <w:tabs>
          <w:tab w:val="left" w:pos="851"/>
          <w:tab w:val="left" w:pos="1418"/>
        </w:tabs>
        <w:adjustRightInd w:val="0"/>
        <w:snapToGrid w:val="0"/>
        <w:spacing w:line="400" w:lineRule="exact"/>
        <w:ind w:left="1418" w:hanging="567" w:firstLineChars="0"/>
        <w:rPr>
          <w:rFonts w:ascii="Arial" w:hAnsi="Arial" w:cs="Arial"/>
          <w:kern w:val="0"/>
          <w:sz w:val="24"/>
        </w:rPr>
      </w:pPr>
      <w:r>
        <w:rPr>
          <w:rFonts w:ascii="Arial" w:hAnsi="Arial" w:cs="Arial"/>
          <w:kern w:val="0"/>
          <w:sz w:val="24"/>
        </w:rPr>
        <w:t>执行事务合伙人根据投资项目的需要</w:t>
      </w:r>
      <w:r>
        <w:rPr>
          <w:rFonts w:hint="eastAsia" w:ascii="Arial" w:hAnsi="Arial" w:cs="Arial"/>
          <w:kern w:val="0"/>
          <w:sz w:val="24"/>
        </w:rPr>
        <w:t>确定剩余认缴出资额的缴付期限，但缴付期限最迟不得晚于本协议签订满【12个月】之日。执行事务合伙人应提前五个工作日向全体有限合伙人发送</w:t>
      </w:r>
      <w:r>
        <w:rPr>
          <w:rFonts w:ascii="Arial" w:hAnsi="Arial" w:cs="Arial"/>
          <w:kern w:val="0"/>
          <w:sz w:val="24"/>
        </w:rPr>
        <w:t>书面缴款通知书</w:t>
      </w:r>
      <w:r>
        <w:rPr>
          <w:rFonts w:hint="eastAsia" w:ascii="Arial" w:hAnsi="Arial" w:cs="Arial"/>
          <w:kern w:val="0"/>
          <w:sz w:val="24"/>
        </w:rPr>
        <w:t>，</w:t>
      </w:r>
      <w:r>
        <w:rPr>
          <w:rFonts w:ascii="Arial" w:hAnsi="Arial" w:cs="Arial"/>
          <w:bCs/>
          <w:sz w:val="24"/>
        </w:rPr>
        <w:t>全体合伙人应按照</w:t>
      </w:r>
      <w:r>
        <w:rPr>
          <w:rFonts w:ascii="Arial" w:hAnsi="Arial" w:cs="Arial"/>
          <w:kern w:val="0"/>
          <w:sz w:val="24"/>
        </w:rPr>
        <w:t>执行事务合伙人出具的书面缴款通知书</w:t>
      </w:r>
      <w:r>
        <w:rPr>
          <w:rFonts w:hint="eastAsia" w:ascii="Arial" w:hAnsi="Arial" w:cs="Arial"/>
          <w:kern w:val="0"/>
          <w:sz w:val="24"/>
        </w:rPr>
        <w:t>载明</w:t>
      </w:r>
      <w:r>
        <w:rPr>
          <w:rFonts w:ascii="Arial" w:hAnsi="Arial" w:cs="Arial"/>
          <w:kern w:val="0"/>
          <w:sz w:val="24"/>
        </w:rPr>
        <w:t>的</w:t>
      </w:r>
      <w:r>
        <w:rPr>
          <w:rFonts w:hint="eastAsia" w:ascii="Arial" w:hAnsi="Arial" w:cs="Arial"/>
          <w:kern w:val="0"/>
          <w:sz w:val="24"/>
        </w:rPr>
        <w:t>缴付</w:t>
      </w:r>
      <w:r>
        <w:rPr>
          <w:rFonts w:ascii="Arial" w:hAnsi="Arial" w:cs="Arial"/>
          <w:kern w:val="0"/>
          <w:sz w:val="24"/>
        </w:rPr>
        <w:t>期限</w:t>
      </w:r>
      <w:r>
        <w:rPr>
          <w:rFonts w:ascii="Arial" w:hAnsi="Arial" w:cs="Arial"/>
          <w:bCs/>
          <w:sz w:val="24"/>
        </w:rPr>
        <w:t>将各自认缴出资额</w:t>
      </w:r>
      <w:r>
        <w:rPr>
          <w:rFonts w:hint="eastAsia" w:ascii="Arial" w:hAnsi="Arial" w:cs="Arial"/>
          <w:bCs/>
          <w:sz w:val="24"/>
        </w:rPr>
        <w:t>剩余未缴金额</w:t>
      </w:r>
      <w:r>
        <w:rPr>
          <w:rFonts w:ascii="Arial" w:hAnsi="Arial" w:cs="Arial"/>
          <w:bCs/>
          <w:sz w:val="24"/>
        </w:rPr>
        <w:t>全额缴付至共管账户</w:t>
      </w:r>
      <w:r>
        <w:rPr>
          <w:rFonts w:hint="eastAsia" w:ascii="Arial" w:hAnsi="Arial" w:cs="Arial"/>
          <w:bCs/>
          <w:sz w:val="24"/>
        </w:rPr>
        <w:t>，完成对合伙企业的出资义务</w:t>
      </w:r>
      <w:r>
        <w:rPr>
          <w:rFonts w:ascii="Arial" w:hAnsi="Arial" w:cs="Arial"/>
          <w:bCs/>
          <w:sz w:val="24"/>
        </w:rPr>
        <w:t>。</w:t>
      </w:r>
    </w:p>
    <w:p w14:paraId="42442FC8">
      <w:pPr>
        <w:pStyle w:val="25"/>
        <w:widowControl/>
        <w:numPr>
          <w:ilvl w:val="0"/>
          <w:numId w:val="10"/>
        </w:numPr>
        <w:tabs>
          <w:tab w:val="left" w:pos="851"/>
          <w:tab w:val="left" w:pos="1418"/>
        </w:tabs>
        <w:adjustRightInd w:val="0"/>
        <w:snapToGrid w:val="0"/>
        <w:spacing w:line="400" w:lineRule="exact"/>
        <w:ind w:left="851" w:hanging="851" w:firstLineChars="0"/>
        <w:rPr>
          <w:rFonts w:ascii="Arial" w:hAnsi="Arial" w:cs="Arial"/>
          <w:bCs/>
          <w:sz w:val="24"/>
        </w:rPr>
      </w:pPr>
      <w:r>
        <w:rPr>
          <w:rFonts w:ascii="Arial" w:hAnsi="Arial" w:cs="Arial"/>
          <w:bCs/>
          <w:sz w:val="24"/>
        </w:rPr>
        <w:t>任何一方</w:t>
      </w:r>
      <w:r>
        <w:rPr>
          <w:rFonts w:hint="eastAsia" w:ascii="Arial" w:hAnsi="Arial" w:cs="Arial"/>
          <w:bCs/>
          <w:sz w:val="24"/>
        </w:rPr>
        <w:t>违反</w:t>
      </w:r>
      <w:r>
        <w:rPr>
          <w:rFonts w:hint="eastAsia" w:ascii="Arial" w:hAnsi="Arial" w:cs="Arial"/>
          <w:color w:val="000000"/>
          <w:sz w:val="24"/>
        </w:rPr>
        <w:t>本协议第2</w:t>
      </w:r>
      <w:r>
        <w:rPr>
          <w:rFonts w:ascii="Arial" w:hAnsi="Arial" w:cs="Arial"/>
          <w:color w:val="000000"/>
          <w:sz w:val="24"/>
        </w:rPr>
        <w:t>.2.3</w:t>
      </w:r>
      <w:r>
        <w:rPr>
          <w:rFonts w:hint="eastAsia" w:ascii="Arial" w:hAnsi="Arial" w:cs="Arial"/>
          <w:color w:val="000000"/>
          <w:sz w:val="24"/>
        </w:rPr>
        <w:t>条的约定</w:t>
      </w:r>
      <w:r>
        <w:rPr>
          <w:rFonts w:ascii="Arial" w:hAnsi="Arial" w:cs="Arial"/>
          <w:bCs/>
          <w:sz w:val="24"/>
        </w:rPr>
        <w:t>逾期</w:t>
      </w:r>
      <w:r>
        <w:rPr>
          <w:rFonts w:hint="eastAsia" w:ascii="Arial" w:hAnsi="Arial" w:cs="Arial"/>
          <w:bCs/>
          <w:sz w:val="24"/>
        </w:rPr>
        <w:t>未履行或</w:t>
      </w:r>
      <w:r>
        <w:rPr>
          <w:rFonts w:ascii="Arial" w:hAnsi="Arial" w:cs="Arial"/>
          <w:bCs/>
          <w:sz w:val="24"/>
        </w:rPr>
        <w:t>未完全履行其实缴出资义务的，则构成违约，自逾期之日起，违约方应就逾期未缴付的金额按照每日万分之</w:t>
      </w:r>
      <w:r>
        <w:rPr>
          <w:rFonts w:hint="eastAsia" w:ascii="Arial" w:hAnsi="Arial" w:cs="Arial"/>
          <w:bCs/>
          <w:sz w:val="24"/>
        </w:rPr>
        <w:t>【三】</w:t>
      </w:r>
      <w:r>
        <w:rPr>
          <w:rFonts w:ascii="Arial" w:hAnsi="Arial" w:cs="Arial"/>
          <w:bCs/>
          <w:sz w:val="24"/>
        </w:rPr>
        <w:t>的比例向守约合伙人支付逾期出资违约金，直至其将应缴金额缴齐之日止，</w:t>
      </w:r>
      <w:r>
        <w:rPr>
          <w:rFonts w:hint="eastAsia" w:ascii="Arial" w:hAnsi="Arial" w:cs="Arial"/>
          <w:bCs/>
          <w:sz w:val="24"/>
        </w:rPr>
        <w:t>逾期超过二十个工作日的，</w:t>
      </w:r>
      <w:r>
        <w:rPr>
          <w:rFonts w:ascii="Arial" w:hAnsi="Arial" w:cs="Arial"/>
          <w:bCs/>
          <w:sz w:val="24"/>
        </w:rPr>
        <w:t>违约方应</w:t>
      </w:r>
      <w:r>
        <w:rPr>
          <w:rFonts w:hint="eastAsia" w:ascii="Arial" w:hAnsi="Arial" w:cs="Arial"/>
          <w:bCs/>
          <w:sz w:val="24"/>
        </w:rPr>
        <w:t>按照应缴</w:t>
      </w:r>
      <w:r>
        <w:rPr>
          <w:rFonts w:ascii="Arial" w:hAnsi="Arial" w:cs="Arial"/>
          <w:bCs/>
          <w:sz w:val="24"/>
        </w:rPr>
        <w:t>未缴金额</w:t>
      </w:r>
      <w:r>
        <w:rPr>
          <w:rFonts w:hint="eastAsia" w:ascii="Arial" w:hAnsi="Arial" w:cs="Arial"/>
          <w:bCs/>
          <w:sz w:val="24"/>
        </w:rPr>
        <w:t>的【</w:t>
      </w:r>
      <w:r>
        <w:rPr>
          <w:rFonts w:ascii="Arial" w:hAnsi="Arial" w:cs="Arial"/>
          <w:bCs/>
          <w:sz w:val="24"/>
        </w:rPr>
        <w:t>1</w:t>
      </w:r>
      <w:r>
        <w:rPr>
          <w:rFonts w:hint="eastAsia" w:ascii="Arial" w:hAnsi="Arial" w:cs="Arial"/>
          <w:bCs/>
          <w:sz w:val="24"/>
        </w:rPr>
        <w:t>0】</w:t>
      </w:r>
      <w:r>
        <w:rPr>
          <w:rFonts w:ascii="Arial" w:hAnsi="Arial" w:cs="Arial"/>
          <w:bCs/>
          <w:sz w:val="24"/>
        </w:rPr>
        <w:t>%</w:t>
      </w:r>
      <w:r>
        <w:rPr>
          <w:rFonts w:hint="eastAsia" w:ascii="Arial" w:hAnsi="Arial" w:cs="Arial"/>
          <w:bCs/>
          <w:sz w:val="24"/>
        </w:rPr>
        <w:t>向守约合伙人支付违约金，</w:t>
      </w:r>
      <w:r>
        <w:rPr>
          <w:rFonts w:ascii="Arial" w:hAnsi="Arial" w:cs="Arial"/>
          <w:bCs/>
          <w:sz w:val="24"/>
        </w:rPr>
        <w:t>违约方支付逾期违约金不免除其缴纳出资的义务。</w:t>
      </w:r>
      <w:r>
        <w:rPr>
          <w:rFonts w:hint="eastAsia" w:ascii="Arial" w:hAnsi="Arial" w:cs="Arial"/>
          <w:bCs/>
          <w:sz w:val="24"/>
        </w:rPr>
        <w:t>除此外，违约合伙人还应全额承担因其逾期出资导致合伙企业向被投项目支付的分手费/解约费、违约金等任何违约、赔偿款项。</w:t>
      </w:r>
    </w:p>
    <w:p w14:paraId="08945399">
      <w:pPr>
        <w:pStyle w:val="25"/>
        <w:widowControl/>
        <w:tabs>
          <w:tab w:val="left" w:pos="851"/>
          <w:tab w:val="left" w:pos="1418"/>
        </w:tabs>
        <w:adjustRightInd w:val="0"/>
        <w:snapToGrid w:val="0"/>
        <w:spacing w:line="400" w:lineRule="exact"/>
        <w:ind w:left="851" w:firstLine="0" w:firstLineChars="0"/>
        <w:rPr>
          <w:rFonts w:ascii="Arial" w:hAnsi="Arial" w:cs="Arial"/>
          <w:bCs/>
          <w:sz w:val="24"/>
        </w:rPr>
      </w:pPr>
      <w:r>
        <w:rPr>
          <w:rFonts w:hint="eastAsia" w:ascii="Arial" w:hAnsi="Arial" w:cs="Arial"/>
          <w:bCs/>
          <w:sz w:val="24"/>
        </w:rPr>
        <w:t>逾期超过【二十个】工作日的，</w:t>
      </w:r>
      <w:r>
        <w:rPr>
          <w:rFonts w:ascii="Arial" w:hAnsi="Arial" w:cs="Arial"/>
          <w:bCs/>
          <w:sz w:val="24"/>
        </w:rPr>
        <w:t>违约合伙人在其全部出资</w:t>
      </w:r>
      <w:r>
        <w:rPr>
          <w:rFonts w:hint="eastAsia" w:ascii="Arial" w:hAnsi="Arial" w:cs="Arial"/>
          <w:bCs/>
          <w:sz w:val="24"/>
        </w:rPr>
        <w:t>、</w:t>
      </w:r>
      <w:r>
        <w:rPr>
          <w:rFonts w:ascii="Arial" w:hAnsi="Arial" w:cs="Arial"/>
          <w:bCs/>
          <w:sz w:val="24"/>
        </w:rPr>
        <w:t>违约金</w:t>
      </w:r>
      <w:r>
        <w:rPr>
          <w:rFonts w:hint="eastAsia" w:ascii="Arial" w:hAnsi="Arial" w:cs="Arial"/>
          <w:bCs/>
          <w:sz w:val="24"/>
        </w:rPr>
        <w:t>、赔偿金</w:t>
      </w:r>
      <w:r>
        <w:rPr>
          <w:rFonts w:ascii="Arial" w:hAnsi="Arial" w:cs="Arial"/>
          <w:bCs/>
          <w:sz w:val="24"/>
        </w:rPr>
        <w:t>缴付完成之前，对</w:t>
      </w:r>
      <w:r>
        <w:rPr>
          <w:rFonts w:hint="eastAsia" w:ascii="Arial" w:hAnsi="Arial" w:cs="Arial"/>
          <w:bCs/>
          <w:sz w:val="24"/>
        </w:rPr>
        <w:t>《合伙企业法》以及本协议项下所</w:t>
      </w:r>
      <w:r>
        <w:rPr>
          <w:rFonts w:ascii="Arial" w:hAnsi="Arial" w:cs="Arial"/>
          <w:bCs/>
          <w:sz w:val="24"/>
        </w:rPr>
        <w:t>有</w:t>
      </w:r>
      <w:r>
        <w:rPr>
          <w:rFonts w:hint="eastAsia" w:ascii="Arial" w:hAnsi="Arial" w:cs="Arial"/>
          <w:bCs/>
          <w:sz w:val="24"/>
        </w:rPr>
        <w:t>需经合伙人同意</w:t>
      </w:r>
      <w:r>
        <w:rPr>
          <w:rFonts w:ascii="Arial" w:hAnsi="Arial" w:cs="Arial"/>
          <w:bCs/>
          <w:sz w:val="24"/>
        </w:rPr>
        <w:t>事项均</w:t>
      </w:r>
      <w:r>
        <w:rPr>
          <w:rFonts w:hint="eastAsia" w:ascii="Arial" w:hAnsi="Arial" w:cs="Arial"/>
          <w:bCs/>
          <w:sz w:val="24"/>
        </w:rPr>
        <w:t>不享有</w:t>
      </w:r>
      <w:r>
        <w:rPr>
          <w:rFonts w:ascii="Arial" w:hAnsi="Arial" w:cs="Arial"/>
          <w:bCs/>
          <w:sz w:val="24"/>
        </w:rPr>
        <w:t>表决权。</w:t>
      </w:r>
    </w:p>
    <w:p w14:paraId="0105F131">
      <w:pPr>
        <w:pStyle w:val="25"/>
        <w:widowControl/>
        <w:tabs>
          <w:tab w:val="left" w:pos="851"/>
          <w:tab w:val="left" w:pos="1418"/>
        </w:tabs>
        <w:adjustRightInd w:val="0"/>
        <w:snapToGrid w:val="0"/>
        <w:spacing w:line="400" w:lineRule="exact"/>
        <w:ind w:left="851" w:firstLine="0" w:firstLineChars="0"/>
        <w:rPr>
          <w:rFonts w:ascii="Arial" w:hAnsi="Arial" w:cs="Arial"/>
          <w:bCs/>
          <w:sz w:val="24"/>
        </w:rPr>
      </w:pPr>
      <w:r>
        <w:rPr>
          <w:rFonts w:hint="eastAsia" w:ascii="Arial" w:hAnsi="Arial" w:cs="Arial"/>
          <w:bCs/>
          <w:sz w:val="24"/>
        </w:rPr>
        <w:t>为避免歧义，如果</w:t>
      </w:r>
      <w:r>
        <w:rPr>
          <w:rFonts w:hint="eastAsia" w:ascii="Arial" w:hAnsi="Arial" w:cs="Arial"/>
          <w:sz w:val="24"/>
        </w:rPr>
        <w:t>国资方投资人发生上述违约情形的，则守约合伙人仅为</w:t>
      </w:r>
      <w:r>
        <w:rPr>
          <w:rFonts w:hint="eastAsia" w:ascii="Arial" w:hAnsi="Arial" w:cs="Arial"/>
          <w:color w:val="000000"/>
          <w:sz w:val="24"/>
        </w:rPr>
        <w:t>合肥鼎耘工业智能科技有限公司、</w:t>
      </w:r>
      <w:r>
        <w:rPr>
          <w:rFonts w:hint="eastAsia" w:ascii="Arial" w:hAnsi="Arial" w:cs="Arial"/>
          <w:sz w:val="24"/>
          <w:lang w:eastAsia="zh-CN"/>
        </w:rPr>
        <w:t>鼎耘投资发展（海南）有限公司</w:t>
      </w:r>
      <w:r>
        <w:rPr>
          <w:rFonts w:hint="eastAsia" w:ascii="Arial" w:hAnsi="Arial" w:cs="Arial"/>
          <w:sz w:val="24"/>
        </w:rPr>
        <w:t>；如果</w:t>
      </w:r>
      <w:r>
        <w:rPr>
          <w:rFonts w:hint="eastAsia" w:ascii="Arial" w:hAnsi="Arial" w:cs="Arial"/>
          <w:color w:val="000000"/>
          <w:sz w:val="24"/>
        </w:rPr>
        <w:t>合肥鼎耘工业智能科技有限公司、</w:t>
      </w:r>
      <w:r>
        <w:rPr>
          <w:rFonts w:hint="eastAsia" w:ascii="Arial" w:hAnsi="Arial" w:cs="Arial"/>
          <w:sz w:val="24"/>
          <w:lang w:eastAsia="zh-CN"/>
        </w:rPr>
        <w:t>鼎耘投资发展（海南）有限公司</w:t>
      </w:r>
      <w:r>
        <w:rPr>
          <w:rFonts w:hint="eastAsia" w:ascii="Arial" w:hAnsi="Arial" w:cs="Arial"/>
          <w:sz w:val="24"/>
        </w:rPr>
        <w:t>中任一方发生上述违约情形的，则守约合伙人仅为国资方投资人。</w:t>
      </w:r>
    </w:p>
    <w:p w14:paraId="0C6FCF57">
      <w:pPr>
        <w:pStyle w:val="25"/>
        <w:widowControl/>
        <w:numPr>
          <w:ilvl w:val="0"/>
          <w:numId w:val="8"/>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10" w:name="_Toc199487231"/>
      <w:r>
        <w:rPr>
          <w:rFonts w:ascii="Arial" w:hAnsi="Arial" w:cs="Arial"/>
          <w:b/>
          <w:kern w:val="0"/>
          <w:sz w:val="24"/>
        </w:rPr>
        <w:t>合伙人登记册</w:t>
      </w:r>
      <w:bookmarkEnd w:id="10"/>
    </w:p>
    <w:p w14:paraId="11CF1E6B">
      <w:pPr>
        <w:pStyle w:val="25"/>
        <w:widowControl/>
        <w:numPr>
          <w:ilvl w:val="0"/>
          <w:numId w:val="12"/>
        </w:numPr>
        <w:tabs>
          <w:tab w:val="left" w:pos="851"/>
          <w:tab w:val="left" w:pos="1418"/>
        </w:tabs>
        <w:adjustRightInd w:val="0"/>
        <w:snapToGrid w:val="0"/>
        <w:spacing w:line="400" w:lineRule="exact"/>
        <w:ind w:left="851" w:hanging="851" w:firstLineChars="0"/>
        <w:rPr>
          <w:rFonts w:ascii="Arial" w:hAnsi="Arial" w:cs="Arial"/>
          <w:bCs/>
          <w:sz w:val="24"/>
        </w:rPr>
      </w:pPr>
      <w:r>
        <w:rPr>
          <w:rFonts w:ascii="Arial" w:hAnsi="Arial" w:cs="Arial"/>
          <w:kern w:val="0"/>
          <w:sz w:val="24"/>
        </w:rPr>
        <w:t>执行事务合伙人应置备合伙企业的合伙人登记册，登记各合伙人名称、住所、认缴出资额、实缴出资额及其他其认为必要的信息；执行事务合伙人应根据上述信息的变化情况随时更新合伙人登记册。</w:t>
      </w:r>
    </w:p>
    <w:p w14:paraId="59675126">
      <w:pPr>
        <w:pStyle w:val="25"/>
        <w:widowControl/>
        <w:numPr>
          <w:ilvl w:val="0"/>
          <w:numId w:val="8"/>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11" w:name="_Toc199487232"/>
      <w:r>
        <w:rPr>
          <w:rFonts w:ascii="Arial" w:hAnsi="Arial" w:cs="Arial"/>
          <w:b/>
          <w:kern w:val="0"/>
          <w:sz w:val="24"/>
        </w:rPr>
        <w:t>合伙份额处置限制</w:t>
      </w:r>
      <w:bookmarkEnd w:id="11"/>
    </w:p>
    <w:p w14:paraId="4CDC9497">
      <w:pPr>
        <w:pStyle w:val="25"/>
        <w:widowControl/>
        <w:numPr>
          <w:ilvl w:val="0"/>
          <w:numId w:val="13"/>
        </w:numPr>
        <w:adjustRightInd w:val="0"/>
        <w:snapToGrid w:val="0"/>
        <w:spacing w:line="400" w:lineRule="exact"/>
        <w:ind w:left="851" w:hanging="851" w:firstLineChars="0"/>
        <w:rPr>
          <w:rFonts w:ascii="Arial" w:hAnsi="Arial" w:cs="Arial"/>
          <w:kern w:val="0"/>
          <w:sz w:val="24"/>
        </w:rPr>
      </w:pPr>
      <w:r>
        <w:rPr>
          <w:rFonts w:ascii="Arial" w:hAnsi="Arial" w:cs="Arial"/>
          <w:kern w:val="0"/>
          <w:sz w:val="24"/>
        </w:rPr>
        <w:t>在合伙企业存续期间，除本协议或全体合伙人之间另有约定外，未经全体合伙人一致同意，任一合伙人不得以转让、出售、置换、委托第三方管理等任何方式处置其持有的合伙份额，或在各自所持合伙份额之上设置质押担保等任何权利负担。</w:t>
      </w:r>
    </w:p>
    <w:p w14:paraId="40E9DBB7">
      <w:pPr>
        <w:widowControl/>
        <w:numPr>
          <w:ilvl w:val="0"/>
          <w:numId w:val="2"/>
        </w:numPr>
        <w:adjustRightInd w:val="0"/>
        <w:snapToGrid w:val="0"/>
        <w:spacing w:line="400" w:lineRule="exact"/>
        <w:ind w:left="839" w:hanging="839"/>
        <w:jc w:val="center"/>
        <w:outlineLvl w:val="0"/>
        <w:rPr>
          <w:rFonts w:ascii="Arial" w:hAnsi="Arial" w:cs="Arial"/>
          <w:b/>
          <w:kern w:val="0"/>
          <w:sz w:val="24"/>
        </w:rPr>
      </w:pPr>
      <w:bookmarkStart w:id="12" w:name="_Toc199487233"/>
      <w:r>
        <w:rPr>
          <w:rFonts w:ascii="Arial" w:hAnsi="Arial" w:cs="Arial"/>
          <w:b/>
          <w:kern w:val="0"/>
          <w:sz w:val="24"/>
        </w:rPr>
        <w:t>合伙人的陈述和保证</w:t>
      </w:r>
      <w:bookmarkEnd w:id="12"/>
    </w:p>
    <w:p w14:paraId="405FE955">
      <w:pPr>
        <w:pStyle w:val="25"/>
        <w:widowControl/>
        <w:numPr>
          <w:ilvl w:val="0"/>
          <w:numId w:val="14"/>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13" w:name="_Toc121398722"/>
      <w:bookmarkStart w:id="14" w:name="_Toc199487234"/>
      <w:r>
        <w:rPr>
          <w:rFonts w:ascii="Arial" w:hAnsi="Arial" w:cs="Arial"/>
          <w:b/>
          <w:kern w:val="0"/>
          <w:sz w:val="24"/>
        </w:rPr>
        <w:t>普通合伙人的陈述和保证</w:t>
      </w:r>
      <w:bookmarkEnd w:id="13"/>
      <w:bookmarkEnd w:id="14"/>
    </w:p>
    <w:p w14:paraId="1A7E060A">
      <w:pPr>
        <w:pStyle w:val="25"/>
        <w:numPr>
          <w:ilvl w:val="2"/>
          <w:numId w:val="15"/>
        </w:numPr>
        <w:tabs>
          <w:tab w:val="left" w:pos="851"/>
        </w:tabs>
        <w:snapToGrid w:val="0"/>
        <w:spacing w:line="400" w:lineRule="exact"/>
        <w:ind w:left="851" w:hanging="851" w:firstLineChars="0"/>
        <w:rPr>
          <w:rFonts w:ascii="Arial" w:hAnsi="Arial" w:cs="Arial"/>
          <w:color w:val="000000"/>
          <w:sz w:val="24"/>
        </w:rPr>
      </w:pPr>
      <w:r>
        <w:rPr>
          <w:rFonts w:ascii="Arial" w:hAnsi="Arial" w:cs="Arial"/>
          <w:color w:val="000000"/>
          <w:sz w:val="24"/>
        </w:rPr>
        <w:t>其为依照中国法律成立并有效存续的公司,其在合伙企业经营期限内始终保持有效存续；</w:t>
      </w:r>
    </w:p>
    <w:p w14:paraId="5EEAB2CA">
      <w:pPr>
        <w:pStyle w:val="25"/>
        <w:numPr>
          <w:ilvl w:val="2"/>
          <w:numId w:val="15"/>
        </w:numPr>
        <w:tabs>
          <w:tab w:val="left" w:pos="851"/>
        </w:tabs>
        <w:snapToGrid w:val="0"/>
        <w:spacing w:line="400" w:lineRule="exact"/>
        <w:ind w:left="851" w:hanging="851" w:firstLineChars="0"/>
        <w:rPr>
          <w:rFonts w:ascii="Arial" w:hAnsi="Arial" w:cs="Arial"/>
          <w:color w:val="000000"/>
          <w:sz w:val="24"/>
        </w:rPr>
      </w:pPr>
      <w:r>
        <w:rPr>
          <w:rFonts w:ascii="Arial" w:hAnsi="Arial" w:cs="Arial"/>
          <w:color w:val="000000"/>
          <w:sz w:val="24"/>
        </w:rPr>
        <w:t>其签订及履行本协议已按其内部程序做出有效决议并获得充分授权，代表其在本协议上签字的人为其合法有效的代表；签订本协议不会导致其违反其章程、对其具有法律约束效力的任何规定或其在其他协议项下的义务；</w:t>
      </w:r>
    </w:p>
    <w:p w14:paraId="1E7C50D7">
      <w:pPr>
        <w:pStyle w:val="25"/>
        <w:numPr>
          <w:ilvl w:val="2"/>
          <w:numId w:val="15"/>
        </w:numPr>
        <w:tabs>
          <w:tab w:val="left" w:pos="851"/>
        </w:tabs>
        <w:snapToGrid w:val="0"/>
        <w:spacing w:line="400" w:lineRule="exact"/>
        <w:ind w:left="851" w:hanging="851" w:firstLineChars="0"/>
        <w:rPr>
          <w:rFonts w:ascii="Arial" w:hAnsi="Arial" w:cs="Arial"/>
          <w:color w:val="000000"/>
          <w:sz w:val="24"/>
        </w:rPr>
      </w:pPr>
      <w:r>
        <w:rPr>
          <w:rFonts w:ascii="Arial" w:hAnsi="Arial" w:cs="Arial"/>
          <w:color w:val="000000"/>
          <w:sz w:val="24"/>
        </w:rPr>
        <w:t>其缴付至合伙企业的人民币出资来源合法；</w:t>
      </w:r>
    </w:p>
    <w:p w14:paraId="6DC1514A">
      <w:pPr>
        <w:pStyle w:val="25"/>
        <w:numPr>
          <w:ilvl w:val="2"/>
          <w:numId w:val="15"/>
        </w:numPr>
        <w:tabs>
          <w:tab w:val="left" w:pos="851"/>
        </w:tabs>
        <w:snapToGrid w:val="0"/>
        <w:spacing w:line="400" w:lineRule="exact"/>
        <w:ind w:left="851" w:hanging="851" w:firstLineChars="0"/>
        <w:rPr>
          <w:rFonts w:ascii="Arial" w:hAnsi="Arial" w:cs="Arial"/>
          <w:color w:val="000000"/>
          <w:sz w:val="24"/>
        </w:rPr>
      </w:pPr>
      <w:r>
        <w:rPr>
          <w:rFonts w:ascii="Arial" w:hAnsi="Arial" w:cs="Arial"/>
          <w:color w:val="000000"/>
          <w:sz w:val="24"/>
        </w:rPr>
        <w:t>其应按照本协议的约定妥善履行职责。</w:t>
      </w:r>
    </w:p>
    <w:p w14:paraId="1ED78C8E">
      <w:pPr>
        <w:pStyle w:val="25"/>
        <w:widowControl/>
        <w:numPr>
          <w:ilvl w:val="0"/>
          <w:numId w:val="14"/>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15" w:name="_Toc199487235"/>
      <w:r>
        <w:rPr>
          <w:rFonts w:ascii="Arial" w:hAnsi="Arial" w:cs="Arial"/>
          <w:b/>
          <w:kern w:val="0"/>
          <w:sz w:val="24"/>
        </w:rPr>
        <w:t>有限合伙人的陈述和保证</w:t>
      </w:r>
      <w:bookmarkEnd w:id="15"/>
    </w:p>
    <w:p w14:paraId="49AAF9DE">
      <w:pPr>
        <w:pStyle w:val="25"/>
        <w:numPr>
          <w:ilvl w:val="0"/>
          <w:numId w:val="16"/>
        </w:numPr>
        <w:tabs>
          <w:tab w:val="left" w:pos="851"/>
        </w:tabs>
        <w:snapToGrid w:val="0"/>
        <w:spacing w:line="400" w:lineRule="exact"/>
        <w:ind w:left="847" w:hanging="847" w:hangingChars="353"/>
        <w:rPr>
          <w:rFonts w:ascii="Arial" w:hAnsi="Arial" w:cs="Arial"/>
          <w:color w:val="000000"/>
          <w:sz w:val="24"/>
        </w:rPr>
      </w:pPr>
      <w:r>
        <w:rPr>
          <w:rFonts w:ascii="Arial" w:hAnsi="Arial" w:cs="Arial"/>
          <w:color w:val="000000"/>
          <w:sz w:val="24"/>
        </w:rPr>
        <w:t>其为依照中国法律成立并有效存续的公司,其在合伙企业经营期限内始终保持有效存续；</w:t>
      </w:r>
    </w:p>
    <w:p w14:paraId="34324F89">
      <w:pPr>
        <w:pStyle w:val="25"/>
        <w:numPr>
          <w:ilvl w:val="0"/>
          <w:numId w:val="16"/>
        </w:numPr>
        <w:tabs>
          <w:tab w:val="left" w:pos="851"/>
        </w:tabs>
        <w:snapToGrid w:val="0"/>
        <w:spacing w:line="400" w:lineRule="exact"/>
        <w:ind w:left="847" w:hanging="847" w:hangingChars="353"/>
        <w:rPr>
          <w:rFonts w:ascii="Arial" w:hAnsi="Arial" w:cs="Arial"/>
          <w:color w:val="000000"/>
          <w:sz w:val="24"/>
        </w:rPr>
      </w:pPr>
      <w:r>
        <w:rPr>
          <w:rFonts w:ascii="Arial" w:hAnsi="Arial" w:cs="Arial"/>
          <w:color w:val="000000"/>
          <w:sz w:val="24"/>
        </w:rPr>
        <w:t>其签订及履行本协议已按其内部程序做出有效决议并获得充分授权，代表其在本协议上签字的人为其合法有效的代表；签订本协议不会导致其违反其章程、对其具有法律约束效力的任何规定或其在其他协议项下的义务；</w:t>
      </w:r>
    </w:p>
    <w:p w14:paraId="4B7CB7ED">
      <w:pPr>
        <w:pStyle w:val="25"/>
        <w:numPr>
          <w:ilvl w:val="0"/>
          <w:numId w:val="16"/>
        </w:numPr>
        <w:tabs>
          <w:tab w:val="left" w:pos="851"/>
        </w:tabs>
        <w:snapToGrid w:val="0"/>
        <w:spacing w:line="400" w:lineRule="exact"/>
        <w:ind w:left="847" w:hanging="847" w:hangingChars="353"/>
        <w:rPr>
          <w:rFonts w:ascii="Arial" w:hAnsi="Arial" w:cs="Arial"/>
          <w:color w:val="000000"/>
          <w:sz w:val="24"/>
        </w:rPr>
      </w:pPr>
      <w:r>
        <w:rPr>
          <w:rFonts w:ascii="Arial" w:hAnsi="Arial" w:cs="Arial"/>
          <w:color w:val="000000"/>
          <w:sz w:val="24"/>
        </w:rPr>
        <w:t>其缴付至合伙企业的人民币出资来源合法；</w:t>
      </w:r>
    </w:p>
    <w:p w14:paraId="23F5C607">
      <w:pPr>
        <w:pStyle w:val="25"/>
        <w:numPr>
          <w:ilvl w:val="0"/>
          <w:numId w:val="16"/>
        </w:numPr>
        <w:tabs>
          <w:tab w:val="left" w:pos="851"/>
        </w:tabs>
        <w:snapToGrid w:val="0"/>
        <w:spacing w:line="400" w:lineRule="exact"/>
        <w:ind w:left="847" w:hanging="847" w:hangingChars="353"/>
        <w:rPr>
          <w:rFonts w:ascii="Arial" w:hAnsi="Arial" w:cs="Arial"/>
          <w:color w:val="000000"/>
          <w:sz w:val="24"/>
        </w:rPr>
      </w:pPr>
      <w:r>
        <w:rPr>
          <w:rFonts w:ascii="Arial" w:hAnsi="Arial" w:cs="Arial"/>
          <w:color w:val="000000"/>
          <w:sz w:val="24"/>
        </w:rPr>
        <w:t>为满足被投项目</w:t>
      </w:r>
      <w:r>
        <w:rPr>
          <w:rFonts w:hint="eastAsia" w:ascii="Arial" w:hAnsi="Arial" w:cs="Arial"/>
          <w:color w:val="000000"/>
          <w:sz w:val="24"/>
        </w:rPr>
        <w:t>投资</w:t>
      </w:r>
      <w:r>
        <w:rPr>
          <w:rFonts w:ascii="Arial" w:hAnsi="Arial" w:cs="Arial"/>
          <w:color w:val="000000"/>
          <w:sz w:val="24"/>
        </w:rPr>
        <w:t>需要，其应按执行事务合伙人要求提供和披露合伙企业被要求提供或披露的合伙人相关信息和材料。</w:t>
      </w:r>
    </w:p>
    <w:p w14:paraId="7760D68A">
      <w:pPr>
        <w:widowControl/>
        <w:numPr>
          <w:ilvl w:val="0"/>
          <w:numId w:val="2"/>
        </w:numPr>
        <w:adjustRightInd w:val="0"/>
        <w:snapToGrid w:val="0"/>
        <w:spacing w:line="400" w:lineRule="exact"/>
        <w:ind w:left="839" w:hanging="839"/>
        <w:jc w:val="center"/>
        <w:outlineLvl w:val="0"/>
        <w:rPr>
          <w:rFonts w:ascii="Arial" w:hAnsi="Arial" w:cs="Arial"/>
          <w:b/>
          <w:kern w:val="0"/>
          <w:sz w:val="24"/>
        </w:rPr>
      </w:pPr>
      <w:bookmarkStart w:id="16" w:name="_Toc199487236"/>
      <w:r>
        <w:rPr>
          <w:rFonts w:ascii="Arial" w:hAnsi="Arial" w:cs="Arial"/>
          <w:b/>
          <w:kern w:val="0"/>
          <w:sz w:val="24"/>
        </w:rPr>
        <w:t>普通合伙人</w:t>
      </w:r>
      <w:bookmarkEnd w:id="16"/>
    </w:p>
    <w:p w14:paraId="5B0ECFCC">
      <w:pPr>
        <w:pStyle w:val="25"/>
        <w:widowControl/>
        <w:numPr>
          <w:ilvl w:val="0"/>
          <w:numId w:val="17"/>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17" w:name="_Toc199487237"/>
      <w:r>
        <w:rPr>
          <w:rFonts w:ascii="Arial" w:hAnsi="Arial" w:cs="Arial"/>
          <w:b/>
          <w:kern w:val="0"/>
          <w:sz w:val="24"/>
        </w:rPr>
        <w:t>普通合伙人的责任</w:t>
      </w:r>
      <w:bookmarkEnd w:id="17"/>
    </w:p>
    <w:p w14:paraId="7DC5B9EB">
      <w:pPr>
        <w:pStyle w:val="25"/>
        <w:widowControl/>
        <w:numPr>
          <w:ilvl w:val="0"/>
          <w:numId w:val="18"/>
        </w:numPr>
        <w:tabs>
          <w:tab w:val="left" w:pos="851"/>
          <w:tab w:val="left" w:pos="1418"/>
        </w:tabs>
        <w:adjustRightInd w:val="0"/>
        <w:snapToGrid w:val="0"/>
        <w:spacing w:line="400" w:lineRule="exact"/>
        <w:ind w:firstLineChars="0"/>
        <w:jc w:val="left"/>
        <w:rPr>
          <w:rFonts w:ascii="Arial" w:hAnsi="Arial" w:cs="Arial"/>
          <w:kern w:val="0"/>
          <w:sz w:val="24"/>
        </w:rPr>
      </w:pPr>
      <w:r>
        <w:rPr>
          <w:rFonts w:ascii="Arial" w:hAnsi="Arial" w:cs="Arial"/>
          <w:kern w:val="0"/>
          <w:sz w:val="24"/>
        </w:rPr>
        <w:t>普通合伙人对于合伙企业的债务承担无限连带责任。</w:t>
      </w:r>
    </w:p>
    <w:p w14:paraId="0ECF88BD">
      <w:pPr>
        <w:pStyle w:val="25"/>
        <w:widowControl/>
        <w:numPr>
          <w:ilvl w:val="0"/>
          <w:numId w:val="17"/>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18" w:name="_Toc199487238"/>
      <w:r>
        <w:rPr>
          <w:rFonts w:ascii="Arial" w:hAnsi="Arial" w:cs="Arial"/>
          <w:b/>
          <w:kern w:val="0"/>
          <w:sz w:val="24"/>
        </w:rPr>
        <w:t>执行事务合伙人</w:t>
      </w:r>
      <w:bookmarkEnd w:id="18"/>
    </w:p>
    <w:p w14:paraId="7057E279">
      <w:pPr>
        <w:pStyle w:val="25"/>
        <w:widowControl/>
        <w:numPr>
          <w:ilvl w:val="0"/>
          <w:numId w:val="19"/>
        </w:numPr>
        <w:tabs>
          <w:tab w:val="left" w:pos="851"/>
          <w:tab w:val="left" w:pos="1418"/>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由普通合伙人</w:t>
      </w:r>
      <w:r>
        <w:rPr>
          <w:rFonts w:hint="eastAsia" w:ascii="Arial" w:hAnsi="Arial" w:cs="Arial"/>
          <w:color w:val="000000"/>
          <w:sz w:val="24"/>
        </w:rPr>
        <w:t>合肥鼎耘工业智能科技有限公司</w:t>
      </w:r>
      <w:r>
        <w:rPr>
          <w:rFonts w:ascii="Arial" w:hAnsi="Arial" w:cs="Arial"/>
          <w:kern w:val="0"/>
          <w:sz w:val="24"/>
        </w:rPr>
        <w:t>担任合伙企业执行事务合伙人，对外代表合伙企业，行使合伙企业的日常管理职责。全体合伙人签署本协议即视为同意</w:t>
      </w:r>
      <w:r>
        <w:rPr>
          <w:rFonts w:hint="eastAsia" w:ascii="Arial" w:hAnsi="Arial" w:cs="Arial"/>
          <w:color w:val="000000"/>
          <w:sz w:val="24"/>
        </w:rPr>
        <w:t>合肥鼎耘工业智能科技有限公司</w:t>
      </w:r>
      <w:r>
        <w:rPr>
          <w:rFonts w:ascii="Arial" w:hAnsi="Arial" w:cs="Arial"/>
          <w:kern w:val="0"/>
          <w:sz w:val="24"/>
        </w:rPr>
        <w:t>为执行事务合伙人。</w:t>
      </w:r>
    </w:p>
    <w:p w14:paraId="4E29BACB">
      <w:pPr>
        <w:pStyle w:val="25"/>
        <w:widowControl/>
        <w:numPr>
          <w:ilvl w:val="0"/>
          <w:numId w:val="19"/>
        </w:numPr>
        <w:tabs>
          <w:tab w:val="left" w:pos="851"/>
          <w:tab w:val="left" w:pos="1418"/>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经全体合伙人一致同意，可以变更普通合伙人和执行事务合伙人。</w:t>
      </w:r>
    </w:p>
    <w:p w14:paraId="6E8114A6">
      <w:pPr>
        <w:pStyle w:val="25"/>
        <w:widowControl/>
        <w:numPr>
          <w:ilvl w:val="0"/>
          <w:numId w:val="17"/>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19" w:name="_Toc199487239"/>
      <w:r>
        <w:rPr>
          <w:rFonts w:ascii="Arial" w:hAnsi="Arial" w:cs="Arial"/>
          <w:b/>
          <w:kern w:val="0"/>
          <w:sz w:val="24"/>
        </w:rPr>
        <w:t>执行合伙事务</w:t>
      </w:r>
      <w:bookmarkEnd w:id="19"/>
    </w:p>
    <w:p w14:paraId="5B402CFA">
      <w:pPr>
        <w:pStyle w:val="25"/>
        <w:widowControl/>
        <w:numPr>
          <w:ilvl w:val="0"/>
          <w:numId w:val="20"/>
        </w:numPr>
        <w:tabs>
          <w:tab w:val="left" w:pos="851"/>
          <w:tab w:val="left" w:pos="1418"/>
        </w:tabs>
        <w:adjustRightInd w:val="0"/>
        <w:snapToGrid w:val="0"/>
        <w:spacing w:line="400" w:lineRule="exact"/>
        <w:ind w:left="851" w:hanging="851" w:firstLineChars="0"/>
        <w:jc w:val="left"/>
        <w:rPr>
          <w:rFonts w:ascii="Arial" w:hAnsi="Arial" w:cs="Arial"/>
          <w:kern w:val="0"/>
          <w:sz w:val="24"/>
        </w:rPr>
      </w:pPr>
      <w:bookmarkStart w:id="20" w:name="_Ref285445085"/>
      <w:r>
        <w:rPr>
          <w:rFonts w:ascii="Arial" w:hAnsi="Arial" w:cs="Arial"/>
          <w:kern w:val="0"/>
          <w:sz w:val="24"/>
        </w:rPr>
        <w:t>为执行合伙事务，除本协议另有约定外，执行事务合伙人：</w:t>
      </w:r>
      <w:bookmarkEnd w:id="20"/>
    </w:p>
    <w:p w14:paraId="7443FE0B">
      <w:pPr>
        <w:pStyle w:val="25"/>
        <w:widowControl/>
        <w:numPr>
          <w:ilvl w:val="0"/>
          <w:numId w:val="21"/>
        </w:numPr>
        <w:tabs>
          <w:tab w:val="left" w:pos="1418"/>
        </w:tabs>
        <w:adjustRightInd w:val="0"/>
        <w:snapToGrid w:val="0"/>
        <w:spacing w:line="400" w:lineRule="exact"/>
        <w:ind w:left="1418" w:hanging="567" w:firstLineChars="0"/>
        <w:rPr>
          <w:rFonts w:ascii="Arial" w:hAnsi="Arial" w:cs="Arial"/>
          <w:kern w:val="0"/>
          <w:sz w:val="24"/>
        </w:rPr>
      </w:pPr>
      <w:bookmarkStart w:id="21" w:name="_Ref191736039"/>
      <w:r>
        <w:rPr>
          <w:rFonts w:ascii="Arial" w:hAnsi="Arial" w:cs="Arial"/>
          <w:kern w:val="0"/>
          <w:sz w:val="24"/>
        </w:rPr>
        <w:t>对合伙企业的运营、合伙企业投资业务及其他事务的管理和控制拥有相关权力，有权对本协议约定执行事务合伙人有权独立决定的事项独立作出决定而无需进一步取得其他合伙人的同意；</w:t>
      </w:r>
    </w:p>
    <w:p w14:paraId="21E42918">
      <w:pPr>
        <w:pStyle w:val="25"/>
        <w:widowControl/>
        <w:numPr>
          <w:ilvl w:val="0"/>
          <w:numId w:val="21"/>
        </w:numPr>
        <w:tabs>
          <w:tab w:val="left" w:pos="1418"/>
        </w:tabs>
        <w:adjustRightInd w:val="0"/>
        <w:snapToGrid w:val="0"/>
        <w:spacing w:line="400" w:lineRule="exact"/>
        <w:ind w:left="1418" w:hanging="567" w:firstLineChars="0"/>
        <w:rPr>
          <w:rFonts w:ascii="Arial" w:hAnsi="Arial" w:cs="Arial"/>
          <w:kern w:val="0"/>
          <w:sz w:val="24"/>
        </w:rPr>
      </w:pPr>
      <w:r>
        <w:rPr>
          <w:rFonts w:ascii="Arial" w:hAnsi="Arial" w:cs="Arial"/>
          <w:kern w:val="0"/>
          <w:sz w:val="24"/>
        </w:rPr>
        <w:t>为实现合伙目的及履行本协议，按照本协议约定代表合伙企业缔结合同及达成其他约定、承诺，管理及处分合伙企业的财产，从事所有其他必要的行动，并对合伙企业产生约束效力；</w:t>
      </w:r>
    </w:p>
    <w:p w14:paraId="387073E7">
      <w:pPr>
        <w:pStyle w:val="25"/>
        <w:widowControl/>
        <w:numPr>
          <w:ilvl w:val="0"/>
          <w:numId w:val="21"/>
        </w:numPr>
        <w:tabs>
          <w:tab w:val="left" w:pos="1418"/>
        </w:tabs>
        <w:adjustRightInd w:val="0"/>
        <w:snapToGrid w:val="0"/>
        <w:spacing w:line="400" w:lineRule="exact"/>
        <w:ind w:left="1418" w:hanging="567" w:firstLineChars="0"/>
        <w:rPr>
          <w:rFonts w:ascii="Arial" w:hAnsi="Arial" w:cs="Arial"/>
          <w:kern w:val="0"/>
          <w:sz w:val="24"/>
        </w:rPr>
      </w:pPr>
      <w:r>
        <w:rPr>
          <w:rFonts w:ascii="Arial" w:hAnsi="Arial" w:cs="Arial"/>
          <w:kern w:val="0"/>
          <w:sz w:val="24"/>
        </w:rPr>
        <w:t>应履行《合伙企业法》规定的普通合伙人应履行的职责，各方在此确认执行事务合伙人有完全的权力和授权履行该等职责；</w:t>
      </w:r>
    </w:p>
    <w:p w14:paraId="7E3EF7B6">
      <w:pPr>
        <w:pStyle w:val="25"/>
        <w:widowControl/>
        <w:numPr>
          <w:ilvl w:val="0"/>
          <w:numId w:val="21"/>
        </w:numPr>
        <w:tabs>
          <w:tab w:val="left" w:pos="1418"/>
        </w:tabs>
        <w:adjustRightInd w:val="0"/>
        <w:snapToGrid w:val="0"/>
        <w:spacing w:line="400" w:lineRule="exact"/>
        <w:ind w:left="1418" w:hanging="567" w:firstLineChars="0"/>
        <w:rPr>
          <w:rFonts w:ascii="Arial" w:hAnsi="Arial" w:cs="Arial"/>
          <w:kern w:val="0"/>
          <w:sz w:val="24"/>
        </w:rPr>
      </w:pPr>
      <w:r>
        <w:rPr>
          <w:rFonts w:ascii="Arial" w:hAnsi="Arial" w:cs="Arial"/>
          <w:kern w:val="0"/>
          <w:sz w:val="24"/>
        </w:rPr>
        <w:t>根据《合伙企业法》的规定接受合伙人对其执行合伙事务情况的监督。</w:t>
      </w:r>
    </w:p>
    <w:bookmarkEnd w:id="21"/>
    <w:p w14:paraId="3450BC19">
      <w:pPr>
        <w:pStyle w:val="25"/>
        <w:widowControl/>
        <w:numPr>
          <w:ilvl w:val="0"/>
          <w:numId w:val="20"/>
        </w:numPr>
        <w:tabs>
          <w:tab w:val="left" w:pos="851"/>
          <w:tab w:val="left" w:pos="1418"/>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执行事务合伙人拥有《合伙企业法》及本协议所规定的对于合伙企业事务的决策和执行权，包括但不限于：</w:t>
      </w:r>
    </w:p>
    <w:p w14:paraId="21460E9D">
      <w:pPr>
        <w:pStyle w:val="25"/>
        <w:widowControl/>
        <w:numPr>
          <w:ilvl w:val="3"/>
          <w:numId w:val="22"/>
        </w:numPr>
        <w:tabs>
          <w:tab w:val="left" w:pos="1276"/>
          <w:tab w:val="left" w:pos="1418"/>
          <w:tab w:val="clear" w:pos="994"/>
        </w:tabs>
        <w:adjustRightInd w:val="0"/>
        <w:snapToGrid w:val="0"/>
        <w:spacing w:line="400" w:lineRule="exact"/>
        <w:ind w:left="1701" w:hanging="850" w:firstLineChars="0"/>
        <w:jc w:val="left"/>
        <w:rPr>
          <w:rFonts w:ascii="Arial" w:hAnsi="Arial" w:cs="Arial"/>
          <w:kern w:val="0"/>
          <w:sz w:val="24"/>
        </w:rPr>
      </w:pPr>
      <w:r>
        <w:rPr>
          <w:rFonts w:ascii="Arial" w:hAnsi="Arial" w:cs="Arial"/>
          <w:kern w:val="0"/>
          <w:sz w:val="24"/>
        </w:rPr>
        <w:t>决策和执行投资项目投前与投后的各项事宜：</w:t>
      </w:r>
    </w:p>
    <w:p w14:paraId="512B6522">
      <w:pPr>
        <w:pStyle w:val="25"/>
        <w:widowControl/>
        <w:numPr>
          <w:ilvl w:val="0"/>
          <w:numId w:val="23"/>
        </w:numPr>
        <w:tabs>
          <w:tab w:val="left" w:pos="1418"/>
        </w:tabs>
        <w:adjustRightInd w:val="0"/>
        <w:snapToGrid w:val="0"/>
        <w:spacing w:line="400" w:lineRule="exact"/>
        <w:ind w:left="1418" w:hanging="567" w:firstLineChars="0"/>
        <w:jc w:val="left"/>
        <w:rPr>
          <w:rFonts w:ascii="Arial" w:hAnsi="Arial" w:cs="Arial"/>
          <w:kern w:val="0"/>
          <w:sz w:val="24"/>
        </w:rPr>
      </w:pPr>
      <w:r>
        <w:rPr>
          <w:rFonts w:hint="eastAsia" w:ascii="Arial" w:hAnsi="Arial" w:cs="Arial"/>
          <w:kern w:val="0"/>
          <w:sz w:val="24"/>
        </w:rPr>
        <w:t>根据本协议约定</w:t>
      </w:r>
      <w:r>
        <w:rPr>
          <w:rFonts w:ascii="Arial" w:hAnsi="Arial" w:cs="Arial"/>
          <w:kern w:val="0"/>
          <w:sz w:val="24"/>
        </w:rPr>
        <w:t>决定合伙企业的投资事宜；</w:t>
      </w:r>
    </w:p>
    <w:p w14:paraId="46BD7046">
      <w:pPr>
        <w:pStyle w:val="25"/>
        <w:widowControl/>
        <w:numPr>
          <w:ilvl w:val="0"/>
          <w:numId w:val="23"/>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代表合伙企业行使其对被投项目的股东权利，包括但不限于独立决定及行</w:t>
      </w:r>
      <w:r>
        <w:rPr>
          <w:rFonts w:hint="eastAsia" w:ascii="Arial" w:hAnsi="Arial" w:cs="Arial"/>
          <w:kern w:val="0"/>
          <w:sz w:val="24"/>
        </w:rPr>
        <w:t>使</w:t>
      </w:r>
      <w:r>
        <w:rPr>
          <w:rFonts w:ascii="Arial" w:hAnsi="Arial" w:cs="Arial"/>
          <w:kern w:val="0"/>
          <w:sz w:val="24"/>
        </w:rPr>
        <w:t>表决权、投票权、提案权、提名权等各项股东权利；</w:t>
      </w:r>
    </w:p>
    <w:p w14:paraId="038EAD70">
      <w:pPr>
        <w:pStyle w:val="25"/>
        <w:widowControl/>
        <w:numPr>
          <w:ilvl w:val="0"/>
          <w:numId w:val="23"/>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取得、管理、维持合伙企业的持有的资产</w:t>
      </w:r>
      <w:r>
        <w:rPr>
          <w:rFonts w:hint="eastAsia" w:ascii="Arial" w:hAnsi="Arial" w:cs="Arial"/>
          <w:kern w:val="0"/>
          <w:sz w:val="24"/>
        </w:rPr>
        <w:t>。</w:t>
      </w:r>
    </w:p>
    <w:p w14:paraId="27FFE558">
      <w:pPr>
        <w:pStyle w:val="25"/>
        <w:widowControl/>
        <w:numPr>
          <w:ilvl w:val="3"/>
          <w:numId w:val="22"/>
        </w:numPr>
        <w:tabs>
          <w:tab w:val="left" w:pos="1276"/>
          <w:tab w:val="left" w:pos="1418"/>
          <w:tab w:val="clear" w:pos="994"/>
        </w:tabs>
        <w:adjustRightInd w:val="0"/>
        <w:snapToGrid w:val="0"/>
        <w:spacing w:line="400" w:lineRule="exact"/>
        <w:ind w:left="1701" w:hanging="850" w:firstLineChars="0"/>
        <w:jc w:val="left"/>
        <w:rPr>
          <w:rFonts w:ascii="Arial" w:hAnsi="Arial" w:cs="Arial"/>
          <w:kern w:val="0"/>
          <w:sz w:val="24"/>
        </w:rPr>
      </w:pPr>
      <w:r>
        <w:rPr>
          <w:rFonts w:ascii="Arial" w:hAnsi="Arial" w:cs="Arial"/>
          <w:kern w:val="0"/>
          <w:sz w:val="24"/>
        </w:rPr>
        <w:t>负责合伙企业的日常经营管理工作：</w:t>
      </w:r>
    </w:p>
    <w:p w14:paraId="6E9A5932">
      <w:pPr>
        <w:pStyle w:val="25"/>
        <w:widowControl/>
        <w:numPr>
          <w:ilvl w:val="0"/>
          <w:numId w:val="24"/>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负责合伙企业的日常管理工作；</w:t>
      </w:r>
    </w:p>
    <w:p w14:paraId="536CE83C">
      <w:pPr>
        <w:pStyle w:val="25"/>
        <w:widowControl/>
        <w:numPr>
          <w:ilvl w:val="0"/>
          <w:numId w:val="24"/>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代表合伙企业对外签署、交付和履行协议、合同及其他文件；</w:t>
      </w:r>
    </w:p>
    <w:p w14:paraId="4FB578E0">
      <w:pPr>
        <w:pStyle w:val="25"/>
        <w:widowControl/>
        <w:numPr>
          <w:ilvl w:val="0"/>
          <w:numId w:val="24"/>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开立、维持和撤销合伙企业的银行账户、证券账户，开具支票和其他付款凭证；</w:t>
      </w:r>
    </w:p>
    <w:p w14:paraId="7714F4E0">
      <w:pPr>
        <w:pStyle w:val="25"/>
        <w:widowControl/>
        <w:numPr>
          <w:ilvl w:val="0"/>
          <w:numId w:val="24"/>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聘任合伙企业的经营管理人员</w:t>
      </w:r>
      <w:r>
        <w:rPr>
          <w:rFonts w:hint="eastAsia" w:ascii="Arial" w:hAnsi="Arial" w:cs="Arial"/>
          <w:kern w:val="0"/>
          <w:sz w:val="24"/>
        </w:rPr>
        <w:t>（如需）</w:t>
      </w:r>
      <w:r>
        <w:rPr>
          <w:rFonts w:ascii="Arial" w:hAnsi="Arial" w:cs="Arial"/>
          <w:kern w:val="0"/>
          <w:sz w:val="24"/>
        </w:rPr>
        <w:t>；</w:t>
      </w:r>
    </w:p>
    <w:p w14:paraId="49A4A0CE">
      <w:pPr>
        <w:pStyle w:val="25"/>
        <w:widowControl/>
        <w:numPr>
          <w:ilvl w:val="0"/>
          <w:numId w:val="24"/>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根据法律规定处理合伙企业的涉税事项；</w:t>
      </w:r>
    </w:p>
    <w:p w14:paraId="51D9C633">
      <w:pPr>
        <w:pStyle w:val="25"/>
        <w:widowControl/>
        <w:numPr>
          <w:ilvl w:val="0"/>
          <w:numId w:val="24"/>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可视企业经营需要自行决定变更企业名称，但应书面通知全体合伙人，并办理相应的企业变更登记手续；</w:t>
      </w:r>
    </w:p>
    <w:p w14:paraId="23EB54CD">
      <w:pPr>
        <w:pStyle w:val="25"/>
        <w:widowControl/>
        <w:numPr>
          <w:ilvl w:val="0"/>
          <w:numId w:val="24"/>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采取一切必要的、合法的行动，以维持合伙企业的合法存续和正常经营；</w:t>
      </w:r>
    </w:p>
    <w:p w14:paraId="0EED5FC6">
      <w:pPr>
        <w:pStyle w:val="25"/>
        <w:widowControl/>
        <w:numPr>
          <w:ilvl w:val="0"/>
          <w:numId w:val="24"/>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决定聘用专业人士及专业机构为合伙企业提供服务；</w:t>
      </w:r>
    </w:p>
    <w:p w14:paraId="0A1F7D15">
      <w:pPr>
        <w:pStyle w:val="25"/>
        <w:widowControl/>
        <w:numPr>
          <w:ilvl w:val="0"/>
          <w:numId w:val="24"/>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执行经合伙人会议批准的本协议约定范围以外的其他业务</w:t>
      </w:r>
      <w:r>
        <w:rPr>
          <w:rFonts w:hint="eastAsia" w:ascii="Arial" w:hAnsi="Arial" w:cs="Arial"/>
          <w:kern w:val="0"/>
          <w:sz w:val="24"/>
        </w:rPr>
        <w:t>。</w:t>
      </w:r>
    </w:p>
    <w:p w14:paraId="0D967199">
      <w:pPr>
        <w:pStyle w:val="25"/>
        <w:widowControl/>
        <w:numPr>
          <w:ilvl w:val="3"/>
          <w:numId w:val="22"/>
        </w:numPr>
        <w:tabs>
          <w:tab w:val="left" w:pos="1276"/>
          <w:tab w:val="left" w:pos="1418"/>
          <w:tab w:val="clear" w:pos="994"/>
        </w:tabs>
        <w:adjustRightInd w:val="0"/>
        <w:snapToGrid w:val="0"/>
        <w:spacing w:line="400" w:lineRule="exact"/>
        <w:ind w:left="1701" w:hanging="850" w:firstLineChars="0"/>
        <w:jc w:val="left"/>
        <w:rPr>
          <w:rFonts w:ascii="Arial" w:hAnsi="Arial" w:cs="Arial"/>
          <w:kern w:val="0"/>
          <w:sz w:val="24"/>
        </w:rPr>
      </w:pPr>
      <w:r>
        <w:rPr>
          <w:rFonts w:ascii="Arial" w:hAnsi="Arial" w:cs="Arial"/>
          <w:kern w:val="0"/>
          <w:sz w:val="24"/>
        </w:rPr>
        <w:t>负责合伙企业内部治理相关与其他合伙事务：</w:t>
      </w:r>
    </w:p>
    <w:p w14:paraId="6338B42B">
      <w:pPr>
        <w:pStyle w:val="25"/>
        <w:widowControl/>
        <w:numPr>
          <w:ilvl w:val="0"/>
          <w:numId w:val="25"/>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召集并组织合伙人会议；</w:t>
      </w:r>
    </w:p>
    <w:p w14:paraId="17306D43">
      <w:pPr>
        <w:pStyle w:val="25"/>
        <w:widowControl/>
        <w:numPr>
          <w:ilvl w:val="0"/>
          <w:numId w:val="25"/>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向合伙人会议报告工作；</w:t>
      </w:r>
    </w:p>
    <w:p w14:paraId="71F9A3A7">
      <w:pPr>
        <w:pStyle w:val="25"/>
        <w:widowControl/>
        <w:numPr>
          <w:ilvl w:val="0"/>
          <w:numId w:val="25"/>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向全体合伙人发送书面缴款通知书；</w:t>
      </w:r>
    </w:p>
    <w:p w14:paraId="465BCDBE">
      <w:pPr>
        <w:pStyle w:val="25"/>
        <w:widowControl/>
        <w:numPr>
          <w:ilvl w:val="0"/>
          <w:numId w:val="25"/>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因合伙人退伙或减少出资、或合伙人入伙或增加出资，修改合伙协议中合伙人名录及相关出资情况；</w:t>
      </w:r>
    </w:p>
    <w:p w14:paraId="6E3ADD7D">
      <w:pPr>
        <w:pStyle w:val="25"/>
        <w:widowControl/>
        <w:numPr>
          <w:ilvl w:val="0"/>
          <w:numId w:val="25"/>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法律法规规定、本协议或其他补充协议约定的其他事宜。</w:t>
      </w:r>
    </w:p>
    <w:p w14:paraId="6E9D91EE">
      <w:pPr>
        <w:pStyle w:val="25"/>
        <w:widowControl/>
        <w:numPr>
          <w:ilvl w:val="0"/>
          <w:numId w:val="20"/>
        </w:numPr>
        <w:tabs>
          <w:tab w:val="left" w:pos="851"/>
          <w:tab w:val="left" w:pos="1418"/>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执行事务合伙人依照恪尽职守、诚实信用、谨慎勤勉的原则管理和运用合伙企业财产。</w:t>
      </w:r>
    </w:p>
    <w:p w14:paraId="256F9852">
      <w:pPr>
        <w:widowControl/>
        <w:numPr>
          <w:ilvl w:val="0"/>
          <w:numId w:val="2"/>
        </w:numPr>
        <w:adjustRightInd w:val="0"/>
        <w:snapToGrid w:val="0"/>
        <w:spacing w:line="400" w:lineRule="exact"/>
        <w:ind w:left="839" w:hanging="839"/>
        <w:jc w:val="center"/>
        <w:outlineLvl w:val="0"/>
        <w:rPr>
          <w:rFonts w:ascii="Arial" w:hAnsi="Arial" w:cs="Arial"/>
          <w:b/>
          <w:kern w:val="0"/>
          <w:sz w:val="24"/>
        </w:rPr>
      </w:pPr>
      <w:bookmarkStart w:id="22" w:name="_Toc199487240"/>
      <w:r>
        <w:rPr>
          <w:rFonts w:ascii="Arial" w:hAnsi="Arial" w:cs="Arial"/>
          <w:b/>
          <w:kern w:val="0"/>
          <w:sz w:val="24"/>
        </w:rPr>
        <w:t>有限合伙人</w:t>
      </w:r>
      <w:bookmarkEnd w:id="22"/>
    </w:p>
    <w:p w14:paraId="4D3617CD">
      <w:pPr>
        <w:pStyle w:val="25"/>
        <w:widowControl/>
        <w:numPr>
          <w:ilvl w:val="0"/>
          <w:numId w:val="26"/>
        </w:numPr>
        <w:tabs>
          <w:tab w:val="left" w:pos="851"/>
          <w:tab w:val="left" w:pos="1418"/>
        </w:tabs>
        <w:adjustRightInd w:val="0"/>
        <w:snapToGrid w:val="0"/>
        <w:spacing w:line="400" w:lineRule="exact"/>
        <w:ind w:left="851" w:hanging="823" w:firstLineChars="0"/>
        <w:jc w:val="left"/>
        <w:outlineLvl w:val="1"/>
        <w:rPr>
          <w:rFonts w:ascii="Arial" w:hAnsi="Arial" w:cs="Arial"/>
          <w:b/>
          <w:kern w:val="0"/>
          <w:sz w:val="24"/>
        </w:rPr>
      </w:pPr>
      <w:bookmarkStart w:id="23" w:name="_Toc199487241"/>
      <w:r>
        <w:rPr>
          <w:rFonts w:hint="eastAsia" w:ascii="Arial" w:hAnsi="Arial" w:cs="Arial"/>
          <w:b/>
          <w:kern w:val="0"/>
          <w:sz w:val="24"/>
        </w:rPr>
        <w:t>有限</w:t>
      </w:r>
      <w:r>
        <w:rPr>
          <w:rFonts w:ascii="Arial" w:hAnsi="Arial" w:cs="Arial"/>
          <w:b/>
          <w:kern w:val="0"/>
          <w:sz w:val="24"/>
        </w:rPr>
        <w:t>合伙人的责任</w:t>
      </w:r>
      <w:bookmarkEnd w:id="23"/>
    </w:p>
    <w:p w14:paraId="4EAD71C0">
      <w:pPr>
        <w:pStyle w:val="25"/>
        <w:widowControl/>
        <w:numPr>
          <w:ilvl w:val="0"/>
          <w:numId w:val="27"/>
        </w:numPr>
        <w:tabs>
          <w:tab w:val="left" w:pos="851"/>
          <w:tab w:val="left" w:pos="1418"/>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有限合伙人以其认缴的出资为限对合伙企业债务承担责任。</w:t>
      </w:r>
    </w:p>
    <w:p w14:paraId="19C6AD58">
      <w:pPr>
        <w:pStyle w:val="25"/>
        <w:widowControl/>
        <w:numPr>
          <w:ilvl w:val="0"/>
          <w:numId w:val="26"/>
        </w:numPr>
        <w:tabs>
          <w:tab w:val="left" w:pos="851"/>
          <w:tab w:val="left" w:pos="1418"/>
        </w:tabs>
        <w:adjustRightInd w:val="0"/>
        <w:snapToGrid w:val="0"/>
        <w:spacing w:line="400" w:lineRule="exact"/>
        <w:ind w:left="851" w:hanging="823" w:firstLineChars="0"/>
        <w:jc w:val="left"/>
        <w:outlineLvl w:val="1"/>
        <w:rPr>
          <w:rFonts w:ascii="Arial" w:hAnsi="Arial" w:cs="Arial"/>
          <w:b/>
          <w:kern w:val="0"/>
          <w:sz w:val="24"/>
        </w:rPr>
      </w:pPr>
      <w:bookmarkStart w:id="24" w:name="_Toc199487242"/>
      <w:r>
        <w:rPr>
          <w:rFonts w:hint="eastAsia" w:ascii="Arial" w:hAnsi="Arial" w:cs="Arial"/>
          <w:b/>
          <w:kern w:val="0"/>
          <w:sz w:val="24"/>
        </w:rPr>
        <w:t>有限</w:t>
      </w:r>
      <w:r>
        <w:rPr>
          <w:rFonts w:ascii="Arial" w:hAnsi="Arial" w:cs="Arial"/>
          <w:b/>
          <w:kern w:val="0"/>
          <w:sz w:val="24"/>
        </w:rPr>
        <w:t>合伙人的权利</w:t>
      </w:r>
      <w:bookmarkEnd w:id="24"/>
    </w:p>
    <w:p w14:paraId="4EDCFD7F">
      <w:pPr>
        <w:pStyle w:val="25"/>
        <w:widowControl/>
        <w:numPr>
          <w:ilvl w:val="0"/>
          <w:numId w:val="28"/>
        </w:numPr>
        <w:tabs>
          <w:tab w:val="left" w:pos="851"/>
          <w:tab w:val="left" w:pos="1418"/>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有限合伙人有权监督执行事务合伙人执行合伙事务的情况。</w:t>
      </w:r>
    </w:p>
    <w:p w14:paraId="39ABA1F4">
      <w:pPr>
        <w:pStyle w:val="25"/>
        <w:widowControl/>
        <w:numPr>
          <w:ilvl w:val="0"/>
          <w:numId w:val="26"/>
        </w:numPr>
        <w:tabs>
          <w:tab w:val="left" w:pos="851"/>
          <w:tab w:val="left" w:pos="1418"/>
        </w:tabs>
        <w:adjustRightInd w:val="0"/>
        <w:snapToGrid w:val="0"/>
        <w:spacing w:line="400" w:lineRule="exact"/>
        <w:ind w:left="851" w:hanging="823" w:firstLineChars="0"/>
        <w:jc w:val="left"/>
        <w:outlineLvl w:val="1"/>
        <w:rPr>
          <w:rFonts w:ascii="Arial" w:hAnsi="Arial" w:cs="Arial"/>
          <w:b/>
          <w:kern w:val="0"/>
          <w:sz w:val="24"/>
        </w:rPr>
      </w:pPr>
      <w:bookmarkStart w:id="25" w:name="_Toc199487243"/>
      <w:bookmarkStart w:id="26" w:name="_Toc363034547"/>
      <w:bookmarkStart w:id="27" w:name="_Toc361224234"/>
      <w:bookmarkStart w:id="28" w:name="_Toc285832685"/>
      <w:bookmarkStart w:id="29" w:name="_Toc121398731"/>
      <w:r>
        <w:rPr>
          <w:rFonts w:ascii="Arial" w:hAnsi="Arial" w:cs="Arial"/>
          <w:b/>
          <w:kern w:val="0"/>
          <w:sz w:val="24"/>
        </w:rPr>
        <w:t>有限合伙人不执行合伙事务</w:t>
      </w:r>
      <w:bookmarkEnd w:id="25"/>
      <w:bookmarkEnd w:id="26"/>
      <w:bookmarkEnd w:id="27"/>
      <w:bookmarkEnd w:id="28"/>
      <w:bookmarkEnd w:id="29"/>
    </w:p>
    <w:p w14:paraId="4DB47028">
      <w:pPr>
        <w:pStyle w:val="25"/>
        <w:widowControl/>
        <w:numPr>
          <w:ilvl w:val="0"/>
          <w:numId w:val="29"/>
        </w:numPr>
        <w:tabs>
          <w:tab w:val="left" w:pos="851"/>
          <w:tab w:val="left" w:pos="1418"/>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有限合伙人不参与合伙企业的管理，不执行合伙企业事务，不得对外代表合伙企业。任何有限合伙人均不得以合伙企业名义进行活动、交易和业务，或代表合伙企业签署文件、作出承诺或从事其他对合伙企业形成法律约束力的行为。</w:t>
      </w:r>
    </w:p>
    <w:p w14:paraId="23334F6C">
      <w:pPr>
        <w:pStyle w:val="25"/>
        <w:widowControl/>
        <w:numPr>
          <w:ilvl w:val="0"/>
          <w:numId w:val="29"/>
        </w:numPr>
        <w:tabs>
          <w:tab w:val="left" w:pos="851"/>
          <w:tab w:val="left" w:pos="1418"/>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有限合伙人的下列行为，不视为执行合伙事务：</w:t>
      </w:r>
    </w:p>
    <w:p w14:paraId="01C9348C">
      <w:pPr>
        <w:pStyle w:val="25"/>
        <w:widowControl/>
        <w:numPr>
          <w:ilvl w:val="0"/>
          <w:numId w:val="30"/>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参与决定合伙人的入伙、退伙；</w:t>
      </w:r>
    </w:p>
    <w:p w14:paraId="53D01118">
      <w:pPr>
        <w:pStyle w:val="25"/>
        <w:widowControl/>
        <w:numPr>
          <w:ilvl w:val="0"/>
          <w:numId w:val="30"/>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参加合伙人会议并行使表决权；</w:t>
      </w:r>
    </w:p>
    <w:p w14:paraId="4FE53AA0">
      <w:pPr>
        <w:pStyle w:val="25"/>
        <w:widowControl/>
        <w:numPr>
          <w:ilvl w:val="0"/>
          <w:numId w:val="30"/>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对合伙企业的经营管理提出建议；</w:t>
      </w:r>
    </w:p>
    <w:p w14:paraId="11AFDB1E">
      <w:pPr>
        <w:pStyle w:val="25"/>
        <w:widowControl/>
        <w:numPr>
          <w:ilvl w:val="0"/>
          <w:numId w:val="30"/>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获取经审计的合伙企业财务会计报告；</w:t>
      </w:r>
    </w:p>
    <w:p w14:paraId="57E9766B">
      <w:pPr>
        <w:pStyle w:val="25"/>
        <w:widowControl/>
        <w:numPr>
          <w:ilvl w:val="0"/>
          <w:numId w:val="30"/>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对涉及自身利益的情况，查阅合伙企业财务会计账簿等财务资料；</w:t>
      </w:r>
    </w:p>
    <w:p w14:paraId="2B680969">
      <w:pPr>
        <w:pStyle w:val="25"/>
        <w:widowControl/>
        <w:numPr>
          <w:ilvl w:val="0"/>
          <w:numId w:val="30"/>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在合伙企业中的利益受到侵害时，向有责任的合伙人主张权利或者提起诉讼；</w:t>
      </w:r>
    </w:p>
    <w:p w14:paraId="2DFF8971">
      <w:pPr>
        <w:pStyle w:val="25"/>
        <w:widowControl/>
        <w:numPr>
          <w:ilvl w:val="0"/>
          <w:numId w:val="30"/>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普通合伙人怠于行使权利时，督促其行使权利或者为合伙企业的利益以自己的名义提起诉讼；</w:t>
      </w:r>
    </w:p>
    <w:p w14:paraId="1756ED3C">
      <w:pPr>
        <w:pStyle w:val="25"/>
        <w:widowControl/>
        <w:numPr>
          <w:ilvl w:val="0"/>
          <w:numId w:val="30"/>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依法为合伙企业提供担保</w:t>
      </w:r>
      <w:r>
        <w:rPr>
          <w:rFonts w:hint="eastAsia" w:ascii="Arial" w:hAnsi="Arial" w:cs="Arial"/>
          <w:kern w:val="0"/>
          <w:sz w:val="24"/>
        </w:rPr>
        <w:t>；</w:t>
      </w:r>
    </w:p>
    <w:p w14:paraId="3A8638A8">
      <w:pPr>
        <w:pStyle w:val="25"/>
        <w:widowControl/>
        <w:numPr>
          <w:ilvl w:val="0"/>
          <w:numId w:val="30"/>
        </w:numPr>
        <w:tabs>
          <w:tab w:val="left" w:pos="1418"/>
        </w:tabs>
        <w:adjustRightInd w:val="0"/>
        <w:snapToGrid w:val="0"/>
        <w:spacing w:line="400" w:lineRule="exact"/>
        <w:ind w:left="1418" w:hanging="567" w:firstLineChars="0"/>
        <w:jc w:val="left"/>
        <w:rPr>
          <w:rFonts w:ascii="Arial" w:hAnsi="Arial" w:cs="Arial"/>
          <w:kern w:val="0"/>
          <w:sz w:val="24"/>
        </w:rPr>
      </w:pPr>
      <w:r>
        <w:rPr>
          <w:rFonts w:hint="eastAsia" w:ascii="Arial" w:hAnsi="Arial" w:cs="Arial"/>
          <w:kern w:val="0"/>
          <w:sz w:val="24"/>
        </w:rPr>
        <w:t>向合伙企业提供政策和业务资源支持</w:t>
      </w:r>
      <w:r>
        <w:rPr>
          <w:rFonts w:ascii="Arial" w:hAnsi="Arial" w:cs="Arial"/>
          <w:kern w:val="0"/>
          <w:sz w:val="24"/>
        </w:rPr>
        <w:t>。</w:t>
      </w:r>
    </w:p>
    <w:p w14:paraId="78484ECB">
      <w:pPr>
        <w:widowControl/>
        <w:numPr>
          <w:ilvl w:val="0"/>
          <w:numId w:val="2"/>
        </w:numPr>
        <w:adjustRightInd w:val="0"/>
        <w:snapToGrid w:val="0"/>
        <w:spacing w:line="400" w:lineRule="exact"/>
        <w:ind w:left="839" w:hanging="839"/>
        <w:jc w:val="center"/>
        <w:outlineLvl w:val="0"/>
        <w:rPr>
          <w:rFonts w:ascii="Arial" w:hAnsi="Arial" w:cs="Arial"/>
          <w:b/>
          <w:kern w:val="0"/>
          <w:sz w:val="24"/>
        </w:rPr>
      </w:pPr>
      <w:bookmarkStart w:id="30" w:name="_Toc199487244"/>
      <w:r>
        <w:rPr>
          <w:rFonts w:ascii="Arial" w:hAnsi="Arial" w:cs="Arial"/>
          <w:b/>
          <w:kern w:val="0"/>
          <w:sz w:val="24"/>
        </w:rPr>
        <w:t>投资项目</w:t>
      </w:r>
      <w:bookmarkEnd w:id="30"/>
    </w:p>
    <w:p w14:paraId="05AA5A5C">
      <w:pPr>
        <w:pStyle w:val="25"/>
        <w:widowControl/>
        <w:numPr>
          <w:ilvl w:val="0"/>
          <w:numId w:val="31"/>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31" w:name="_Toc199487245"/>
      <w:bookmarkStart w:id="32" w:name="_Ref46258564"/>
      <w:r>
        <w:rPr>
          <w:rFonts w:hint="eastAsia" w:ascii="Arial" w:hAnsi="Arial" w:cs="Arial"/>
          <w:b/>
          <w:kern w:val="0"/>
          <w:sz w:val="24"/>
        </w:rPr>
        <w:t>投资项目及投资领域</w:t>
      </w:r>
      <w:bookmarkEnd w:id="31"/>
    </w:p>
    <w:p w14:paraId="44DAFA50">
      <w:pPr>
        <w:pStyle w:val="25"/>
        <w:widowControl/>
        <w:numPr>
          <w:ilvl w:val="0"/>
          <w:numId w:val="32"/>
        </w:numPr>
        <w:tabs>
          <w:tab w:val="left" w:pos="851"/>
          <w:tab w:val="left" w:pos="1418"/>
        </w:tabs>
        <w:adjustRightInd w:val="0"/>
        <w:snapToGrid w:val="0"/>
        <w:spacing w:line="400" w:lineRule="exact"/>
        <w:ind w:left="851" w:hanging="851" w:firstLineChars="0"/>
        <w:rPr>
          <w:rFonts w:ascii="Arial" w:hAnsi="Arial" w:cs="Arial"/>
          <w:kern w:val="0"/>
          <w:sz w:val="24"/>
        </w:rPr>
      </w:pPr>
      <w:r>
        <w:rPr>
          <w:rFonts w:ascii="Arial" w:hAnsi="Arial" w:cs="Arial"/>
          <w:kern w:val="0"/>
          <w:sz w:val="24"/>
        </w:rPr>
        <w:t>合伙企业</w:t>
      </w:r>
      <w:r>
        <w:rPr>
          <w:rFonts w:hint="eastAsia" w:ascii="Arial" w:hAnsi="Arial" w:cs="Arial"/>
          <w:kern w:val="0"/>
          <w:sz w:val="24"/>
        </w:rPr>
        <w:t>的主要投资项目为投资某一家A股</w:t>
      </w:r>
      <w:r>
        <w:rPr>
          <w:rFonts w:ascii="Arial" w:hAnsi="Arial" w:cs="Arial"/>
          <w:kern w:val="0"/>
          <w:sz w:val="24"/>
        </w:rPr>
        <w:t>上市公司</w:t>
      </w:r>
      <w:r>
        <w:rPr>
          <w:rFonts w:hint="eastAsia" w:ascii="Arial" w:hAnsi="Arial" w:cs="Arial"/>
          <w:kern w:val="0"/>
          <w:sz w:val="24"/>
        </w:rPr>
        <w:t>股票</w:t>
      </w:r>
      <w:r>
        <w:rPr>
          <w:rFonts w:ascii="Arial" w:hAnsi="Arial" w:cs="Arial"/>
          <w:kern w:val="0"/>
          <w:sz w:val="24"/>
        </w:rPr>
        <w:t>，</w:t>
      </w:r>
      <w:r>
        <w:rPr>
          <w:rFonts w:hint="eastAsia" w:ascii="Arial" w:hAnsi="Arial" w:cs="Arial"/>
          <w:kern w:val="0"/>
          <w:sz w:val="24"/>
        </w:rPr>
        <w:t>投资项目具体信息如下：</w:t>
      </w:r>
    </w:p>
    <w:p w14:paraId="12E64B0E">
      <w:pPr>
        <w:pStyle w:val="25"/>
        <w:widowControl/>
        <w:numPr>
          <w:ilvl w:val="0"/>
          <w:numId w:val="33"/>
        </w:numPr>
        <w:tabs>
          <w:tab w:val="left" w:pos="1418"/>
        </w:tabs>
        <w:adjustRightInd w:val="0"/>
        <w:snapToGrid w:val="0"/>
        <w:spacing w:line="400" w:lineRule="exact"/>
        <w:ind w:left="1418" w:hanging="567" w:firstLineChars="0"/>
        <w:jc w:val="left"/>
        <w:rPr>
          <w:rFonts w:ascii="Arial" w:hAnsi="Arial" w:cs="Arial"/>
          <w:kern w:val="0"/>
          <w:sz w:val="24"/>
        </w:rPr>
      </w:pPr>
      <w:r>
        <w:rPr>
          <w:rFonts w:hint="eastAsia" w:ascii="Arial" w:hAnsi="Arial" w:cs="Arial"/>
          <w:kern w:val="0"/>
          <w:sz w:val="24"/>
        </w:rPr>
        <w:t>上市公司业务领域</w:t>
      </w:r>
      <w:r>
        <w:rPr>
          <w:rFonts w:ascii="Arial" w:hAnsi="Arial" w:cs="Arial"/>
          <w:kern w:val="0"/>
          <w:sz w:val="24"/>
        </w:rPr>
        <w:t>：</w:t>
      </w:r>
      <w:r>
        <w:rPr>
          <w:rFonts w:hint="eastAsia" w:ascii="Arial" w:hAnsi="Arial" w:cs="Arial"/>
          <w:kern w:val="0"/>
          <w:sz w:val="24"/>
        </w:rPr>
        <w:t>深耕光通信领域，拟围绕</w:t>
      </w:r>
      <w:r>
        <w:rPr>
          <w:rFonts w:hint="eastAsia" w:ascii="Arial" w:hAnsi="Arial" w:cs="Arial"/>
          <w:sz w:val="24"/>
        </w:rPr>
        <w:t>光电半导体封装、器件、模组等细分领域拓展新的利润增长点；</w:t>
      </w:r>
    </w:p>
    <w:p w14:paraId="0E34BB0E">
      <w:pPr>
        <w:pStyle w:val="25"/>
        <w:widowControl/>
        <w:numPr>
          <w:ilvl w:val="0"/>
          <w:numId w:val="33"/>
        </w:numPr>
        <w:tabs>
          <w:tab w:val="left" w:pos="1418"/>
        </w:tabs>
        <w:adjustRightInd w:val="0"/>
        <w:snapToGrid w:val="0"/>
        <w:spacing w:line="400" w:lineRule="exact"/>
        <w:ind w:left="1418" w:hanging="567" w:firstLineChars="0"/>
        <w:jc w:val="left"/>
        <w:rPr>
          <w:rFonts w:ascii="Arial" w:hAnsi="Arial" w:cs="Arial"/>
          <w:kern w:val="0"/>
          <w:sz w:val="24"/>
        </w:rPr>
      </w:pPr>
      <w:r>
        <w:rPr>
          <w:rFonts w:hint="eastAsia" w:ascii="Arial" w:hAnsi="Arial" w:cs="Arial"/>
          <w:kern w:val="0"/>
          <w:sz w:val="24"/>
        </w:rPr>
        <w:t>产业布局：在合肥本地开展上市公司主营业务的产业落地项目，执行事务合伙人将联合</w:t>
      </w:r>
      <w:r>
        <w:rPr>
          <w:rFonts w:hint="eastAsia" w:ascii="Arial" w:hAnsi="Arial" w:cs="Arial"/>
          <w:kern w:val="0"/>
          <w:sz w:val="24"/>
          <w:lang w:eastAsia="zh-CN"/>
        </w:rPr>
        <w:t>合肥北城建设投资发展控股集团有限公司</w:t>
      </w:r>
      <w:r>
        <w:rPr>
          <w:rFonts w:hint="eastAsia" w:ascii="Arial" w:hAnsi="Arial" w:cs="Arial"/>
          <w:kern w:val="0"/>
          <w:sz w:val="24"/>
        </w:rPr>
        <w:t>，紧密围绕上市公司主营业务及上下游产业链，通过项目投资、孵化和培育，依托执行事务合伙人的产业资源与产业落地经验，结合</w:t>
      </w:r>
      <w:r>
        <w:rPr>
          <w:rFonts w:hint="eastAsia" w:ascii="Arial" w:hAnsi="Arial" w:cs="Arial"/>
          <w:kern w:val="0"/>
          <w:sz w:val="24"/>
          <w:lang w:eastAsia="zh-CN"/>
        </w:rPr>
        <w:t>合肥北城建设投资发展控股集团有限公司</w:t>
      </w:r>
      <w:r>
        <w:rPr>
          <w:rFonts w:hint="eastAsia" w:ascii="Arial" w:hAnsi="Arial" w:cs="Arial"/>
          <w:kern w:val="0"/>
          <w:sz w:val="24"/>
        </w:rPr>
        <w:t>的资金优势以及</w:t>
      </w:r>
      <w:r>
        <w:rPr>
          <w:rFonts w:hint="eastAsia" w:ascii="Arial" w:hAnsi="Arial" w:cs="Arial"/>
          <w:kern w:val="0"/>
          <w:sz w:val="24"/>
          <w:lang w:eastAsia="zh-CN"/>
        </w:rPr>
        <w:t>合肥北城建设投资发展控股集团有限公司</w:t>
      </w:r>
      <w:r>
        <w:rPr>
          <w:rFonts w:hint="eastAsia" w:ascii="Arial" w:hAnsi="Arial" w:cs="Arial"/>
          <w:kern w:val="0"/>
          <w:sz w:val="24"/>
        </w:rPr>
        <w:t>所在地的产业链资源优势，实现产业资源在合肥地区的聚集与整合；</w:t>
      </w:r>
    </w:p>
    <w:p w14:paraId="39879AE4">
      <w:pPr>
        <w:pStyle w:val="25"/>
        <w:widowControl/>
        <w:numPr>
          <w:ilvl w:val="0"/>
          <w:numId w:val="33"/>
        </w:numPr>
        <w:tabs>
          <w:tab w:val="left" w:pos="1418"/>
        </w:tabs>
        <w:adjustRightInd w:val="0"/>
        <w:snapToGrid w:val="0"/>
        <w:spacing w:line="400" w:lineRule="exact"/>
        <w:ind w:left="1418" w:hanging="567" w:firstLineChars="0"/>
        <w:jc w:val="left"/>
        <w:rPr>
          <w:rFonts w:ascii="Arial" w:hAnsi="Arial" w:cs="Arial"/>
          <w:kern w:val="0"/>
          <w:sz w:val="24"/>
        </w:rPr>
      </w:pPr>
      <w:r>
        <w:rPr>
          <w:rFonts w:ascii="Arial" w:hAnsi="Arial" w:cs="Arial"/>
          <w:kern w:val="0"/>
          <w:sz w:val="24"/>
        </w:rPr>
        <w:t>投资价格</w:t>
      </w:r>
      <w:r>
        <w:rPr>
          <w:rFonts w:hint="eastAsia" w:ascii="Arial" w:hAnsi="Arial" w:cs="Arial"/>
          <w:kern w:val="0"/>
          <w:sz w:val="24"/>
        </w:rPr>
        <w:t>：</w:t>
      </w:r>
      <w:r>
        <w:rPr>
          <w:rFonts w:ascii="Arial" w:hAnsi="Arial" w:cs="Arial"/>
          <w:kern w:val="0"/>
          <w:sz w:val="24"/>
        </w:rPr>
        <w:t>合伙企业与上市公司根据</w:t>
      </w:r>
      <w:r>
        <w:rPr>
          <w:rFonts w:ascii="Arial" w:hAnsi="Arial" w:cs="Arial"/>
          <w:sz w:val="24"/>
        </w:rPr>
        <w:t>中国证券监督管理委员会</w:t>
      </w:r>
      <w:r>
        <w:rPr>
          <w:rFonts w:ascii="Arial" w:hAnsi="Arial" w:cs="Arial"/>
          <w:kern w:val="0"/>
          <w:sz w:val="24"/>
        </w:rPr>
        <w:t>、证券交易所的相关规则及要求协商确定</w:t>
      </w:r>
      <w:r>
        <w:rPr>
          <w:rFonts w:hint="eastAsia" w:ascii="Arial" w:hAnsi="Arial" w:cs="Arial"/>
          <w:kern w:val="0"/>
          <w:sz w:val="24"/>
        </w:rPr>
        <w:t>；</w:t>
      </w:r>
    </w:p>
    <w:p w14:paraId="170411CE">
      <w:pPr>
        <w:pStyle w:val="25"/>
        <w:widowControl/>
        <w:numPr>
          <w:ilvl w:val="0"/>
          <w:numId w:val="33"/>
        </w:numPr>
        <w:tabs>
          <w:tab w:val="left" w:pos="1418"/>
        </w:tabs>
        <w:adjustRightInd w:val="0"/>
        <w:snapToGrid w:val="0"/>
        <w:spacing w:line="400" w:lineRule="exact"/>
        <w:ind w:left="1418" w:hanging="567" w:firstLineChars="0"/>
        <w:jc w:val="left"/>
        <w:rPr>
          <w:rFonts w:ascii="Arial" w:hAnsi="Arial" w:cs="Arial"/>
          <w:kern w:val="0"/>
          <w:sz w:val="24"/>
        </w:rPr>
      </w:pPr>
      <w:r>
        <w:rPr>
          <w:rFonts w:hint="eastAsia" w:ascii="Arial" w:hAnsi="Arial" w:cs="Arial"/>
          <w:kern w:val="0"/>
          <w:sz w:val="24"/>
        </w:rPr>
        <w:t>投资方式：</w:t>
      </w:r>
      <w:r>
        <w:rPr>
          <w:rFonts w:ascii="Arial" w:hAnsi="Arial" w:cs="Arial"/>
          <w:kern w:val="0"/>
          <w:sz w:val="24"/>
        </w:rPr>
        <w:t>认购上市公司增发股份</w:t>
      </w:r>
      <w:r>
        <w:rPr>
          <w:rFonts w:hint="eastAsia" w:ascii="Arial" w:hAnsi="Arial" w:cs="Arial"/>
          <w:kern w:val="0"/>
          <w:sz w:val="24"/>
        </w:rPr>
        <w:t>、通过二级市场增</w:t>
      </w:r>
      <w:r>
        <w:rPr>
          <w:rFonts w:ascii="Arial" w:hAnsi="Arial" w:cs="Arial"/>
          <w:kern w:val="0"/>
          <w:sz w:val="24"/>
        </w:rPr>
        <w:t>持</w:t>
      </w:r>
      <w:r>
        <w:rPr>
          <w:rFonts w:hint="eastAsia" w:ascii="Arial" w:hAnsi="Arial" w:cs="Arial"/>
          <w:kern w:val="0"/>
          <w:sz w:val="24"/>
        </w:rPr>
        <w:t>上市公司股票、大宗交易、协议受让上市公司股票等符合证券监管要求的方式一次或多次进行投资；</w:t>
      </w:r>
    </w:p>
    <w:p w14:paraId="1490CD91">
      <w:pPr>
        <w:pStyle w:val="25"/>
        <w:widowControl/>
        <w:numPr>
          <w:ilvl w:val="0"/>
          <w:numId w:val="33"/>
        </w:numPr>
        <w:tabs>
          <w:tab w:val="left" w:pos="1418"/>
        </w:tabs>
        <w:adjustRightInd w:val="0"/>
        <w:snapToGrid w:val="0"/>
        <w:spacing w:line="400" w:lineRule="exact"/>
        <w:ind w:left="1418" w:hanging="567" w:firstLineChars="0"/>
        <w:jc w:val="left"/>
        <w:rPr>
          <w:rFonts w:ascii="Arial" w:hAnsi="Arial" w:cs="Arial"/>
          <w:kern w:val="0"/>
          <w:sz w:val="24"/>
        </w:rPr>
      </w:pPr>
      <w:r>
        <w:rPr>
          <w:rFonts w:hint="eastAsia" w:ascii="Arial" w:hAnsi="Arial" w:cs="Arial"/>
          <w:kern w:val="0"/>
          <w:sz w:val="24"/>
        </w:rPr>
        <w:t>投资比例：持股比例不低于20%。</w:t>
      </w:r>
    </w:p>
    <w:p w14:paraId="19E419B8">
      <w:pPr>
        <w:widowControl/>
        <w:tabs>
          <w:tab w:val="left" w:pos="1418"/>
        </w:tabs>
        <w:adjustRightInd w:val="0"/>
        <w:snapToGrid w:val="0"/>
        <w:spacing w:line="400" w:lineRule="exact"/>
        <w:ind w:left="851"/>
        <w:jc w:val="left"/>
        <w:rPr>
          <w:rFonts w:ascii="Arial" w:hAnsi="Arial" w:cs="Arial"/>
          <w:kern w:val="0"/>
          <w:sz w:val="24"/>
        </w:rPr>
      </w:pPr>
      <w:r>
        <w:rPr>
          <w:rFonts w:hint="eastAsia" w:ascii="Arial" w:hAnsi="Arial" w:cs="Arial"/>
          <w:kern w:val="0"/>
          <w:sz w:val="24"/>
        </w:rPr>
        <w:t>投资上市公司的具体方案，由执行事务合伙人与上市公司在遵守证券监管规则及要求的基础上协商确定，最终方案以上市公司公开披露信息为准。</w:t>
      </w:r>
    </w:p>
    <w:bookmarkEnd w:id="32"/>
    <w:p w14:paraId="6219E0E4">
      <w:pPr>
        <w:pStyle w:val="25"/>
        <w:widowControl/>
        <w:numPr>
          <w:ilvl w:val="0"/>
          <w:numId w:val="32"/>
        </w:numPr>
        <w:tabs>
          <w:tab w:val="left" w:pos="851"/>
          <w:tab w:val="left" w:pos="1418"/>
        </w:tabs>
        <w:adjustRightInd w:val="0"/>
        <w:snapToGrid w:val="0"/>
        <w:spacing w:line="400" w:lineRule="exact"/>
        <w:ind w:left="851" w:hanging="851" w:firstLineChars="0"/>
        <w:rPr>
          <w:rFonts w:ascii="Arial" w:hAnsi="Arial" w:cs="Arial"/>
          <w:kern w:val="0"/>
          <w:sz w:val="24"/>
        </w:rPr>
      </w:pPr>
      <w:r>
        <w:rPr>
          <w:rFonts w:hint="eastAsia" w:ascii="Arial" w:hAnsi="Arial" w:cs="Arial"/>
          <w:kern w:val="0"/>
          <w:sz w:val="24"/>
        </w:rPr>
        <w:t>认购上市公司股票资金如有剩余，参照本协议2.2.2条款执行。</w:t>
      </w:r>
    </w:p>
    <w:p w14:paraId="5D8D7D4A">
      <w:pPr>
        <w:pStyle w:val="25"/>
        <w:widowControl/>
        <w:numPr>
          <w:ilvl w:val="0"/>
          <w:numId w:val="32"/>
        </w:numPr>
        <w:tabs>
          <w:tab w:val="left" w:pos="851"/>
          <w:tab w:val="left" w:pos="1418"/>
        </w:tabs>
        <w:adjustRightInd w:val="0"/>
        <w:snapToGrid w:val="0"/>
        <w:spacing w:line="400" w:lineRule="exact"/>
        <w:ind w:left="851" w:hanging="851" w:firstLineChars="0"/>
        <w:rPr>
          <w:rFonts w:ascii="Arial" w:hAnsi="Arial" w:cs="Arial"/>
          <w:kern w:val="0"/>
          <w:sz w:val="24"/>
        </w:rPr>
      </w:pPr>
      <w:r>
        <w:rPr>
          <w:rFonts w:ascii="Arial" w:hAnsi="Arial" w:cs="Arial"/>
          <w:kern w:val="0"/>
          <w:sz w:val="24"/>
        </w:rPr>
        <w:t>合伙企业可在坚持有效控制风险、保持流动性的原则的前提下，将待投资、待分配及费用备付的现金资产投资于银行存款、政府债券、固定收益类的理财产品、货币基金或与前述某类投资方式风险水平相当的其他投资方式（统称“临时投资”）。</w:t>
      </w:r>
    </w:p>
    <w:p w14:paraId="05A873B8">
      <w:pPr>
        <w:pStyle w:val="25"/>
        <w:widowControl/>
        <w:numPr>
          <w:ilvl w:val="0"/>
          <w:numId w:val="32"/>
        </w:numPr>
        <w:tabs>
          <w:tab w:val="left" w:pos="851"/>
          <w:tab w:val="left" w:pos="1418"/>
        </w:tabs>
        <w:adjustRightInd w:val="0"/>
        <w:snapToGrid w:val="0"/>
        <w:spacing w:line="400" w:lineRule="exact"/>
        <w:ind w:left="851" w:hanging="851" w:firstLineChars="0"/>
        <w:rPr>
          <w:rFonts w:ascii="Arial" w:hAnsi="Arial" w:cs="Arial"/>
          <w:kern w:val="0"/>
          <w:sz w:val="24"/>
        </w:rPr>
      </w:pPr>
      <w:r>
        <w:rPr>
          <w:rFonts w:ascii="Arial" w:hAnsi="Arial" w:cs="Arial"/>
          <w:kern w:val="0"/>
          <w:sz w:val="24"/>
        </w:rPr>
        <w:t>除</w:t>
      </w:r>
      <w:r>
        <w:rPr>
          <w:rFonts w:hint="eastAsia" w:ascii="Arial" w:hAnsi="Arial" w:cs="Arial"/>
          <w:kern w:val="0"/>
          <w:sz w:val="24"/>
        </w:rPr>
        <w:t>符合</w:t>
      </w:r>
      <w:r>
        <w:rPr>
          <w:rFonts w:ascii="Arial" w:hAnsi="Arial" w:cs="Arial"/>
          <w:kern w:val="0"/>
          <w:sz w:val="24"/>
        </w:rPr>
        <w:t>本协议约定</w:t>
      </w:r>
      <w:r>
        <w:rPr>
          <w:rFonts w:hint="eastAsia" w:ascii="Arial" w:hAnsi="Arial" w:cs="Arial"/>
          <w:kern w:val="0"/>
          <w:sz w:val="24"/>
        </w:rPr>
        <w:t>的投资项目和6.1.3约定的其他投资方式外，合伙企业的其他对外投资</w:t>
      </w:r>
      <w:r>
        <w:rPr>
          <w:rFonts w:ascii="Arial" w:hAnsi="Arial" w:cs="Arial"/>
          <w:kern w:val="0"/>
          <w:sz w:val="24"/>
        </w:rPr>
        <w:t>，</w:t>
      </w:r>
      <w:r>
        <w:rPr>
          <w:rFonts w:hint="eastAsia" w:ascii="Arial" w:hAnsi="Arial" w:cs="Arial"/>
          <w:kern w:val="0"/>
          <w:sz w:val="24"/>
        </w:rPr>
        <w:t>须经</w:t>
      </w:r>
      <w:r>
        <w:rPr>
          <w:rFonts w:ascii="Arial" w:hAnsi="Arial" w:cs="Arial"/>
          <w:kern w:val="0"/>
          <w:sz w:val="24"/>
        </w:rPr>
        <w:t>全体合伙人一致同意。</w:t>
      </w:r>
    </w:p>
    <w:p w14:paraId="1393499C">
      <w:pPr>
        <w:pStyle w:val="25"/>
        <w:widowControl/>
        <w:numPr>
          <w:ilvl w:val="0"/>
          <w:numId w:val="31"/>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33" w:name="_Toc199487246"/>
      <w:r>
        <w:rPr>
          <w:rFonts w:ascii="Arial" w:hAnsi="Arial" w:cs="Arial"/>
          <w:b/>
          <w:kern w:val="0"/>
          <w:sz w:val="24"/>
        </w:rPr>
        <w:t>投资决策和投后管理</w:t>
      </w:r>
      <w:bookmarkEnd w:id="33"/>
    </w:p>
    <w:p w14:paraId="6EDD600F">
      <w:pPr>
        <w:pStyle w:val="25"/>
        <w:widowControl/>
        <w:numPr>
          <w:ilvl w:val="0"/>
          <w:numId w:val="34"/>
        </w:numPr>
        <w:tabs>
          <w:tab w:val="left" w:pos="851"/>
          <w:tab w:val="left" w:pos="1418"/>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合伙企业的执行事务合伙人应以维护合伙企业及全体合伙人利益为原则对投资进行决策，并负责被投项目的投后管理。</w:t>
      </w:r>
    </w:p>
    <w:p w14:paraId="7FF61018">
      <w:pPr>
        <w:pStyle w:val="25"/>
        <w:widowControl/>
        <w:numPr>
          <w:ilvl w:val="0"/>
          <w:numId w:val="31"/>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34" w:name="_Toc199487247"/>
      <w:r>
        <w:rPr>
          <w:rFonts w:ascii="Arial" w:hAnsi="Arial" w:cs="Arial"/>
          <w:b/>
          <w:kern w:val="0"/>
          <w:sz w:val="24"/>
        </w:rPr>
        <w:t>退出方式</w:t>
      </w:r>
      <w:bookmarkEnd w:id="34"/>
    </w:p>
    <w:p w14:paraId="7A45AE0D">
      <w:pPr>
        <w:pStyle w:val="25"/>
        <w:widowControl/>
        <w:numPr>
          <w:ilvl w:val="0"/>
          <w:numId w:val="35"/>
        </w:numPr>
        <w:tabs>
          <w:tab w:val="left" w:pos="851"/>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合伙企业可视实际情况，选择通过包括但不限于(1)向普通合伙人或其他方协议转让</w:t>
      </w:r>
      <w:r>
        <w:rPr>
          <w:rFonts w:hint="eastAsia" w:ascii="Arial" w:hAnsi="Arial" w:cs="Arial"/>
          <w:kern w:val="0"/>
          <w:sz w:val="24"/>
        </w:rPr>
        <w:t>、大宗交易或集中竞价等方式处置</w:t>
      </w:r>
      <w:r>
        <w:rPr>
          <w:rFonts w:ascii="Arial" w:hAnsi="Arial" w:cs="Arial"/>
          <w:kern w:val="0"/>
          <w:sz w:val="24"/>
        </w:rPr>
        <w:t>所持</w:t>
      </w:r>
      <w:r>
        <w:rPr>
          <w:rFonts w:hint="eastAsia" w:ascii="Arial" w:hAnsi="Arial" w:cs="Arial"/>
          <w:kern w:val="0"/>
          <w:sz w:val="24"/>
        </w:rPr>
        <w:t>被投项目股权/股票/合伙份额等</w:t>
      </w:r>
      <w:r>
        <w:rPr>
          <w:rFonts w:ascii="Arial" w:hAnsi="Arial" w:cs="Arial"/>
          <w:kern w:val="0"/>
          <w:sz w:val="24"/>
        </w:rPr>
        <w:t>方式实现退出；或(2)合伙企业解散、清算后，就被投项目的财产获得分配。</w:t>
      </w:r>
    </w:p>
    <w:p w14:paraId="2FA03FF3">
      <w:pPr>
        <w:pStyle w:val="25"/>
        <w:widowControl/>
        <w:numPr>
          <w:ilvl w:val="0"/>
          <w:numId w:val="35"/>
        </w:numPr>
        <w:tabs>
          <w:tab w:val="left" w:pos="851"/>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经全体合伙人同意，延长合伙企业的经营期限，合伙企业长期持有上市公司股票并享有相关收益</w:t>
      </w:r>
      <w:r>
        <w:rPr>
          <w:rFonts w:hint="eastAsia" w:ascii="Arial" w:hAnsi="Arial" w:cs="Arial"/>
          <w:kern w:val="0"/>
          <w:sz w:val="24"/>
        </w:rPr>
        <w:t>。</w:t>
      </w:r>
    </w:p>
    <w:p w14:paraId="49346E7A">
      <w:pPr>
        <w:pStyle w:val="25"/>
        <w:widowControl/>
        <w:numPr>
          <w:ilvl w:val="0"/>
          <w:numId w:val="31"/>
        </w:numPr>
        <w:tabs>
          <w:tab w:val="left" w:pos="851"/>
          <w:tab w:val="left" w:pos="1418"/>
        </w:tabs>
        <w:adjustRightInd w:val="0"/>
        <w:snapToGrid w:val="0"/>
        <w:spacing w:line="400" w:lineRule="exact"/>
        <w:ind w:left="851" w:hanging="851" w:firstLineChars="0"/>
        <w:jc w:val="left"/>
        <w:outlineLvl w:val="1"/>
        <w:rPr>
          <w:rFonts w:ascii="Arial" w:hAnsi="Arial" w:cs="Arial"/>
          <w:b/>
          <w:kern w:val="0"/>
          <w:sz w:val="24"/>
        </w:rPr>
      </w:pPr>
      <w:bookmarkStart w:id="35" w:name="_Toc199487248"/>
      <w:r>
        <w:rPr>
          <w:rFonts w:ascii="Arial" w:hAnsi="Arial" w:cs="Arial"/>
          <w:b/>
          <w:kern w:val="0"/>
          <w:sz w:val="24"/>
        </w:rPr>
        <w:t>被投项目未交割</w:t>
      </w:r>
      <w:bookmarkEnd w:id="35"/>
    </w:p>
    <w:p w14:paraId="405EB939">
      <w:pPr>
        <w:pStyle w:val="25"/>
        <w:widowControl/>
        <w:numPr>
          <w:ilvl w:val="0"/>
          <w:numId w:val="36"/>
        </w:numPr>
        <w:tabs>
          <w:tab w:val="left" w:pos="851"/>
          <w:tab w:val="left" w:pos="1418"/>
        </w:tabs>
        <w:adjustRightInd w:val="0"/>
        <w:snapToGrid w:val="0"/>
        <w:spacing w:line="400" w:lineRule="exact"/>
        <w:ind w:left="851" w:hanging="851" w:firstLineChars="0"/>
        <w:rPr>
          <w:rFonts w:ascii="Arial" w:hAnsi="Arial" w:cs="Arial"/>
          <w:kern w:val="0"/>
          <w:sz w:val="24"/>
        </w:rPr>
      </w:pPr>
      <w:r>
        <w:rPr>
          <w:rFonts w:ascii="Arial" w:hAnsi="Arial" w:cs="Arial"/>
          <w:kern w:val="0"/>
          <w:sz w:val="24"/>
        </w:rPr>
        <w:t>如合伙企业对</w:t>
      </w:r>
      <w:r>
        <w:rPr>
          <w:rFonts w:hint="eastAsia" w:ascii="Arial" w:hAnsi="Arial" w:cs="Arial"/>
          <w:kern w:val="0"/>
          <w:sz w:val="24"/>
        </w:rPr>
        <w:t>上市公司</w:t>
      </w:r>
      <w:r>
        <w:rPr>
          <w:rFonts w:ascii="Arial" w:hAnsi="Arial" w:cs="Arial"/>
          <w:kern w:val="0"/>
          <w:sz w:val="24"/>
        </w:rPr>
        <w:t>的投资因任何原因未能于</w:t>
      </w:r>
      <w:r>
        <w:rPr>
          <w:rFonts w:hint="eastAsia" w:ascii="Arial" w:hAnsi="Arial" w:cs="Arial"/>
          <w:kern w:val="0"/>
          <w:sz w:val="24"/>
        </w:rPr>
        <w:t>国资方投资人首笔投资到账之</w:t>
      </w:r>
      <w:r>
        <w:rPr>
          <w:rFonts w:ascii="Arial" w:hAnsi="Arial" w:cs="Arial"/>
          <w:kern w:val="0"/>
          <w:sz w:val="24"/>
        </w:rPr>
        <w:t>日起18个月内实施完成，</w:t>
      </w:r>
      <w:r>
        <w:rPr>
          <w:rFonts w:hint="eastAsia" w:ascii="Arial" w:hAnsi="Arial" w:cs="Arial"/>
          <w:kern w:val="0"/>
          <w:sz w:val="24"/>
        </w:rPr>
        <w:t>有限合伙人按照本协议9.2.2的约定执行退伙</w:t>
      </w:r>
      <w:r>
        <w:rPr>
          <w:rFonts w:ascii="Arial" w:hAnsi="Arial" w:cs="Arial"/>
          <w:kern w:val="0"/>
          <w:sz w:val="24"/>
        </w:rPr>
        <w:t>。</w:t>
      </w:r>
      <w:r>
        <w:rPr>
          <w:rFonts w:hint="eastAsia" w:ascii="Arial" w:hAnsi="Arial" w:cs="Arial"/>
          <w:kern w:val="0"/>
          <w:sz w:val="24"/>
        </w:rPr>
        <w:t>经全体合伙人一致同意后，可延长被投资项目未交割期限。</w:t>
      </w:r>
    </w:p>
    <w:p w14:paraId="2D78439F">
      <w:pPr>
        <w:widowControl/>
        <w:numPr>
          <w:ilvl w:val="0"/>
          <w:numId w:val="2"/>
        </w:numPr>
        <w:adjustRightInd w:val="0"/>
        <w:snapToGrid w:val="0"/>
        <w:spacing w:line="400" w:lineRule="exact"/>
        <w:ind w:left="839" w:hanging="839"/>
        <w:jc w:val="center"/>
        <w:outlineLvl w:val="0"/>
        <w:rPr>
          <w:rFonts w:ascii="Arial" w:hAnsi="Arial" w:cs="Arial"/>
          <w:b/>
          <w:kern w:val="0"/>
          <w:sz w:val="24"/>
        </w:rPr>
      </w:pPr>
      <w:bookmarkStart w:id="36" w:name="_Toc199487249"/>
      <w:r>
        <w:rPr>
          <w:rFonts w:ascii="Arial" w:hAnsi="Arial" w:cs="Arial"/>
          <w:b/>
          <w:kern w:val="0"/>
          <w:sz w:val="24"/>
        </w:rPr>
        <w:t>费用和支出</w:t>
      </w:r>
      <w:bookmarkEnd w:id="36"/>
    </w:p>
    <w:p w14:paraId="542527BD">
      <w:pPr>
        <w:widowControl/>
        <w:numPr>
          <w:ilvl w:val="0"/>
          <w:numId w:val="37"/>
        </w:numPr>
        <w:tabs>
          <w:tab w:val="left" w:pos="851"/>
          <w:tab w:val="left" w:pos="1418"/>
        </w:tabs>
        <w:adjustRightInd w:val="0"/>
        <w:snapToGrid w:val="0"/>
        <w:spacing w:line="400" w:lineRule="exact"/>
        <w:ind w:left="0" w:firstLine="0"/>
        <w:jc w:val="left"/>
        <w:outlineLvl w:val="1"/>
        <w:rPr>
          <w:rFonts w:ascii="Arial" w:hAnsi="Arial" w:cs="Arial"/>
          <w:b/>
          <w:kern w:val="0"/>
          <w:sz w:val="24"/>
        </w:rPr>
      </w:pPr>
      <w:bookmarkStart w:id="37" w:name="_Toc199487250"/>
      <w:r>
        <w:rPr>
          <w:rFonts w:ascii="Arial" w:hAnsi="Arial" w:cs="Arial"/>
          <w:b/>
          <w:kern w:val="0"/>
          <w:sz w:val="24"/>
        </w:rPr>
        <w:t>费用承担</w:t>
      </w:r>
      <w:bookmarkEnd w:id="37"/>
    </w:p>
    <w:p w14:paraId="52FC1316">
      <w:pPr>
        <w:pStyle w:val="25"/>
        <w:widowControl/>
        <w:numPr>
          <w:ilvl w:val="0"/>
          <w:numId w:val="38"/>
        </w:numPr>
        <w:tabs>
          <w:tab w:val="left" w:pos="851"/>
          <w:tab w:val="left" w:pos="1418"/>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执行事务合伙人执行合伙事务所产生的收益归合伙企业，所产生的费用和亏损由合伙企业承担。</w:t>
      </w:r>
    </w:p>
    <w:p w14:paraId="03D9AC04">
      <w:pPr>
        <w:pStyle w:val="25"/>
        <w:widowControl/>
        <w:numPr>
          <w:ilvl w:val="0"/>
          <w:numId w:val="38"/>
        </w:numPr>
        <w:tabs>
          <w:tab w:val="left" w:pos="851"/>
          <w:tab w:val="left" w:pos="1418"/>
        </w:tabs>
        <w:adjustRightInd w:val="0"/>
        <w:snapToGrid w:val="0"/>
        <w:spacing w:line="400" w:lineRule="exact"/>
        <w:ind w:left="851" w:hanging="851" w:firstLineChars="0"/>
        <w:jc w:val="left"/>
        <w:rPr>
          <w:rFonts w:ascii="Arial" w:hAnsi="Arial" w:cs="Arial"/>
          <w:kern w:val="0"/>
          <w:sz w:val="24"/>
        </w:rPr>
      </w:pPr>
      <w:r>
        <w:rPr>
          <w:rFonts w:ascii="Arial" w:hAnsi="Arial" w:cs="Arial"/>
          <w:color w:val="000000"/>
          <w:sz w:val="24"/>
        </w:rPr>
        <w:t>合伙企业日常运营费用包括与合伙企业之设立、运营、终止、解散、清算等相关的下列费用：</w:t>
      </w:r>
    </w:p>
    <w:p w14:paraId="5F00C037">
      <w:pPr>
        <w:pStyle w:val="25"/>
        <w:widowControl/>
        <w:numPr>
          <w:ilvl w:val="0"/>
          <w:numId w:val="39"/>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开办费</w:t>
      </w:r>
      <w:r>
        <w:rPr>
          <w:rFonts w:hint="eastAsia" w:ascii="Arial" w:hAnsi="Arial" w:cs="Arial"/>
          <w:kern w:val="0"/>
          <w:sz w:val="24"/>
        </w:rPr>
        <w:t>，</w:t>
      </w:r>
      <w:r>
        <w:rPr>
          <w:rFonts w:ascii="Arial" w:hAnsi="Arial" w:cs="Arial"/>
          <w:kern w:val="0"/>
          <w:sz w:val="24"/>
        </w:rPr>
        <w:t>银行账户开立费用、对外划款银行手续费；</w:t>
      </w:r>
    </w:p>
    <w:p w14:paraId="46A2577C">
      <w:pPr>
        <w:pStyle w:val="25"/>
        <w:widowControl/>
        <w:numPr>
          <w:ilvl w:val="0"/>
          <w:numId w:val="39"/>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会计、法律、税务、评估等专业顾问费用、税务申报和咨询费用；</w:t>
      </w:r>
    </w:p>
    <w:p w14:paraId="16D49E66">
      <w:pPr>
        <w:pStyle w:val="25"/>
        <w:widowControl/>
        <w:numPr>
          <w:ilvl w:val="0"/>
          <w:numId w:val="39"/>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注册/经营场所租赁和维护成本；</w:t>
      </w:r>
    </w:p>
    <w:p w14:paraId="41E7B73F">
      <w:pPr>
        <w:pStyle w:val="25"/>
        <w:widowControl/>
        <w:numPr>
          <w:ilvl w:val="0"/>
          <w:numId w:val="39"/>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hint="eastAsia" w:ascii="Arial" w:hAnsi="Arial" w:cs="Arial"/>
          <w:kern w:val="0"/>
          <w:sz w:val="24"/>
        </w:rPr>
        <w:t>员工及雇员薪酬；</w:t>
      </w:r>
    </w:p>
    <w:p w14:paraId="56624F3D">
      <w:pPr>
        <w:pStyle w:val="25"/>
        <w:widowControl/>
        <w:numPr>
          <w:ilvl w:val="0"/>
          <w:numId w:val="39"/>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hint="eastAsia"/>
          <w:sz w:val="24"/>
        </w:rPr>
        <w:t>合伙企业因对投资项目进行投资、持有、取得、运营、管理、维护、监控、处置而发生的开支和费用；</w:t>
      </w:r>
    </w:p>
    <w:p w14:paraId="158B5FFD">
      <w:pPr>
        <w:pStyle w:val="25"/>
        <w:widowControl/>
        <w:numPr>
          <w:ilvl w:val="0"/>
          <w:numId w:val="39"/>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政府部门就合伙企业的存续、收益、资产、交易、变更等收取的税费及其他需由合伙企业承担的政府费用；</w:t>
      </w:r>
    </w:p>
    <w:p w14:paraId="4D3D6B16">
      <w:pPr>
        <w:pStyle w:val="25"/>
        <w:widowControl/>
        <w:numPr>
          <w:ilvl w:val="0"/>
          <w:numId w:val="39"/>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合伙企业经营所发生的诉讼、仲裁或其他司法、行政程序费用，以及由此产生的任何支出；</w:t>
      </w:r>
    </w:p>
    <w:p w14:paraId="57EEC5CF">
      <w:pPr>
        <w:pStyle w:val="25"/>
        <w:widowControl/>
        <w:numPr>
          <w:ilvl w:val="0"/>
          <w:numId w:val="39"/>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合伙企业解散、清算、注销相关费用；</w:t>
      </w:r>
    </w:p>
    <w:p w14:paraId="57A908DA">
      <w:pPr>
        <w:pStyle w:val="25"/>
        <w:widowControl/>
        <w:numPr>
          <w:ilvl w:val="0"/>
          <w:numId w:val="39"/>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其他未明确列出，但合伙企业发生的其他日常运营经费。</w:t>
      </w:r>
    </w:p>
    <w:p w14:paraId="135BBC95">
      <w:pPr>
        <w:widowControl/>
        <w:numPr>
          <w:ilvl w:val="0"/>
          <w:numId w:val="2"/>
        </w:numPr>
        <w:adjustRightInd w:val="0"/>
        <w:snapToGrid w:val="0"/>
        <w:spacing w:line="400" w:lineRule="exact"/>
        <w:ind w:left="839" w:hanging="839"/>
        <w:jc w:val="center"/>
        <w:outlineLvl w:val="0"/>
        <w:rPr>
          <w:rFonts w:ascii="Arial" w:hAnsi="Arial" w:cs="Arial"/>
          <w:b/>
          <w:kern w:val="0"/>
          <w:sz w:val="24"/>
        </w:rPr>
      </w:pPr>
      <w:bookmarkStart w:id="38" w:name="_Toc199487251"/>
      <w:r>
        <w:rPr>
          <w:rFonts w:ascii="Arial" w:hAnsi="Arial" w:cs="Arial"/>
          <w:b/>
          <w:kern w:val="0"/>
          <w:sz w:val="24"/>
        </w:rPr>
        <w:t>利润分配、亏损分担</w:t>
      </w:r>
      <w:bookmarkEnd w:id="38"/>
    </w:p>
    <w:p w14:paraId="72B7BC30">
      <w:pPr>
        <w:widowControl/>
        <w:numPr>
          <w:ilvl w:val="0"/>
          <w:numId w:val="40"/>
        </w:numPr>
        <w:tabs>
          <w:tab w:val="left" w:pos="851"/>
          <w:tab w:val="left" w:pos="1418"/>
        </w:tabs>
        <w:adjustRightInd w:val="0"/>
        <w:snapToGrid w:val="0"/>
        <w:spacing w:line="400" w:lineRule="exact"/>
        <w:ind w:hanging="900"/>
        <w:jc w:val="left"/>
        <w:outlineLvl w:val="1"/>
        <w:rPr>
          <w:rFonts w:ascii="Arial" w:hAnsi="Arial" w:cs="Arial"/>
          <w:b/>
          <w:kern w:val="0"/>
          <w:sz w:val="24"/>
        </w:rPr>
      </w:pPr>
      <w:bookmarkStart w:id="39" w:name="_Toc199487252"/>
      <w:r>
        <w:rPr>
          <w:rFonts w:ascii="Arial" w:hAnsi="Arial" w:cs="Arial"/>
          <w:b/>
          <w:kern w:val="0"/>
          <w:sz w:val="24"/>
        </w:rPr>
        <w:t>收入来源</w:t>
      </w:r>
      <w:bookmarkEnd w:id="39"/>
    </w:p>
    <w:p w14:paraId="4563D4AE">
      <w:pPr>
        <w:pStyle w:val="25"/>
        <w:widowControl/>
        <w:numPr>
          <w:ilvl w:val="1"/>
          <w:numId w:val="41"/>
        </w:numPr>
        <w:tabs>
          <w:tab w:val="left" w:pos="851"/>
          <w:tab w:val="left" w:pos="1418"/>
        </w:tabs>
        <w:adjustRightInd w:val="0"/>
        <w:snapToGrid w:val="0"/>
        <w:spacing w:line="400" w:lineRule="exact"/>
        <w:ind w:hanging="840" w:firstLineChars="0"/>
        <w:jc w:val="left"/>
        <w:rPr>
          <w:rFonts w:ascii="Arial" w:hAnsi="Arial" w:cs="Arial"/>
          <w:color w:val="000000"/>
          <w:sz w:val="24"/>
        </w:rPr>
      </w:pPr>
      <w:r>
        <w:rPr>
          <w:rFonts w:ascii="Arial" w:hAnsi="Arial" w:cs="Arial"/>
          <w:color w:val="000000"/>
          <w:sz w:val="24"/>
        </w:rPr>
        <w:t>合伙企业的主要收入来源包括：</w:t>
      </w:r>
    </w:p>
    <w:p w14:paraId="2D0B3FA8">
      <w:pPr>
        <w:pStyle w:val="25"/>
        <w:widowControl/>
        <w:numPr>
          <w:ilvl w:val="0"/>
          <w:numId w:val="42"/>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自所持股上市公司股票取得的分红、股息、红利等；</w:t>
      </w:r>
    </w:p>
    <w:p w14:paraId="12B187D2">
      <w:pPr>
        <w:pStyle w:val="25"/>
        <w:widowControl/>
        <w:numPr>
          <w:ilvl w:val="0"/>
          <w:numId w:val="42"/>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处置上市公司股票所取得的收益；</w:t>
      </w:r>
    </w:p>
    <w:p w14:paraId="243DD613">
      <w:pPr>
        <w:pStyle w:val="25"/>
        <w:widowControl/>
        <w:numPr>
          <w:ilvl w:val="0"/>
          <w:numId w:val="42"/>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hint="eastAsia" w:ascii="Arial" w:hAnsi="Arial" w:cs="Arial"/>
          <w:kern w:val="0"/>
          <w:sz w:val="24"/>
        </w:rPr>
        <w:t>其他投资项目所取得的分红、红利、处置收益等；</w:t>
      </w:r>
    </w:p>
    <w:p w14:paraId="697D71FB">
      <w:pPr>
        <w:pStyle w:val="25"/>
        <w:widowControl/>
        <w:numPr>
          <w:ilvl w:val="0"/>
          <w:numId w:val="42"/>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银行存款利息及其他临时投资收入；</w:t>
      </w:r>
    </w:p>
    <w:p w14:paraId="03627DB5">
      <w:pPr>
        <w:pStyle w:val="25"/>
        <w:widowControl/>
        <w:numPr>
          <w:ilvl w:val="0"/>
          <w:numId w:val="42"/>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合伙企业取得的其他收入。</w:t>
      </w:r>
    </w:p>
    <w:p w14:paraId="0AC9700A">
      <w:pPr>
        <w:widowControl/>
        <w:numPr>
          <w:ilvl w:val="0"/>
          <w:numId w:val="40"/>
        </w:numPr>
        <w:tabs>
          <w:tab w:val="left" w:pos="851"/>
          <w:tab w:val="left" w:pos="1418"/>
        </w:tabs>
        <w:adjustRightInd w:val="0"/>
        <w:snapToGrid w:val="0"/>
        <w:spacing w:line="400" w:lineRule="exact"/>
        <w:ind w:left="0" w:firstLine="0"/>
        <w:jc w:val="left"/>
        <w:outlineLvl w:val="1"/>
        <w:rPr>
          <w:rFonts w:ascii="Arial" w:hAnsi="Arial" w:cs="Arial"/>
          <w:b/>
          <w:kern w:val="0"/>
          <w:sz w:val="24"/>
        </w:rPr>
      </w:pPr>
      <w:bookmarkStart w:id="40" w:name="_Toc199487253"/>
      <w:r>
        <w:rPr>
          <w:rFonts w:ascii="Arial" w:hAnsi="Arial" w:cs="Arial"/>
          <w:b/>
          <w:kern w:val="0"/>
          <w:sz w:val="24"/>
        </w:rPr>
        <w:t>可分配收入</w:t>
      </w:r>
      <w:bookmarkEnd w:id="40"/>
    </w:p>
    <w:p w14:paraId="16A47E99">
      <w:pPr>
        <w:pStyle w:val="25"/>
        <w:widowControl/>
        <w:numPr>
          <w:ilvl w:val="0"/>
          <w:numId w:val="43"/>
        </w:numPr>
        <w:tabs>
          <w:tab w:val="left" w:pos="851"/>
          <w:tab w:val="left" w:pos="1418"/>
        </w:tabs>
        <w:adjustRightInd w:val="0"/>
        <w:snapToGrid w:val="0"/>
        <w:spacing w:line="400" w:lineRule="exact"/>
        <w:ind w:hanging="840" w:firstLineChars="0"/>
        <w:jc w:val="left"/>
        <w:rPr>
          <w:rFonts w:ascii="Arial" w:hAnsi="Arial" w:cs="Arial"/>
          <w:color w:val="000000"/>
          <w:sz w:val="24"/>
        </w:rPr>
      </w:pPr>
      <w:r>
        <w:rPr>
          <w:rFonts w:ascii="Arial" w:hAnsi="Arial" w:cs="Arial"/>
          <w:color w:val="000000"/>
          <w:sz w:val="24"/>
        </w:rPr>
        <w:t>合伙企业自被投项目取得的任何一笔收入，在扣除相关税费、债务、合伙费用（包括已发生的及为日后可能发生的前述税费、债务、合伙费用进行必要预留）后，即成为合伙企业的“可分配收入”。</w:t>
      </w:r>
    </w:p>
    <w:p w14:paraId="489F8C0E">
      <w:pPr>
        <w:widowControl/>
        <w:numPr>
          <w:ilvl w:val="0"/>
          <w:numId w:val="40"/>
        </w:numPr>
        <w:tabs>
          <w:tab w:val="left" w:pos="851"/>
          <w:tab w:val="left" w:pos="1418"/>
        </w:tabs>
        <w:adjustRightInd w:val="0"/>
        <w:snapToGrid w:val="0"/>
        <w:spacing w:line="400" w:lineRule="exact"/>
        <w:ind w:left="0" w:firstLine="0"/>
        <w:jc w:val="left"/>
        <w:outlineLvl w:val="1"/>
        <w:rPr>
          <w:rFonts w:ascii="Arial" w:hAnsi="Arial" w:cs="Arial"/>
          <w:b/>
          <w:kern w:val="0"/>
          <w:sz w:val="24"/>
        </w:rPr>
      </w:pPr>
      <w:bookmarkStart w:id="41" w:name="_Toc199487254"/>
      <w:r>
        <w:rPr>
          <w:rFonts w:ascii="Arial" w:hAnsi="Arial" w:cs="Arial"/>
          <w:b/>
          <w:kern w:val="0"/>
          <w:sz w:val="24"/>
        </w:rPr>
        <w:t>现金分配</w:t>
      </w:r>
      <w:bookmarkEnd w:id="41"/>
    </w:p>
    <w:p w14:paraId="1FEB73AF">
      <w:pPr>
        <w:pStyle w:val="25"/>
        <w:widowControl/>
        <w:numPr>
          <w:ilvl w:val="0"/>
          <w:numId w:val="44"/>
        </w:numPr>
        <w:tabs>
          <w:tab w:val="left" w:pos="851"/>
          <w:tab w:val="left" w:pos="1418"/>
        </w:tabs>
        <w:adjustRightInd w:val="0"/>
        <w:snapToGrid w:val="0"/>
        <w:spacing w:line="400" w:lineRule="exact"/>
        <w:ind w:hanging="840" w:firstLineChars="0"/>
        <w:jc w:val="left"/>
        <w:rPr>
          <w:rFonts w:ascii="Arial" w:hAnsi="Arial" w:cs="Arial"/>
          <w:color w:val="000000"/>
          <w:sz w:val="24"/>
        </w:rPr>
      </w:pPr>
      <w:r>
        <w:rPr>
          <w:rFonts w:hint="eastAsia" w:ascii="Arial" w:hAnsi="Arial" w:cs="Arial"/>
          <w:color w:val="000000"/>
          <w:sz w:val="24"/>
        </w:rPr>
        <w:t>在合伙企业有可分配收入的情况下，合伙企业应尽快完成分配。为免疑义，如果账户可分配收入达到【500】万元时，应在【90】个工作日内完成分配。</w:t>
      </w:r>
      <w:r>
        <w:rPr>
          <w:rFonts w:ascii="Arial" w:hAnsi="Arial" w:cs="Arial"/>
          <w:kern w:val="0"/>
          <w:sz w:val="24"/>
        </w:rPr>
        <w:t>合伙企业进行</w:t>
      </w:r>
      <w:r>
        <w:rPr>
          <w:rFonts w:hint="eastAsia" w:ascii="Arial" w:hAnsi="Arial" w:cs="Arial"/>
          <w:kern w:val="0"/>
          <w:sz w:val="24"/>
        </w:rPr>
        <w:t>可分配收入</w:t>
      </w:r>
      <w:r>
        <w:rPr>
          <w:rFonts w:ascii="Arial" w:hAnsi="Arial" w:cs="Arial"/>
          <w:kern w:val="0"/>
          <w:sz w:val="24"/>
        </w:rPr>
        <w:t>分配时，原则上以现金方式分配</w:t>
      </w:r>
      <w:r>
        <w:rPr>
          <w:rFonts w:hint="eastAsia" w:ascii="Arial" w:hAnsi="Arial" w:cs="Arial"/>
          <w:kern w:val="0"/>
          <w:sz w:val="24"/>
        </w:rPr>
        <w:t>。</w:t>
      </w:r>
    </w:p>
    <w:p w14:paraId="49823029">
      <w:pPr>
        <w:pStyle w:val="25"/>
        <w:widowControl/>
        <w:numPr>
          <w:ilvl w:val="0"/>
          <w:numId w:val="44"/>
        </w:numPr>
        <w:tabs>
          <w:tab w:val="left" w:pos="851"/>
          <w:tab w:val="left" w:pos="1418"/>
        </w:tabs>
        <w:adjustRightInd w:val="0"/>
        <w:snapToGrid w:val="0"/>
        <w:spacing w:line="400" w:lineRule="exact"/>
        <w:ind w:hanging="840" w:firstLineChars="0"/>
        <w:jc w:val="left"/>
        <w:rPr>
          <w:rFonts w:ascii="Arial" w:hAnsi="Arial" w:cs="Arial"/>
          <w:color w:val="000000"/>
          <w:sz w:val="24"/>
        </w:rPr>
      </w:pPr>
      <w:r>
        <w:rPr>
          <w:rFonts w:hint="eastAsia" w:ascii="Arial" w:hAnsi="Arial" w:cs="Arial"/>
          <w:color w:val="000000"/>
          <w:sz w:val="24"/>
        </w:rPr>
        <w:t>受限于8.3.1条约定，合伙企业在进行可分配收入分配时，应按如下顺序进行分配：</w:t>
      </w:r>
    </w:p>
    <w:p w14:paraId="37CB020A">
      <w:pPr>
        <w:pStyle w:val="25"/>
        <w:widowControl/>
        <w:tabs>
          <w:tab w:val="left" w:pos="851"/>
          <w:tab w:val="left" w:pos="1418"/>
        </w:tabs>
        <w:adjustRightInd w:val="0"/>
        <w:snapToGrid w:val="0"/>
        <w:spacing w:line="400" w:lineRule="exact"/>
        <w:ind w:left="840" w:firstLine="0" w:firstLineChars="0"/>
        <w:jc w:val="left"/>
        <w:rPr>
          <w:rFonts w:ascii="Arial" w:hAnsi="Arial" w:cs="Arial"/>
          <w:color w:val="000000"/>
          <w:sz w:val="24"/>
        </w:rPr>
      </w:pPr>
      <w:r>
        <w:rPr>
          <w:rFonts w:hint="eastAsia" w:ascii="Arial" w:hAnsi="Arial" w:cs="Arial"/>
          <w:color w:val="000000"/>
          <w:sz w:val="24"/>
        </w:rPr>
        <w:t>（1）首先，向</w:t>
      </w:r>
      <w:r>
        <w:rPr>
          <w:rFonts w:hint="eastAsia" w:ascii="Arial" w:hAnsi="Arial" w:cs="Arial"/>
          <w:kern w:val="0"/>
          <w:sz w:val="24"/>
        </w:rPr>
        <w:t>国资方投资人按照</w:t>
      </w:r>
      <w:r>
        <w:rPr>
          <w:rFonts w:hint="eastAsia" w:ascii="Arial" w:hAnsi="Arial" w:cs="Arial"/>
          <w:kern w:val="0"/>
          <w:sz w:val="24"/>
          <w:lang w:val="en-US" w:eastAsia="zh-CN"/>
        </w:rPr>
        <w:t>其</w:t>
      </w:r>
      <w:r>
        <w:rPr>
          <w:rFonts w:hint="eastAsia" w:ascii="Arial" w:hAnsi="Arial" w:cs="Arial"/>
          <w:kern w:val="0"/>
          <w:sz w:val="24"/>
        </w:rPr>
        <w:t>对合伙企业实缴出资额的相对比例</w:t>
      </w:r>
      <w:r>
        <w:rPr>
          <w:rFonts w:hint="eastAsia" w:ascii="Arial" w:hAnsi="Arial" w:cs="Arial"/>
          <w:color w:val="000000"/>
          <w:sz w:val="24"/>
        </w:rPr>
        <w:t>进行分配，直至</w:t>
      </w:r>
      <w:r>
        <w:rPr>
          <w:rFonts w:hint="eastAsia" w:ascii="Arial" w:hAnsi="Arial" w:cs="Arial"/>
          <w:kern w:val="0"/>
          <w:sz w:val="24"/>
        </w:rPr>
        <w:t>国资方投资人</w:t>
      </w:r>
      <w:r>
        <w:rPr>
          <w:rFonts w:hint="eastAsia" w:ascii="Arial" w:hAnsi="Arial" w:cs="Arial"/>
          <w:color w:val="000000"/>
          <w:sz w:val="24"/>
        </w:rPr>
        <w:t>获得的分配金额等同于其届时累计缴付至合伙企业的实缴出资额；</w:t>
      </w:r>
    </w:p>
    <w:p w14:paraId="6A965089">
      <w:pPr>
        <w:pStyle w:val="25"/>
        <w:widowControl/>
        <w:tabs>
          <w:tab w:val="left" w:pos="851"/>
          <w:tab w:val="left" w:pos="1418"/>
        </w:tabs>
        <w:adjustRightInd w:val="0"/>
        <w:snapToGrid w:val="0"/>
        <w:spacing w:line="400" w:lineRule="exact"/>
        <w:ind w:left="840" w:firstLine="0" w:firstLineChars="0"/>
        <w:jc w:val="left"/>
      </w:pPr>
      <w:r>
        <w:rPr>
          <w:rFonts w:hint="eastAsia" w:ascii="Arial" w:hAnsi="Arial" w:cs="Arial"/>
          <w:color w:val="000000"/>
          <w:sz w:val="24"/>
        </w:rPr>
        <w:t>（2）其次，向</w:t>
      </w:r>
      <w:r>
        <w:rPr>
          <w:rFonts w:hint="eastAsia" w:ascii="Arial" w:hAnsi="Arial" w:cs="Arial"/>
          <w:kern w:val="0"/>
          <w:sz w:val="24"/>
        </w:rPr>
        <w:t>国资方投资人</w:t>
      </w:r>
      <w:r>
        <w:rPr>
          <w:rFonts w:hint="eastAsia" w:ascii="Arial" w:hAnsi="Arial" w:cs="Arial"/>
          <w:color w:val="000000"/>
          <w:sz w:val="24"/>
        </w:rPr>
        <w:t>进行分配，直至</w:t>
      </w:r>
      <w:r>
        <w:rPr>
          <w:rFonts w:hint="eastAsia" w:ascii="Arial" w:hAnsi="Arial" w:cs="Arial"/>
          <w:kern w:val="0"/>
          <w:sz w:val="24"/>
        </w:rPr>
        <w:t>国资方投资人</w:t>
      </w:r>
      <w:r>
        <w:rPr>
          <w:rFonts w:hint="eastAsia" w:ascii="Arial" w:hAnsi="Arial" w:cs="Arial"/>
          <w:color w:val="000000"/>
          <w:sz w:val="24"/>
        </w:rPr>
        <w:t>获得的分配金额等同于其根据上述第（1）项分配获得金额与其各自根据本协议第9.3.3条确定的收购价格之间的差额；</w:t>
      </w:r>
    </w:p>
    <w:p w14:paraId="7C4C7E1D">
      <w:pPr>
        <w:pStyle w:val="25"/>
        <w:widowControl/>
        <w:adjustRightInd w:val="0"/>
        <w:snapToGrid w:val="0"/>
        <w:spacing w:line="400" w:lineRule="exact"/>
        <w:ind w:left="840" w:firstLine="0" w:firstLineChars="0"/>
        <w:jc w:val="left"/>
        <w:rPr>
          <w:rFonts w:ascii="Arial" w:hAnsi="Arial" w:cs="Arial"/>
          <w:kern w:val="0"/>
          <w:sz w:val="24"/>
        </w:rPr>
      </w:pPr>
      <w:r>
        <w:rPr>
          <w:rFonts w:hint="eastAsia" w:ascii="Arial" w:hAnsi="Arial" w:cs="Arial"/>
          <w:kern w:val="0"/>
          <w:sz w:val="24"/>
        </w:rPr>
        <w:t>合伙企业对国资方投资人实施分配后，执行事务合伙人可以据此依照9.3.1条款发出回购的通知，将国资方投资人分配金额对应的合伙份额予以注销或过户至执行事务合伙人（或其指定方）的名下，国资方投资人应予以配合办理全部法律文件和相关手续。</w:t>
      </w:r>
    </w:p>
    <w:p w14:paraId="2879AA83">
      <w:pPr>
        <w:pStyle w:val="25"/>
        <w:widowControl/>
        <w:tabs>
          <w:tab w:val="left" w:pos="851"/>
          <w:tab w:val="left" w:pos="1418"/>
        </w:tabs>
        <w:adjustRightInd w:val="0"/>
        <w:snapToGrid w:val="0"/>
        <w:spacing w:line="400" w:lineRule="exact"/>
        <w:ind w:left="840" w:firstLine="0" w:firstLineChars="0"/>
        <w:jc w:val="left"/>
        <w:rPr>
          <w:rFonts w:ascii="Arial" w:hAnsi="Arial" w:cs="Arial"/>
          <w:color w:val="000000"/>
          <w:sz w:val="24"/>
        </w:rPr>
      </w:pPr>
      <w:r>
        <w:rPr>
          <w:rFonts w:hint="eastAsia" w:ascii="Arial" w:hAnsi="Arial" w:cs="Arial"/>
          <w:kern w:val="0"/>
          <w:sz w:val="24"/>
        </w:rPr>
        <w:t>如果国资方投资人累计获得的收益分配总额达到上述两项之和的，该方应在收到 GP 书面通知后【45】个工作日内办理退伙手续，合伙企业无须再向其分配任何资产或支付对价。</w:t>
      </w:r>
    </w:p>
    <w:p w14:paraId="660D690E">
      <w:pPr>
        <w:pStyle w:val="25"/>
        <w:widowControl/>
        <w:tabs>
          <w:tab w:val="left" w:pos="851"/>
          <w:tab w:val="left" w:pos="1418"/>
        </w:tabs>
        <w:adjustRightInd w:val="0"/>
        <w:snapToGrid w:val="0"/>
        <w:spacing w:line="400" w:lineRule="exact"/>
        <w:ind w:left="840" w:firstLine="0" w:firstLineChars="0"/>
        <w:jc w:val="left"/>
        <w:rPr>
          <w:rFonts w:ascii="Arial" w:hAnsi="Arial" w:cs="Arial"/>
          <w:color w:val="000000"/>
          <w:sz w:val="24"/>
        </w:rPr>
      </w:pPr>
      <w:r>
        <w:rPr>
          <w:rFonts w:hint="eastAsia" w:ascii="Arial" w:hAnsi="Arial" w:cs="Arial"/>
          <w:color w:val="000000"/>
          <w:sz w:val="24"/>
        </w:rPr>
        <w:t>（3）最后，剩余金额在【普通合伙人】和</w:t>
      </w:r>
      <w:r>
        <w:rPr>
          <w:rFonts w:hint="eastAsia" w:ascii="Arial" w:hAnsi="Arial" w:cs="Arial"/>
          <w:color w:val="000000"/>
          <w:sz w:val="24"/>
          <w:lang w:eastAsia="zh-CN"/>
        </w:rPr>
        <w:t>鼎耘投资发展（海南）有限公司</w:t>
      </w:r>
      <w:r>
        <w:rPr>
          <w:rFonts w:hint="eastAsia" w:ascii="Arial" w:hAnsi="Arial" w:cs="Arial"/>
          <w:color w:val="000000"/>
          <w:sz w:val="24"/>
        </w:rPr>
        <w:t>之间按其相对实缴出资比例进行分配。</w:t>
      </w:r>
    </w:p>
    <w:p w14:paraId="7EF7E960">
      <w:pPr>
        <w:widowControl/>
        <w:numPr>
          <w:ilvl w:val="0"/>
          <w:numId w:val="40"/>
        </w:numPr>
        <w:tabs>
          <w:tab w:val="left" w:pos="851"/>
          <w:tab w:val="left" w:pos="1418"/>
        </w:tabs>
        <w:adjustRightInd w:val="0"/>
        <w:snapToGrid w:val="0"/>
        <w:spacing w:line="400" w:lineRule="exact"/>
        <w:ind w:left="0" w:firstLine="0"/>
        <w:jc w:val="left"/>
        <w:outlineLvl w:val="1"/>
        <w:rPr>
          <w:rFonts w:ascii="Arial" w:hAnsi="Arial" w:cs="Arial"/>
          <w:b/>
          <w:kern w:val="0"/>
          <w:sz w:val="24"/>
        </w:rPr>
      </w:pPr>
      <w:bookmarkStart w:id="42" w:name="_Toc199487255"/>
      <w:r>
        <w:rPr>
          <w:rFonts w:ascii="Arial" w:hAnsi="Arial" w:cs="Arial"/>
          <w:b/>
          <w:color w:val="000000"/>
          <w:sz w:val="24"/>
        </w:rPr>
        <w:t>非现金分配</w:t>
      </w:r>
      <w:bookmarkEnd w:id="42"/>
    </w:p>
    <w:p w14:paraId="352CC045">
      <w:pPr>
        <w:pStyle w:val="25"/>
        <w:widowControl/>
        <w:numPr>
          <w:ilvl w:val="0"/>
          <w:numId w:val="45"/>
        </w:numPr>
        <w:tabs>
          <w:tab w:val="left" w:pos="851"/>
        </w:tabs>
        <w:adjustRightInd w:val="0"/>
        <w:snapToGrid w:val="0"/>
        <w:spacing w:line="400" w:lineRule="exact"/>
        <w:ind w:left="851" w:hanging="851" w:firstLineChars="0"/>
        <w:rPr>
          <w:rFonts w:ascii="Arial" w:hAnsi="Arial" w:cs="Arial"/>
          <w:kern w:val="0"/>
          <w:sz w:val="24"/>
        </w:rPr>
      </w:pPr>
      <w:r>
        <w:rPr>
          <w:rFonts w:ascii="Arial" w:hAnsi="Arial" w:cs="Arial"/>
          <w:kern w:val="0"/>
          <w:sz w:val="24"/>
        </w:rPr>
        <w:t>合伙企业进行</w:t>
      </w:r>
      <w:r>
        <w:rPr>
          <w:rFonts w:hint="eastAsia" w:ascii="Arial" w:hAnsi="Arial" w:cs="Arial"/>
          <w:kern w:val="0"/>
          <w:sz w:val="24"/>
        </w:rPr>
        <w:t>收入</w:t>
      </w:r>
      <w:r>
        <w:rPr>
          <w:rFonts w:ascii="Arial" w:hAnsi="Arial" w:cs="Arial"/>
          <w:kern w:val="0"/>
          <w:sz w:val="24"/>
        </w:rPr>
        <w:t>分配时，原则上以现金方式分配，</w:t>
      </w:r>
      <w:r>
        <w:rPr>
          <w:rFonts w:hint="eastAsia" w:ascii="Arial" w:hAnsi="Arial" w:cs="Arial"/>
          <w:kern w:val="0"/>
          <w:sz w:val="24"/>
        </w:rPr>
        <w:t>但</w:t>
      </w:r>
      <w:r>
        <w:rPr>
          <w:rFonts w:ascii="Arial" w:hAnsi="Arial" w:cs="Arial"/>
          <w:kern w:val="0"/>
          <w:sz w:val="24"/>
        </w:rPr>
        <w:t>在符合适用法律法规及监管规则和要求的情形下，</w:t>
      </w:r>
      <w:r>
        <w:rPr>
          <w:rFonts w:hint="eastAsia" w:ascii="Arial" w:hAnsi="Arial" w:cs="Arial"/>
          <w:kern w:val="0"/>
          <w:sz w:val="24"/>
        </w:rPr>
        <w:t>经全体合伙人一致同意，</w:t>
      </w:r>
      <w:r>
        <w:rPr>
          <w:rFonts w:ascii="Arial" w:hAnsi="Arial" w:cs="Arial"/>
          <w:kern w:val="0"/>
          <w:sz w:val="24"/>
        </w:rPr>
        <w:t>亦可以非现金资产方式代替现金向合伙人分配。但如根据中国证监会或证券交易所相关规定和监管规定，无法以上市公司股票直接进行分配的，则仅可分配除股票外的其他形式非现金资产。</w:t>
      </w:r>
    </w:p>
    <w:p w14:paraId="11B8FEFA">
      <w:pPr>
        <w:pStyle w:val="25"/>
        <w:widowControl/>
        <w:tabs>
          <w:tab w:val="left" w:pos="851"/>
        </w:tabs>
        <w:adjustRightInd w:val="0"/>
        <w:snapToGrid w:val="0"/>
        <w:spacing w:line="400" w:lineRule="exact"/>
        <w:ind w:left="851" w:firstLine="0" w:firstLineChars="0"/>
        <w:rPr>
          <w:rFonts w:ascii="Arial" w:hAnsi="Arial" w:cs="Arial"/>
          <w:kern w:val="0"/>
          <w:sz w:val="24"/>
        </w:rPr>
      </w:pPr>
      <w:r>
        <w:rPr>
          <w:rFonts w:ascii="Arial" w:hAnsi="Arial" w:cs="Arial"/>
          <w:kern w:val="0"/>
          <w:sz w:val="24"/>
        </w:rPr>
        <w:t>非现金资产价值将由</w:t>
      </w:r>
      <w:r>
        <w:rPr>
          <w:rFonts w:hint="eastAsia" w:ascii="Arial" w:hAnsi="Arial" w:cs="Arial"/>
          <w:kern w:val="0"/>
          <w:sz w:val="24"/>
        </w:rPr>
        <w:t>全体</w:t>
      </w:r>
      <w:r>
        <w:rPr>
          <w:rFonts w:ascii="Arial" w:hAnsi="Arial" w:cs="Arial"/>
          <w:kern w:val="0"/>
          <w:sz w:val="24"/>
        </w:rPr>
        <w:t>合伙人按照市场公允价格合理确定</w:t>
      </w:r>
      <w:r>
        <w:rPr>
          <w:rFonts w:hint="eastAsia" w:ascii="Arial" w:hAnsi="Arial" w:cs="Arial"/>
          <w:kern w:val="0"/>
          <w:sz w:val="24"/>
        </w:rPr>
        <w:t>，或聘请全体合伙人认可的</w:t>
      </w:r>
      <w:r>
        <w:rPr>
          <w:rFonts w:ascii="Arial" w:hAnsi="Arial" w:cs="Arial"/>
          <w:kern w:val="0"/>
          <w:sz w:val="24"/>
        </w:rPr>
        <w:t>具有相关资质的独立第三方评估机构评估确认。</w:t>
      </w:r>
    </w:p>
    <w:p w14:paraId="5A1AAD8D">
      <w:pPr>
        <w:pStyle w:val="25"/>
        <w:widowControl/>
        <w:numPr>
          <w:ilvl w:val="0"/>
          <w:numId w:val="45"/>
        </w:numPr>
        <w:tabs>
          <w:tab w:val="left" w:pos="851"/>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非现金分配应根据确定的价值按照第8.3条约定的原则和顺序进行分配。</w:t>
      </w:r>
    </w:p>
    <w:p w14:paraId="2D04B7F1">
      <w:pPr>
        <w:widowControl/>
        <w:numPr>
          <w:ilvl w:val="0"/>
          <w:numId w:val="40"/>
        </w:numPr>
        <w:tabs>
          <w:tab w:val="left" w:pos="851"/>
          <w:tab w:val="left" w:pos="1418"/>
        </w:tabs>
        <w:adjustRightInd w:val="0"/>
        <w:snapToGrid w:val="0"/>
        <w:spacing w:line="400" w:lineRule="exact"/>
        <w:ind w:left="0" w:firstLine="0"/>
        <w:jc w:val="left"/>
        <w:outlineLvl w:val="1"/>
        <w:rPr>
          <w:rFonts w:ascii="Arial" w:hAnsi="Arial" w:cs="Arial"/>
          <w:b/>
          <w:kern w:val="0"/>
          <w:sz w:val="24"/>
        </w:rPr>
      </w:pPr>
      <w:bookmarkStart w:id="43" w:name="_Toc199487256"/>
      <w:r>
        <w:rPr>
          <w:rFonts w:ascii="Arial" w:hAnsi="Arial" w:cs="Arial"/>
          <w:b/>
          <w:kern w:val="0"/>
          <w:sz w:val="24"/>
        </w:rPr>
        <w:t>所得税</w:t>
      </w:r>
      <w:bookmarkEnd w:id="43"/>
    </w:p>
    <w:p w14:paraId="6DEFE1B5">
      <w:pPr>
        <w:pStyle w:val="25"/>
        <w:widowControl/>
        <w:numPr>
          <w:ilvl w:val="0"/>
          <w:numId w:val="46"/>
        </w:numPr>
        <w:tabs>
          <w:tab w:val="left" w:pos="851"/>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根据适用法律之规定，合伙企业的合伙人应各自依法缴纳所得税；若适用法律规定合伙企业有义务就其向各合伙人支付的任何款项代为缴纳所得税或其他税收，则合伙企业在依法代为缴纳后将余额支付给有关合伙人。</w:t>
      </w:r>
    </w:p>
    <w:p w14:paraId="10BABFA7">
      <w:pPr>
        <w:widowControl/>
        <w:numPr>
          <w:ilvl w:val="0"/>
          <w:numId w:val="40"/>
        </w:numPr>
        <w:tabs>
          <w:tab w:val="left" w:pos="851"/>
          <w:tab w:val="left" w:pos="1418"/>
        </w:tabs>
        <w:adjustRightInd w:val="0"/>
        <w:snapToGrid w:val="0"/>
        <w:spacing w:line="400" w:lineRule="exact"/>
        <w:ind w:left="0" w:firstLine="0"/>
        <w:jc w:val="left"/>
        <w:outlineLvl w:val="1"/>
        <w:rPr>
          <w:rFonts w:ascii="Arial" w:hAnsi="Arial" w:cs="Arial"/>
          <w:b/>
          <w:kern w:val="0"/>
          <w:sz w:val="24"/>
        </w:rPr>
      </w:pPr>
      <w:bookmarkStart w:id="44" w:name="_Toc199487257"/>
      <w:r>
        <w:rPr>
          <w:rFonts w:ascii="Arial" w:hAnsi="Arial" w:cs="Arial"/>
          <w:b/>
          <w:kern w:val="0"/>
          <w:sz w:val="24"/>
        </w:rPr>
        <w:t>亏损承担</w:t>
      </w:r>
      <w:bookmarkEnd w:id="44"/>
    </w:p>
    <w:p w14:paraId="5CA2F8C4">
      <w:pPr>
        <w:pStyle w:val="25"/>
        <w:widowControl/>
        <w:numPr>
          <w:ilvl w:val="0"/>
          <w:numId w:val="47"/>
        </w:numPr>
        <w:tabs>
          <w:tab w:val="left" w:pos="851"/>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除本协议另有约定外，合伙企业的亏损应由全体合伙人按投资成本分摊比例承担，每一名有限合伙人承担合伙企业亏损的累计金额应以该有限合伙人的认缴出资额为限。</w:t>
      </w:r>
    </w:p>
    <w:p w14:paraId="2B9E630D">
      <w:pPr>
        <w:pStyle w:val="25"/>
        <w:widowControl/>
        <w:numPr>
          <w:ilvl w:val="0"/>
          <w:numId w:val="47"/>
        </w:numPr>
        <w:tabs>
          <w:tab w:val="left" w:pos="851"/>
        </w:tabs>
        <w:adjustRightInd w:val="0"/>
        <w:snapToGrid w:val="0"/>
        <w:spacing w:line="400" w:lineRule="exact"/>
        <w:ind w:left="851" w:hanging="851" w:firstLineChars="0"/>
        <w:jc w:val="left"/>
        <w:rPr>
          <w:rFonts w:ascii="Arial" w:hAnsi="Arial" w:cs="Arial"/>
          <w:kern w:val="0"/>
          <w:sz w:val="24"/>
        </w:rPr>
      </w:pPr>
      <w:r>
        <w:rPr>
          <w:rFonts w:ascii="Arial" w:hAnsi="Arial" w:cs="Arial"/>
          <w:kern w:val="0"/>
          <w:sz w:val="24"/>
        </w:rPr>
        <w:t>除依照本协议之明确约定或合伙人另有约定进行的对外负债外，非经全体合伙人一致书面同意，合伙企业在存续期内不得对外负债。</w:t>
      </w:r>
    </w:p>
    <w:p w14:paraId="4C827A24">
      <w:pPr>
        <w:widowControl/>
        <w:numPr>
          <w:ilvl w:val="0"/>
          <w:numId w:val="2"/>
        </w:numPr>
        <w:adjustRightInd w:val="0"/>
        <w:snapToGrid w:val="0"/>
        <w:spacing w:line="400" w:lineRule="exact"/>
        <w:ind w:left="839" w:hanging="839"/>
        <w:jc w:val="center"/>
        <w:outlineLvl w:val="0"/>
        <w:rPr>
          <w:rFonts w:ascii="Arial" w:hAnsi="Arial" w:cs="Arial"/>
          <w:b/>
          <w:kern w:val="0"/>
          <w:sz w:val="24"/>
        </w:rPr>
      </w:pPr>
      <w:bookmarkStart w:id="45" w:name="_Toc199487258"/>
      <w:r>
        <w:rPr>
          <w:rFonts w:ascii="Arial" w:hAnsi="Arial" w:cs="Arial"/>
          <w:b/>
          <w:kern w:val="0"/>
          <w:sz w:val="24"/>
        </w:rPr>
        <w:t>入伙、退伙及合伙份额的处置</w:t>
      </w:r>
      <w:bookmarkEnd w:id="45"/>
    </w:p>
    <w:p w14:paraId="447F88F9">
      <w:pPr>
        <w:widowControl/>
        <w:numPr>
          <w:ilvl w:val="0"/>
          <w:numId w:val="48"/>
        </w:numPr>
        <w:tabs>
          <w:tab w:val="left" w:pos="851"/>
          <w:tab w:val="left" w:pos="1418"/>
        </w:tabs>
        <w:adjustRightInd w:val="0"/>
        <w:snapToGrid w:val="0"/>
        <w:spacing w:line="400" w:lineRule="exact"/>
        <w:ind w:left="0" w:firstLine="0"/>
        <w:jc w:val="left"/>
        <w:outlineLvl w:val="1"/>
        <w:rPr>
          <w:rFonts w:ascii="Arial" w:hAnsi="Arial" w:cs="Arial"/>
          <w:b/>
          <w:kern w:val="0"/>
          <w:sz w:val="24"/>
        </w:rPr>
      </w:pPr>
      <w:bookmarkStart w:id="46" w:name="_Toc199487259"/>
      <w:r>
        <w:rPr>
          <w:rFonts w:ascii="Arial" w:hAnsi="Arial" w:cs="Arial"/>
          <w:b/>
          <w:kern w:val="0"/>
          <w:sz w:val="24"/>
        </w:rPr>
        <w:t>合伙人入伙</w:t>
      </w:r>
      <w:bookmarkEnd w:id="46"/>
    </w:p>
    <w:p w14:paraId="4155211F">
      <w:pPr>
        <w:pStyle w:val="25"/>
        <w:widowControl/>
        <w:numPr>
          <w:ilvl w:val="0"/>
          <w:numId w:val="49"/>
        </w:numPr>
        <w:tabs>
          <w:tab w:val="left" w:pos="851"/>
          <w:tab w:val="left" w:pos="1418"/>
        </w:tabs>
        <w:adjustRightInd w:val="0"/>
        <w:snapToGrid w:val="0"/>
        <w:spacing w:line="400" w:lineRule="exact"/>
        <w:ind w:hanging="900" w:firstLineChars="0"/>
        <w:jc w:val="left"/>
        <w:rPr>
          <w:rFonts w:ascii="Arial" w:hAnsi="Arial" w:cs="Arial"/>
          <w:sz w:val="24"/>
        </w:rPr>
      </w:pPr>
      <w:r>
        <w:rPr>
          <w:rFonts w:ascii="Arial" w:hAnsi="Arial" w:cs="Arial"/>
          <w:kern w:val="0"/>
          <w:sz w:val="24"/>
        </w:rPr>
        <w:t>除本协议另有约定外，经合伙人会议全体合伙人同意后，新合伙人可以入伙。</w:t>
      </w:r>
    </w:p>
    <w:p w14:paraId="41A91938">
      <w:pPr>
        <w:pStyle w:val="25"/>
        <w:widowControl/>
        <w:numPr>
          <w:ilvl w:val="0"/>
          <w:numId w:val="49"/>
        </w:numPr>
        <w:tabs>
          <w:tab w:val="left" w:pos="851"/>
          <w:tab w:val="left" w:pos="1418"/>
        </w:tabs>
        <w:adjustRightInd w:val="0"/>
        <w:snapToGrid w:val="0"/>
        <w:spacing w:line="400" w:lineRule="exact"/>
        <w:ind w:hanging="900" w:firstLineChars="0"/>
        <w:jc w:val="left"/>
        <w:rPr>
          <w:rFonts w:ascii="Arial" w:hAnsi="Arial" w:cs="Arial"/>
          <w:sz w:val="24"/>
        </w:rPr>
      </w:pPr>
      <w:r>
        <w:rPr>
          <w:rFonts w:ascii="Arial" w:hAnsi="Arial" w:cs="Arial"/>
          <w:sz w:val="24"/>
          <w:lang w:val="zh-CN"/>
        </w:rPr>
        <w:t>新合伙人（含有限合伙人）入伙时，应依法订立书面入伙协议或合伙协议等文件。</w:t>
      </w:r>
      <w:r>
        <w:rPr>
          <w:rFonts w:ascii="Arial" w:hAnsi="Arial" w:cs="Arial"/>
          <w:kern w:val="0"/>
          <w:sz w:val="24"/>
        </w:rPr>
        <w:t>入伙的新合伙人与原合伙人享有同等权利，承担同等责任。新入伙的普通合伙人对入伙前合伙企业的债务承担无限连带责任；</w:t>
      </w:r>
      <w:r>
        <w:rPr>
          <w:rFonts w:ascii="Arial" w:hAnsi="Arial" w:cs="Arial"/>
          <w:sz w:val="24"/>
        </w:rPr>
        <w:t>新入伙的有限合伙人对入伙前合伙企业的债务，以其认缴的出资额为限承担责任。</w:t>
      </w:r>
    </w:p>
    <w:p w14:paraId="3286D700">
      <w:pPr>
        <w:widowControl/>
        <w:numPr>
          <w:ilvl w:val="0"/>
          <w:numId w:val="48"/>
        </w:numPr>
        <w:tabs>
          <w:tab w:val="left" w:pos="851"/>
          <w:tab w:val="left" w:pos="1418"/>
        </w:tabs>
        <w:adjustRightInd w:val="0"/>
        <w:snapToGrid w:val="0"/>
        <w:spacing w:line="400" w:lineRule="exact"/>
        <w:ind w:left="0" w:firstLine="0"/>
        <w:jc w:val="left"/>
        <w:outlineLvl w:val="1"/>
        <w:rPr>
          <w:rFonts w:ascii="Arial" w:hAnsi="Arial" w:cs="Arial"/>
          <w:b/>
          <w:kern w:val="0"/>
          <w:sz w:val="24"/>
        </w:rPr>
      </w:pPr>
      <w:bookmarkStart w:id="47" w:name="_Toc199487260"/>
      <w:r>
        <w:rPr>
          <w:rFonts w:ascii="Arial" w:hAnsi="Arial" w:cs="Arial"/>
          <w:b/>
          <w:kern w:val="0"/>
          <w:sz w:val="24"/>
        </w:rPr>
        <w:t>合伙人退伙</w:t>
      </w:r>
      <w:bookmarkEnd w:id="47"/>
    </w:p>
    <w:p w14:paraId="793AC82A">
      <w:pPr>
        <w:pStyle w:val="25"/>
        <w:widowControl/>
        <w:numPr>
          <w:ilvl w:val="0"/>
          <w:numId w:val="50"/>
        </w:numPr>
        <w:tabs>
          <w:tab w:val="left" w:pos="851"/>
          <w:tab w:val="left" w:pos="1418"/>
        </w:tabs>
        <w:adjustRightInd w:val="0"/>
        <w:snapToGrid w:val="0"/>
        <w:spacing w:line="400" w:lineRule="exact"/>
        <w:ind w:hanging="900" w:firstLineChars="0"/>
        <w:jc w:val="left"/>
        <w:rPr>
          <w:rFonts w:ascii="Arial" w:hAnsi="Arial" w:cs="Arial"/>
          <w:kern w:val="0"/>
          <w:sz w:val="24"/>
        </w:rPr>
      </w:pPr>
      <w:r>
        <w:rPr>
          <w:rFonts w:ascii="Arial" w:hAnsi="Arial" w:cs="Arial"/>
          <w:color w:val="000000"/>
          <w:sz w:val="24"/>
        </w:rPr>
        <w:t>合伙人发生下列情形时，当然退伙：</w:t>
      </w:r>
    </w:p>
    <w:p w14:paraId="48762895">
      <w:pPr>
        <w:pStyle w:val="25"/>
        <w:widowControl/>
        <w:numPr>
          <w:ilvl w:val="0"/>
          <w:numId w:val="51"/>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依法被吊销营业执照、责令关闭撤销，或者被宣告破产；</w:t>
      </w:r>
    </w:p>
    <w:p w14:paraId="3681E3C2">
      <w:pPr>
        <w:pStyle w:val="25"/>
        <w:widowControl/>
        <w:numPr>
          <w:ilvl w:val="0"/>
          <w:numId w:val="51"/>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持有的合伙企业的全部合伙份额被法院强制执行；</w:t>
      </w:r>
    </w:p>
    <w:p w14:paraId="67A855A5">
      <w:pPr>
        <w:pStyle w:val="25"/>
        <w:widowControl/>
        <w:numPr>
          <w:ilvl w:val="0"/>
          <w:numId w:val="51"/>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发生根据《合伙企业法》的规定被视为当然退伙的其他情形。</w:t>
      </w:r>
    </w:p>
    <w:p w14:paraId="16EB27DE">
      <w:pPr>
        <w:pStyle w:val="25"/>
        <w:widowControl/>
        <w:numPr>
          <w:ilvl w:val="0"/>
          <w:numId w:val="50"/>
        </w:numPr>
        <w:tabs>
          <w:tab w:val="left" w:pos="851"/>
          <w:tab w:val="left" w:pos="1418"/>
        </w:tabs>
        <w:adjustRightInd w:val="0"/>
        <w:snapToGrid w:val="0"/>
        <w:spacing w:line="400" w:lineRule="exact"/>
        <w:ind w:hanging="900" w:firstLineChars="0"/>
        <w:jc w:val="left"/>
        <w:rPr>
          <w:rFonts w:ascii="Arial" w:hAnsi="Arial" w:cs="Arial"/>
          <w:kern w:val="0"/>
          <w:sz w:val="24"/>
        </w:rPr>
      </w:pPr>
      <w:r>
        <w:rPr>
          <w:rFonts w:hint="eastAsia" w:ascii="Arial" w:hAnsi="Arial" w:cs="Arial"/>
          <w:sz w:val="24"/>
        </w:rPr>
        <w:t>投资项目未在6.4条款约定的</w:t>
      </w:r>
      <w:r>
        <w:rPr>
          <w:rFonts w:hint="eastAsia" w:ascii="Arial" w:hAnsi="Arial" w:cs="Arial"/>
          <w:color w:val="000000"/>
          <w:sz w:val="24"/>
        </w:rPr>
        <w:t>期限内交割，有限合伙人按以下情况退伙：</w:t>
      </w:r>
    </w:p>
    <w:p w14:paraId="342DA06C">
      <w:pPr>
        <w:pStyle w:val="25"/>
        <w:widowControl/>
        <w:numPr>
          <w:ilvl w:val="0"/>
          <w:numId w:val="52"/>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hint="eastAsia" w:ascii="Arial" w:hAnsi="Arial" w:cs="Arial"/>
          <w:kern w:val="0"/>
          <w:sz w:val="24"/>
        </w:rPr>
        <w:t>国资方投资人已按照本协议</w:t>
      </w:r>
      <w:bookmarkStart w:id="48" w:name="OLE_LINK1"/>
      <w:r>
        <w:rPr>
          <w:rFonts w:hint="eastAsia" w:ascii="Arial" w:hAnsi="Arial" w:cs="Arial"/>
          <w:kern w:val="0"/>
          <w:sz w:val="24"/>
        </w:rPr>
        <w:t>2.2.3条（1）款向合伙企业出资</w:t>
      </w:r>
      <w:bookmarkEnd w:id="48"/>
      <w:r>
        <w:rPr>
          <w:rFonts w:hint="eastAsia" w:ascii="Arial" w:hAnsi="Arial" w:cs="Arial"/>
          <w:kern w:val="0"/>
          <w:sz w:val="24"/>
        </w:rPr>
        <w:t>，但尚未按2.2.3条（2）款向合伙企业出资的：</w:t>
      </w:r>
      <w:r>
        <w:rPr>
          <w:rFonts w:hint="eastAsia" w:ascii="Arial" w:hAnsi="Arial" w:cs="Arial"/>
          <w:color w:val="000000"/>
          <w:sz w:val="24"/>
        </w:rPr>
        <w:t>执行事务合伙人应在15个工作日内优先为</w:t>
      </w:r>
      <w:r>
        <w:rPr>
          <w:rFonts w:hint="eastAsia" w:ascii="Arial" w:hAnsi="Arial" w:cs="Arial"/>
          <w:kern w:val="0"/>
          <w:sz w:val="24"/>
        </w:rPr>
        <w:t>国资方投资人办理退伙程序，并</w:t>
      </w:r>
      <w:r>
        <w:rPr>
          <w:rFonts w:hint="eastAsia" w:ascii="Arial" w:hAnsi="Arial" w:cs="Arial"/>
          <w:color w:val="000000"/>
          <w:sz w:val="24"/>
        </w:rPr>
        <w:t>将</w:t>
      </w:r>
      <w:r>
        <w:rPr>
          <w:rFonts w:hint="eastAsia" w:ascii="Arial" w:hAnsi="Arial" w:cs="Arial"/>
          <w:kern w:val="0"/>
          <w:sz w:val="24"/>
        </w:rPr>
        <w:t>国资方投资人</w:t>
      </w:r>
      <w:r>
        <w:rPr>
          <w:rFonts w:hint="eastAsia" w:ascii="Arial" w:hAnsi="Arial" w:cs="Arial"/>
          <w:color w:val="000000"/>
          <w:sz w:val="24"/>
        </w:rPr>
        <w:t>全部实缴出资额以及资金占用费返还有限合伙人。</w:t>
      </w:r>
      <w:r>
        <w:rPr>
          <w:rFonts w:hint="eastAsia" w:ascii="Arial" w:hAnsi="Arial" w:cs="Arial"/>
          <w:kern w:val="0"/>
          <w:sz w:val="24"/>
        </w:rPr>
        <w:t>资金占用费为国资方投资人实缴出资额</w:t>
      </w:r>
      <w:r>
        <w:rPr>
          <w:rFonts w:ascii="Arial" w:hAnsi="Arial" w:cs="Arial"/>
          <w:kern w:val="0"/>
          <w:sz w:val="24"/>
        </w:rPr>
        <w:t>×</w:t>
      </w:r>
      <w:r>
        <w:rPr>
          <w:rFonts w:hint="eastAsia" w:ascii="Arial" w:hAnsi="Arial" w:cs="Arial"/>
          <w:kern w:val="0"/>
          <w:sz w:val="24"/>
        </w:rPr>
        <w:t>【一年期LPR】</w:t>
      </w:r>
      <w:r>
        <w:rPr>
          <w:rFonts w:ascii="Arial" w:hAnsi="Arial" w:cs="Arial"/>
          <w:kern w:val="0"/>
          <w:sz w:val="24"/>
        </w:rPr>
        <w:t>×（A/365）。A（日）为</w:t>
      </w:r>
      <w:r>
        <w:rPr>
          <w:rFonts w:hint="eastAsia" w:ascii="Arial" w:hAnsi="Arial" w:cs="Arial"/>
          <w:color w:val="000000"/>
          <w:kern w:val="0"/>
          <w:sz w:val="24"/>
        </w:rPr>
        <w:t>国资方投资人实际出资日至资金返还实际支付日期间的自然日数。</w:t>
      </w:r>
    </w:p>
    <w:p w14:paraId="700828E3">
      <w:pPr>
        <w:pStyle w:val="25"/>
        <w:widowControl/>
        <w:numPr>
          <w:ilvl w:val="0"/>
          <w:numId w:val="52"/>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hint="eastAsia" w:ascii="Arial" w:hAnsi="Arial" w:cs="Arial"/>
          <w:kern w:val="0"/>
          <w:sz w:val="24"/>
        </w:rPr>
        <w:t>国资方投资人已按照本协议2.2.3条（1）、（2）款向合伙企业出资的：返还金额按照本协议第9.3.</w:t>
      </w:r>
      <w:r>
        <w:rPr>
          <w:rFonts w:ascii="Arial" w:hAnsi="Arial" w:cs="Arial"/>
          <w:kern w:val="0"/>
          <w:sz w:val="24"/>
        </w:rPr>
        <w:t>2</w:t>
      </w:r>
      <w:r>
        <w:rPr>
          <w:rFonts w:hint="eastAsia" w:ascii="Arial" w:hAnsi="Arial" w:cs="Arial"/>
          <w:kern w:val="0"/>
          <w:sz w:val="24"/>
        </w:rPr>
        <w:t>条及第9</w:t>
      </w:r>
      <w:r>
        <w:rPr>
          <w:rFonts w:ascii="Arial" w:hAnsi="Arial" w:cs="Arial"/>
          <w:kern w:val="0"/>
          <w:sz w:val="24"/>
        </w:rPr>
        <w:t>.3.3</w:t>
      </w:r>
      <w:r>
        <w:rPr>
          <w:rFonts w:hint="eastAsia" w:ascii="Arial" w:hAnsi="Arial" w:cs="Arial"/>
          <w:kern w:val="0"/>
          <w:sz w:val="24"/>
        </w:rPr>
        <w:t>条的约定执行</w:t>
      </w:r>
      <w:r>
        <w:rPr>
          <w:rFonts w:hint="eastAsia"/>
        </w:rPr>
        <w:t>。</w:t>
      </w:r>
    </w:p>
    <w:p w14:paraId="6C70B09E">
      <w:pPr>
        <w:widowControl/>
        <w:numPr>
          <w:ilvl w:val="0"/>
          <w:numId w:val="48"/>
        </w:numPr>
        <w:adjustRightInd w:val="0"/>
        <w:snapToGrid w:val="0"/>
        <w:spacing w:line="400" w:lineRule="exact"/>
        <w:ind w:left="0" w:firstLine="0"/>
        <w:jc w:val="left"/>
        <w:outlineLvl w:val="1"/>
        <w:rPr>
          <w:rFonts w:ascii="Arial" w:hAnsi="Arial" w:cs="Arial"/>
          <w:b/>
          <w:kern w:val="0"/>
          <w:sz w:val="24"/>
        </w:rPr>
      </w:pPr>
      <w:bookmarkStart w:id="49" w:name="_Toc199487261"/>
      <w:r>
        <w:rPr>
          <w:rFonts w:hint="eastAsia" w:ascii="Arial" w:hAnsi="Arial" w:cs="Arial"/>
          <w:b/>
          <w:kern w:val="0"/>
          <w:sz w:val="24"/>
        </w:rPr>
        <w:t>合伙份额的处置</w:t>
      </w:r>
    </w:p>
    <w:p w14:paraId="57A37D8F">
      <w:pPr>
        <w:pStyle w:val="30"/>
        <w:widowControl/>
        <w:numPr>
          <w:ilvl w:val="1"/>
          <w:numId w:val="53"/>
        </w:numPr>
        <w:tabs>
          <w:tab w:val="left" w:pos="851"/>
          <w:tab w:val="left" w:pos="1418"/>
        </w:tabs>
        <w:adjustRightInd w:val="0"/>
        <w:snapToGrid w:val="0"/>
        <w:spacing w:line="400" w:lineRule="exact"/>
        <w:ind w:hanging="840" w:firstLineChars="0"/>
        <w:rPr>
          <w:rFonts w:ascii="Arial" w:hAnsi="Arial" w:cs="Arial"/>
          <w:kern w:val="0"/>
          <w:sz w:val="24"/>
        </w:rPr>
      </w:pPr>
      <w:r>
        <w:rPr>
          <w:rFonts w:hint="eastAsia" w:ascii="Arial" w:hAnsi="Arial" w:cs="Arial"/>
          <w:b/>
          <w:kern w:val="0"/>
          <w:sz w:val="24"/>
        </w:rPr>
        <w:t>合伙企业、执行事务合伙人收购</w:t>
      </w:r>
    </w:p>
    <w:p w14:paraId="5CA8C468">
      <w:pPr>
        <w:pStyle w:val="30"/>
        <w:widowControl/>
        <w:tabs>
          <w:tab w:val="left" w:pos="851"/>
          <w:tab w:val="left" w:pos="1418"/>
        </w:tabs>
        <w:adjustRightInd w:val="0"/>
        <w:snapToGrid w:val="0"/>
        <w:spacing w:line="400" w:lineRule="exact"/>
        <w:ind w:left="840" w:firstLine="0" w:firstLineChars="0"/>
        <w:rPr>
          <w:rFonts w:ascii="Arial" w:hAnsi="Arial" w:cs="Arial"/>
          <w:kern w:val="0"/>
          <w:sz w:val="24"/>
        </w:rPr>
      </w:pPr>
      <w:r>
        <w:rPr>
          <w:rFonts w:ascii="Arial" w:hAnsi="Arial" w:cs="Arial"/>
          <w:kern w:val="0"/>
          <w:sz w:val="24"/>
        </w:rPr>
        <w:t>自交割日起算满</w:t>
      </w:r>
      <w:r>
        <w:rPr>
          <w:rFonts w:hint="eastAsia" w:ascii="Arial" w:hAnsi="Arial" w:cs="Arial"/>
          <w:kern w:val="0"/>
          <w:sz w:val="24"/>
        </w:rPr>
        <w:t>三年后至第七年末期间</w:t>
      </w:r>
      <w:r>
        <w:rPr>
          <w:rFonts w:ascii="Arial" w:hAnsi="Arial" w:cs="Arial"/>
          <w:kern w:val="0"/>
          <w:sz w:val="24"/>
        </w:rPr>
        <w:t>，合伙企业、执行事务合伙人及其书面指定主体有权按照</w:t>
      </w:r>
      <w:r>
        <w:rPr>
          <w:rFonts w:hint="eastAsia" w:ascii="Arial" w:hAnsi="Arial" w:cs="Arial"/>
          <w:kern w:val="0"/>
          <w:sz w:val="24"/>
        </w:rPr>
        <w:t>第9</w:t>
      </w:r>
      <w:r>
        <w:rPr>
          <w:rFonts w:ascii="Arial" w:hAnsi="Arial" w:cs="Arial"/>
          <w:kern w:val="0"/>
          <w:sz w:val="24"/>
        </w:rPr>
        <w:t>.3.3</w:t>
      </w:r>
      <w:r>
        <w:rPr>
          <w:rFonts w:hint="eastAsia" w:ascii="Arial" w:hAnsi="Arial" w:cs="Arial"/>
          <w:kern w:val="0"/>
          <w:sz w:val="24"/>
        </w:rPr>
        <w:t>条约定</w:t>
      </w:r>
      <w:r>
        <w:rPr>
          <w:rFonts w:ascii="Arial" w:hAnsi="Arial" w:cs="Arial"/>
          <w:kern w:val="0"/>
          <w:sz w:val="24"/>
        </w:rPr>
        <w:t>价格一次性或分批次收购</w:t>
      </w:r>
      <w:r>
        <w:rPr>
          <w:rFonts w:hint="eastAsia" w:ascii="Arial" w:hAnsi="Arial" w:cs="Arial"/>
          <w:kern w:val="0"/>
          <w:sz w:val="24"/>
        </w:rPr>
        <w:t>国资方投资人</w:t>
      </w:r>
      <w:r>
        <w:rPr>
          <w:rFonts w:ascii="Arial" w:hAnsi="Arial" w:cs="Arial"/>
          <w:kern w:val="0"/>
          <w:sz w:val="24"/>
        </w:rPr>
        <w:t>所持合伙企业的全部或部分合伙份额。合伙企业、执行事务合伙人应向</w:t>
      </w:r>
      <w:r>
        <w:rPr>
          <w:rFonts w:hint="eastAsia" w:ascii="Arial" w:hAnsi="Arial" w:cs="Arial"/>
          <w:kern w:val="0"/>
          <w:sz w:val="24"/>
        </w:rPr>
        <w:t>国资方投资人</w:t>
      </w:r>
      <w:r>
        <w:rPr>
          <w:rFonts w:ascii="Arial" w:hAnsi="Arial" w:cs="Arial"/>
          <w:kern w:val="0"/>
          <w:sz w:val="24"/>
        </w:rPr>
        <w:t>发送书面</w:t>
      </w:r>
      <w:r>
        <w:rPr>
          <w:rFonts w:hint="eastAsia" w:ascii="Arial" w:hAnsi="Arial" w:cs="Arial"/>
          <w:kern w:val="0"/>
          <w:sz w:val="24"/>
        </w:rPr>
        <w:t>收购</w:t>
      </w:r>
      <w:r>
        <w:rPr>
          <w:rFonts w:ascii="Arial" w:hAnsi="Arial" w:cs="Arial"/>
          <w:kern w:val="0"/>
          <w:sz w:val="24"/>
        </w:rPr>
        <w:t>通知，载明具体收购方、拟收购合伙份额数量、价格计算明细、付款安排及需配合签署的文件清单，</w:t>
      </w:r>
      <w:r>
        <w:rPr>
          <w:rFonts w:hint="eastAsia" w:ascii="Arial" w:hAnsi="Arial" w:cs="Arial"/>
          <w:kern w:val="0"/>
          <w:sz w:val="24"/>
        </w:rPr>
        <w:t>国资方投资人</w:t>
      </w:r>
      <w:r>
        <w:rPr>
          <w:rFonts w:ascii="Arial" w:hAnsi="Arial" w:cs="Arial"/>
          <w:kern w:val="0"/>
          <w:sz w:val="24"/>
        </w:rPr>
        <w:t>应于收到上述通知之日起【</w:t>
      </w:r>
      <w:r>
        <w:rPr>
          <w:rFonts w:hint="eastAsia" w:ascii="Arial" w:hAnsi="Arial" w:cs="Arial"/>
          <w:kern w:val="0"/>
          <w:sz w:val="24"/>
        </w:rPr>
        <w:t>45</w:t>
      </w:r>
      <w:r>
        <w:rPr>
          <w:rFonts w:ascii="Arial" w:hAnsi="Arial" w:cs="Arial"/>
          <w:kern w:val="0"/>
          <w:sz w:val="24"/>
        </w:rPr>
        <w:t>】</w:t>
      </w:r>
      <w:r>
        <w:rPr>
          <w:rFonts w:hint="eastAsia" w:ascii="Arial" w:hAnsi="Arial" w:cs="Arial"/>
          <w:kern w:val="0"/>
          <w:sz w:val="24"/>
        </w:rPr>
        <w:t>个工作</w:t>
      </w:r>
      <w:r>
        <w:rPr>
          <w:rFonts w:ascii="Arial" w:hAnsi="Arial" w:cs="Arial"/>
          <w:kern w:val="0"/>
          <w:sz w:val="24"/>
        </w:rPr>
        <w:t>日内</w:t>
      </w:r>
      <w:r>
        <w:rPr>
          <w:rFonts w:hint="eastAsia" w:ascii="Arial" w:hAnsi="Arial" w:cs="Arial"/>
          <w:kern w:val="0"/>
          <w:sz w:val="24"/>
        </w:rPr>
        <w:t>根据</w:t>
      </w:r>
      <w:r>
        <w:rPr>
          <w:rFonts w:ascii="Arial" w:hAnsi="Arial" w:cs="Arial"/>
          <w:kern w:val="0"/>
          <w:sz w:val="24"/>
        </w:rPr>
        <w:t>书面</w:t>
      </w:r>
      <w:r>
        <w:rPr>
          <w:rFonts w:hint="eastAsia" w:ascii="Arial" w:hAnsi="Arial" w:cs="Arial"/>
          <w:kern w:val="0"/>
          <w:sz w:val="24"/>
        </w:rPr>
        <w:t>收购</w:t>
      </w:r>
      <w:r>
        <w:rPr>
          <w:rFonts w:ascii="Arial" w:hAnsi="Arial" w:cs="Arial"/>
          <w:kern w:val="0"/>
          <w:sz w:val="24"/>
        </w:rPr>
        <w:t>通知</w:t>
      </w:r>
      <w:r>
        <w:rPr>
          <w:rFonts w:hint="eastAsia" w:ascii="Arial" w:hAnsi="Arial" w:cs="Arial"/>
          <w:kern w:val="0"/>
          <w:sz w:val="24"/>
        </w:rPr>
        <w:t>等有关要求</w:t>
      </w:r>
      <w:r>
        <w:rPr>
          <w:rFonts w:ascii="Arial" w:hAnsi="Arial" w:cs="Arial"/>
          <w:kern w:val="0"/>
          <w:sz w:val="24"/>
        </w:rPr>
        <w:t>配合签署所需的全部法律文件（包括但不限于合伙份额转让协议、合伙人决议等），并配合合伙企业办理变更登记手续</w:t>
      </w:r>
      <w:r>
        <w:rPr>
          <w:rFonts w:hint="eastAsia"/>
        </w:rPr>
        <w:t>。</w:t>
      </w:r>
    </w:p>
    <w:bookmarkEnd w:id="49"/>
    <w:p w14:paraId="1184BCD8">
      <w:pPr>
        <w:pStyle w:val="30"/>
        <w:widowControl/>
        <w:numPr>
          <w:ilvl w:val="1"/>
          <w:numId w:val="53"/>
        </w:numPr>
        <w:adjustRightInd w:val="0"/>
        <w:snapToGrid w:val="0"/>
        <w:spacing w:line="400" w:lineRule="exact"/>
        <w:ind w:hanging="840" w:firstLineChars="0"/>
        <w:rPr>
          <w:rFonts w:ascii="Arial" w:hAnsi="Arial" w:cs="Arial"/>
          <w:b/>
          <w:kern w:val="0"/>
          <w:sz w:val="24"/>
        </w:rPr>
      </w:pPr>
      <w:r>
        <w:rPr>
          <w:rFonts w:hint="eastAsia" w:ascii="Arial" w:hAnsi="Arial" w:cs="Arial"/>
          <w:b/>
          <w:kern w:val="0"/>
          <w:sz w:val="24"/>
        </w:rPr>
        <w:t>国资方投资人退出</w:t>
      </w:r>
    </w:p>
    <w:p w14:paraId="352E29FB">
      <w:pPr>
        <w:pStyle w:val="25"/>
        <w:widowControl/>
        <w:tabs>
          <w:tab w:val="left" w:pos="851"/>
          <w:tab w:val="left" w:pos="1418"/>
        </w:tabs>
        <w:adjustRightInd w:val="0"/>
        <w:snapToGrid w:val="0"/>
        <w:spacing w:line="400" w:lineRule="exact"/>
        <w:ind w:left="840" w:firstLine="0" w:firstLineChars="0"/>
        <w:rPr>
          <w:rFonts w:ascii="Arial" w:hAnsi="Arial" w:cs="Arial"/>
          <w:kern w:val="0"/>
          <w:sz w:val="24"/>
        </w:rPr>
      </w:pPr>
      <w:r>
        <w:rPr>
          <w:rFonts w:hint="eastAsia" w:ascii="Arial" w:hAnsi="Arial" w:cs="Arial"/>
          <w:kern w:val="0"/>
          <w:sz w:val="24"/>
        </w:rPr>
        <w:t>如下述任一事件发生时（以较早发生者为准，不论合伙企业存续期是否届满）</w:t>
      </w:r>
      <w:r>
        <w:rPr>
          <w:rFonts w:ascii="Arial" w:hAnsi="Arial" w:cs="Arial"/>
          <w:kern w:val="0"/>
          <w:sz w:val="24"/>
        </w:rPr>
        <w:t>，</w:t>
      </w:r>
      <w:r>
        <w:rPr>
          <w:rFonts w:hint="eastAsia" w:ascii="Arial" w:hAnsi="Arial" w:cs="Arial"/>
          <w:kern w:val="0"/>
          <w:sz w:val="24"/>
        </w:rPr>
        <w:t>国资方投资人</w:t>
      </w:r>
      <w:r>
        <w:rPr>
          <w:rFonts w:ascii="Arial" w:hAnsi="Arial" w:cs="Arial"/>
          <w:kern w:val="0"/>
          <w:sz w:val="24"/>
        </w:rPr>
        <w:t>有权要求合伙企业、执行事务合伙人按照</w:t>
      </w:r>
      <w:r>
        <w:rPr>
          <w:rFonts w:hint="eastAsia" w:ascii="Arial" w:hAnsi="Arial" w:cs="Arial"/>
          <w:kern w:val="0"/>
          <w:sz w:val="24"/>
        </w:rPr>
        <w:t>第9</w:t>
      </w:r>
      <w:r>
        <w:rPr>
          <w:rFonts w:ascii="Arial" w:hAnsi="Arial" w:cs="Arial"/>
          <w:kern w:val="0"/>
          <w:sz w:val="24"/>
        </w:rPr>
        <w:t>.</w:t>
      </w:r>
      <w:r>
        <w:rPr>
          <w:rFonts w:hint="eastAsia" w:ascii="Arial" w:hAnsi="Arial" w:cs="Arial"/>
          <w:kern w:val="0"/>
          <w:sz w:val="24"/>
        </w:rPr>
        <w:t>3.</w:t>
      </w:r>
      <w:r>
        <w:rPr>
          <w:rFonts w:ascii="Arial" w:hAnsi="Arial" w:cs="Arial"/>
          <w:kern w:val="0"/>
          <w:sz w:val="24"/>
        </w:rPr>
        <w:t>3</w:t>
      </w:r>
      <w:r>
        <w:rPr>
          <w:rFonts w:hint="eastAsia" w:ascii="Arial" w:hAnsi="Arial" w:cs="Arial"/>
          <w:kern w:val="0"/>
          <w:sz w:val="24"/>
        </w:rPr>
        <w:t>条约定价格</w:t>
      </w:r>
      <w:r>
        <w:rPr>
          <w:rFonts w:ascii="Arial" w:hAnsi="Arial" w:cs="Arial"/>
          <w:kern w:val="0"/>
          <w:sz w:val="24"/>
        </w:rPr>
        <w:t>收购</w:t>
      </w:r>
      <w:r>
        <w:rPr>
          <w:rFonts w:hint="eastAsia" w:ascii="Arial" w:hAnsi="Arial" w:cs="Arial"/>
          <w:kern w:val="0"/>
          <w:sz w:val="24"/>
        </w:rPr>
        <w:t>其</w:t>
      </w:r>
      <w:r>
        <w:rPr>
          <w:rFonts w:ascii="Arial" w:hAnsi="Arial" w:cs="Arial"/>
          <w:kern w:val="0"/>
          <w:sz w:val="24"/>
        </w:rPr>
        <w:t>持有的全部合伙份额</w:t>
      </w:r>
      <w:r>
        <w:rPr>
          <w:rFonts w:hint="eastAsia" w:ascii="Arial" w:hAnsi="Arial" w:cs="Arial"/>
          <w:kern w:val="0"/>
          <w:sz w:val="24"/>
        </w:rPr>
        <w:t>，特殊地，下述第（1）项情形的收购价格仅适用于9</w:t>
      </w:r>
      <w:r>
        <w:rPr>
          <w:rFonts w:ascii="Arial" w:hAnsi="Arial" w:cs="Arial"/>
          <w:kern w:val="0"/>
          <w:sz w:val="24"/>
        </w:rPr>
        <w:t>.3.3</w:t>
      </w:r>
      <w:r>
        <w:rPr>
          <w:rFonts w:hint="eastAsia" w:ascii="Arial" w:hAnsi="Arial" w:cs="Arial"/>
          <w:kern w:val="0"/>
          <w:sz w:val="24"/>
        </w:rPr>
        <w:t>条第（1）项价格计算公式：</w:t>
      </w:r>
    </w:p>
    <w:p w14:paraId="232195A8">
      <w:pPr>
        <w:pStyle w:val="25"/>
        <w:widowControl/>
        <w:tabs>
          <w:tab w:val="left" w:pos="851"/>
          <w:tab w:val="left" w:pos="1418"/>
        </w:tabs>
        <w:adjustRightInd w:val="0"/>
        <w:snapToGrid w:val="0"/>
        <w:spacing w:line="400" w:lineRule="exact"/>
        <w:ind w:left="840" w:firstLine="0" w:firstLineChars="0"/>
        <w:rPr>
          <w:rFonts w:ascii="Arial" w:hAnsi="Arial" w:cs="Arial"/>
          <w:kern w:val="0"/>
          <w:sz w:val="24"/>
        </w:rPr>
      </w:pPr>
      <w:r>
        <w:rPr>
          <w:rFonts w:hint="eastAsia" w:ascii="Arial" w:hAnsi="Arial" w:cs="Arial"/>
          <w:kern w:val="0"/>
          <w:sz w:val="24"/>
        </w:rPr>
        <w:t>（1）</w:t>
      </w:r>
      <w:r>
        <w:rPr>
          <w:rFonts w:ascii="Arial" w:hAnsi="Arial" w:cs="Arial"/>
          <w:kern w:val="0"/>
          <w:sz w:val="24"/>
        </w:rPr>
        <w:t>如合伙企业对</w:t>
      </w:r>
      <w:r>
        <w:rPr>
          <w:rFonts w:hint="eastAsia" w:ascii="Arial" w:hAnsi="Arial" w:cs="Arial"/>
          <w:kern w:val="0"/>
          <w:sz w:val="24"/>
        </w:rPr>
        <w:t>上市公司</w:t>
      </w:r>
      <w:r>
        <w:rPr>
          <w:rFonts w:ascii="Arial" w:hAnsi="Arial" w:cs="Arial"/>
          <w:kern w:val="0"/>
          <w:sz w:val="24"/>
        </w:rPr>
        <w:t>的投资因任何原因未能于</w:t>
      </w:r>
      <w:r>
        <w:rPr>
          <w:rFonts w:hint="eastAsia" w:ascii="Arial" w:hAnsi="Arial" w:cs="Arial"/>
          <w:kern w:val="0"/>
          <w:sz w:val="24"/>
        </w:rPr>
        <w:t>国资方投资人首笔投资到账之</w:t>
      </w:r>
      <w:r>
        <w:rPr>
          <w:rFonts w:ascii="Arial" w:hAnsi="Arial" w:cs="Arial"/>
          <w:kern w:val="0"/>
          <w:sz w:val="24"/>
        </w:rPr>
        <w:t>日起18个月内实施完成</w:t>
      </w:r>
      <w:r>
        <w:rPr>
          <w:rFonts w:hint="eastAsia" w:ascii="Arial" w:hAnsi="Arial" w:cs="Arial"/>
          <w:kern w:val="0"/>
          <w:sz w:val="24"/>
        </w:rPr>
        <w:t>，且</w:t>
      </w:r>
      <w:r>
        <w:rPr>
          <w:rFonts w:ascii="Arial" w:hAnsi="Arial" w:cs="Arial"/>
          <w:kern w:val="0"/>
          <w:sz w:val="24"/>
        </w:rPr>
        <w:t>国资方投资人</w:t>
      </w:r>
      <w:r>
        <w:rPr>
          <w:rFonts w:hint="eastAsia" w:ascii="Arial" w:hAnsi="Arial" w:cs="Arial"/>
          <w:kern w:val="0"/>
          <w:sz w:val="24"/>
        </w:rPr>
        <w:t>已按照2.2.3条（1）、（2）款向合伙企业出资（经全体合伙人一致同意延长实施期限的情形除外）；</w:t>
      </w:r>
    </w:p>
    <w:p w14:paraId="169BAA74">
      <w:pPr>
        <w:pStyle w:val="25"/>
        <w:widowControl/>
        <w:tabs>
          <w:tab w:val="left" w:pos="851"/>
          <w:tab w:val="left" w:pos="1418"/>
        </w:tabs>
        <w:adjustRightInd w:val="0"/>
        <w:snapToGrid w:val="0"/>
        <w:spacing w:line="400" w:lineRule="exact"/>
        <w:ind w:left="840" w:firstLine="0" w:firstLineChars="0"/>
        <w:rPr>
          <w:rFonts w:ascii="Arial" w:hAnsi="Arial" w:cs="Arial"/>
          <w:kern w:val="0"/>
          <w:sz w:val="24"/>
        </w:rPr>
      </w:pPr>
      <w:r>
        <w:rPr>
          <w:rFonts w:hint="eastAsia" w:ascii="Arial" w:hAnsi="Arial" w:cs="Arial"/>
          <w:kern w:val="0"/>
          <w:sz w:val="24"/>
        </w:rPr>
        <w:t>（2）</w:t>
      </w:r>
      <w:r>
        <w:rPr>
          <w:rFonts w:ascii="Arial" w:hAnsi="Arial" w:cs="Arial"/>
          <w:kern w:val="0"/>
          <w:sz w:val="24"/>
        </w:rPr>
        <w:t>合伙企业对</w:t>
      </w:r>
      <w:r>
        <w:rPr>
          <w:rFonts w:hint="eastAsia" w:ascii="Arial" w:hAnsi="Arial" w:cs="Arial"/>
          <w:kern w:val="0"/>
          <w:sz w:val="24"/>
        </w:rPr>
        <w:t>上市公司投资后，合伙企业未能成为上市公司控股股东，或成为控股股东后又丧失控制地位的（但合伙企业为实现国资方投资人退出，处置上市公司股票而导致的情形除外）；</w:t>
      </w:r>
    </w:p>
    <w:p w14:paraId="4AED60AA">
      <w:pPr>
        <w:pStyle w:val="25"/>
        <w:widowControl/>
        <w:tabs>
          <w:tab w:val="left" w:pos="851"/>
          <w:tab w:val="left" w:pos="1418"/>
        </w:tabs>
        <w:adjustRightInd w:val="0"/>
        <w:snapToGrid w:val="0"/>
        <w:spacing w:line="400" w:lineRule="exact"/>
        <w:ind w:left="840" w:firstLine="0" w:firstLineChars="0"/>
        <w:rPr>
          <w:rFonts w:ascii="Arial" w:hAnsi="Arial" w:cs="Arial"/>
          <w:kern w:val="0"/>
          <w:sz w:val="24"/>
        </w:rPr>
      </w:pPr>
      <w:r>
        <w:rPr>
          <w:rFonts w:hint="eastAsia" w:ascii="Arial" w:hAnsi="Arial" w:cs="Arial"/>
          <w:kern w:val="0"/>
          <w:sz w:val="24"/>
        </w:rPr>
        <w:t>（3）</w:t>
      </w:r>
      <w:r>
        <w:rPr>
          <w:rFonts w:ascii="Arial" w:hAnsi="Arial" w:cs="Arial"/>
          <w:kern w:val="0"/>
          <w:sz w:val="24"/>
        </w:rPr>
        <w:t>自交割日起算满七年，国资方投资人尚未</w:t>
      </w:r>
      <w:r>
        <w:rPr>
          <w:rFonts w:hint="eastAsia" w:ascii="Arial" w:hAnsi="Arial" w:cs="Arial"/>
          <w:kern w:val="0"/>
          <w:sz w:val="24"/>
        </w:rPr>
        <w:t>从合伙企业</w:t>
      </w:r>
      <w:r>
        <w:rPr>
          <w:rFonts w:ascii="Arial" w:hAnsi="Arial" w:cs="Arial"/>
          <w:kern w:val="0"/>
          <w:sz w:val="24"/>
        </w:rPr>
        <w:t>退出的</w:t>
      </w:r>
      <w:r>
        <w:rPr>
          <w:rFonts w:hint="eastAsia" w:ascii="Arial" w:hAnsi="Arial" w:cs="Arial"/>
          <w:kern w:val="0"/>
          <w:sz w:val="24"/>
        </w:rPr>
        <w:t>；</w:t>
      </w:r>
    </w:p>
    <w:p w14:paraId="76678BD4">
      <w:pPr>
        <w:pStyle w:val="25"/>
        <w:widowControl/>
        <w:tabs>
          <w:tab w:val="left" w:pos="851"/>
          <w:tab w:val="left" w:pos="1418"/>
        </w:tabs>
        <w:adjustRightInd w:val="0"/>
        <w:snapToGrid w:val="0"/>
        <w:spacing w:line="400" w:lineRule="exact"/>
        <w:ind w:left="840" w:firstLine="0" w:firstLineChars="0"/>
        <w:rPr>
          <w:rFonts w:ascii="Arial" w:hAnsi="Arial" w:cs="Arial"/>
          <w:kern w:val="0"/>
          <w:sz w:val="24"/>
        </w:rPr>
      </w:pPr>
      <w:r>
        <w:rPr>
          <w:rFonts w:hint="eastAsia" w:ascii="Arial" w:hAnsi="Arial" w:cs="Arial"/>
          <w:kern w:val="0"/>
          <w:sz w:val="24"/>
        </w:rPr>
        <w:t>（4）上市公司股票被证券交易所实施退市风险警示或被证券交易所终止上市交易（但上市公司提出消除退市风险警示的方案获得全体合伙人一致同意的除外）；</w:t>
      </w:r>
    </w:p>
    <w:p w14:paraId="5D51A470">
      <w:pPr>
        <w:pStyle w:val="25"/>
        <w:widowControl/>
        <w:tabs>
          <w:tab w:val="left" w:pos="851"/>
          <w:tab w:val="left" w:pos="1418"/>
        </w:tabs>
        <w:adjustRightInd w:val="0"/>
        <w:snapToGrid w:val="0"/>
        <w:spacing w:line="400" w:lineRule="exact"/>
        <w:ind w:left="840" w:firstLine="0" w:firstLineChars="0"/>
        <w:rPr>
          <w:rFonts w:ascii="Arial" w:hAnsi="Arial" w:cs="Arial"/>
          <w:kern w:val="0"/>
          <w:sz w:val="24"/>
        </w:rPr>
      </w:pPr>
      <w:r>
        <w:rPr>
          <w:rFonts w:hint="eastAsia" w:ascii="Arial" w:hAnsi="Arial" w:cs="Arial"/>
          <w:kern w:val="0"/>
          <w:sz w:val="24"/>
        </w:rPr>
        <w:t>（5）自合伙企业完成对上市公司收购后，上市公司实际控制人不再被认定为李红星先生的（双方协商一致同意的除外）。</w:t>
      </w:r>
    </w:p>
    <w:p w14:paraId="35B96E8A">
      <w:pPr>
        <w:pStyle w:val="25"/>
        <w:widowControl/>
        <w:tabs>
          <w:tab w:val="left" w:pos="851"/>
          <w:tab w:val="left" w:pos="1418"/>
        </w:tabs>
        <w:adjustRightInd w:val="0"/>
        <w:snapToGrid w:val="0"/>
        <w:spacing w:line="400" w:lineRule="exact"/>
        <w:ind w:left="840" w:firstLine="0" w:firstLineChars="0"/>
        <w:rPr>
          <w:rFonts w:ascii="Arial" w:hAnsi="Arial" w:cs="Arial"/>
          <w:kern w:val="0"/>
          <w:sz w:val="24"/>
        </w:rPr>
      </w:pPr>
      <w:r>
        <w:rPr>
          <w:rFonts w:hint="eastAsia" w:ascii="Arial" w:hAnsi="Arial" w:cs="Arial"/>
          <w:kern w:val="0"/>
          <w:sz w:val="24"/>
        </w:rPr>
        <w:t>上述任一事件发生后【60】日内，提出上款收购要求的国资方投资人（以下称“退伙合伙人”）</w:t>
      </w:r>
      <w:r>
        <w:rPr>
          <w:rFonts w:ascii="Arial" w:hAnsi="Arial" w:cs="Arial"/>
          <w:kern w:val="0"/>
          <w:sz w:val="24"/>
        </w:rPr>
        <w:t>应向合伙企业、执行事务合伙人发送书面</w:t>
      </w:r>
      <w:r>
        <w:rPr>
          <w:rFonts w:hint="eastAsia" w:ascii="Arial" w:hAnsi="Arial" w:cs="Arial"/>
          <w:kern w:val="0"/>
          <w:sz w:val="24"/>
        </w:rPr>
        <w:t>收购</w:t>
      </w:r>
      <w:r>
        <w:rPr>
          <w:rFonts w:ascii="Arial" w:hAnsi="Arial" w:cs="Arial"/>
          <w:kern w:val="0"/>
          <w:sz w:val="24"/>
        </w:rPr>
        <w:t>通知，合伙企业、执行事务合伙人或其指定的第三方应于收到通知日之日起【</w:t>
      </w:r>
      <w:r>
        <w:rPr>
          <w:rFonts w:hint="eastAsia" w:ascii="Arial" w:hAnsi="Arial" w:cs="Arial"/>
          <w:kern w:val="0"/>
          <w:sz w:val="24"/>
        </w:rPr>
        <w:t>9</w:t>
      </w:r>
      <w:r>
        <w:rPr>
          <w:rFonts w:ascii="Arial" w:hAnsi="Arial" w:cs="Arial"/>
          <w:kern w:val="0"/>
          <w:sz w:val="24"/>
        </w:rPr>
        <w:t>0】</w:t>
      </w:r>
      <w:r>
        <w:rPr>
          <w:rFonts w:hint="eastAsia" w:ascii="Arial" w:hAnsi="Arial" w:cs="Arial"/>
          <w:kern w:val="0"/>
          <w:sz w:val="24"/>
        </w:rPr>
        <w:t>个工作</w:t>
      </w:r>
      <w:r>
        <w:rPr>
          <w:rFonts w:ascii="Arial" w:hAnsi="Arial" w:cs="Arial"/>
          <w:kern w:val="0"/>
          <w:sz w:val="24"/>
        </w:rPr>
        <w:t>日内完成合伙份额收购，并向</w:t>
      </w:r>
      <w:r>
        <w:rPr>
          <w:rFonts w:hint="eastAsia" w:ascii="Arial" w:hAnsi="Arial" w:cs="Arial"/>
          <w:kern w:val="0"/>
          <w:sz w:val="24"/>
        </w:rPr>
        <w:t>国资方投资人</w:t>
      </w:r>
      <w:r>
        <w:rPr>
          <w:rFonts w:ascii="Arial" w:hAnsi="Arial" w:cs="Arial"/>
          <w:kern w:val="0"/>
          <w:sz w:val="24"/>
        </w:rPr>
        <w:t>支付</w:t>
      </w:r>
      <w:r>
        <w:rPr>
          <w:rFonts w:hint="eastAsia" w:ascii="Arial" w:hAnsi="Arial" w:cs="Arial"/>
          <w:kern w:val="0"/>
          <w:sz w:val="24"/>
        </w:rPr>
        <w:t>收购</w:t>
      </w:r>
      <w:r>
        <w:rPr>
          <w:rFonts w:ascii="Arial" w:hAnsi="Arial" w:cs="Arial"/>
          <w:kern w:val="0"/>
          <w:sz w:val="24"/>
        </w:rPr>
        <w:t>价款</w:t>
      </w:r>
      <w:r>
        <w:rPr>
          <w:rFonts w:hint="eastAsia" w:ascii="Arial" w:hAnsi="Arial" w:cs="Arial"/>
          <w:kern w:val="0"/>
          <w:sz w:val="24"/>
        </w:rPr>
        <w:t>，国资方投资人应积极配合完成收购手续办理</w:t>
      </w:r>
      <w:r>
        <w:rPr>
          <w:rFonts w:ascii="Arial" w:hAnsi="Arial" w:cs="Arial"/>
          <w:kern w:val="0"/>
          <w:sz w:val="24"/>
        </w:rPr>
        <w:t>。</w:t>
      </w:r>
      <w:r>
        <w:rPr>
          <w:rFonts w:hint="eastAsia" w:ascii="Arial" w:hAnsi="Arial" w:cs="Arial"/>
          <w:kern w:val="0"/>
          <w:sz w:val="24"/>
        </w:rPr>
        <w:t>不论基于何等原因，如</w:t>
      </w:r>
      <w:r>
        <w:rPr>
          <w:rFonts w:ascii="Arial" w:hAnsi="Arial" w:cs="Arial"/>
          <w:kern w:val="0"/>
          <w:sz w:val="24"/>
        </w:rPr>
        <w:t>合伙企业、执行事务合伙人</w:t>
      </w:r>
      <w:r>
        <w:rPr>
          <w:rFonts w:hint="eastAsia" w:ascii="Arial" w:hAnsi="Arial" w:cs="Arial"/>
          <w:kern w:val="0"/>
          <w:sz w:val="24"/>
        </w:rPr>
        <w:t>未能在规定期间内</w:t>
      </w:r>
      <w:r>
        <w:rPr>
          <w:rFonts w:ascii="Arial" w:hAnsi="Arial" w:cs="Arial"/>
          <w:kern w:val="0"/>
          <w:sz w:val="24"/>
        </w:rPr>
        <w:t>完成合伙份额收购</w:t>
      </w:r>
      <w:r>
        <w:rPr>
          <w:rFonts w:hint="eastAsia" w:ascii="Arial" w:hAnsi="Arial" w:cs="Arial"/>
          <w:kern w:val="0"/>
          <w:sz w:val="24"/>
        </w:rPr>
        <w:t>的，各方一致确认通过本协议14.2条规定的清算程序解决。经执行事务合伙人通知后对合伙企业执行清算。</w:t>
      </w:r>
    </w:p>
    <w:p w14:paraId="67E032AD">
      <w:pPr>
        <w:pStyle w:val="30"/>
        <w:widowControl/>
        <w:numPr>
          <w:ilvl w:val="1"/>
          <w:numId w:val="53"/>
        </w:numPr>
        <w:adjustRightInd w:val="0"/>
        <w:snapToGrid w:val="0"/>
        <w:spacing w:line="400" w:lineRule="exact"/>
        <w:ind w:hanging="840" w:firstLineChars="0"/>
        <w:rPr>
          <w:rFonts w:ascii="Arial" w:hAnsi="Arial" w:cs="Arial"/>
          <w:b/>
          <w:kern w:val="0"/>
          <w:sz w:val="24"/>
        </w:rPr>
      </w:pPr>
      <w:r>
        <w:rPr>
          <w:rFonts w:hint="eastAsia" w:ascii="Arial" w:hAnsi="Arial" w:cs="Arial"/>
          <w:b/>
          <w:kern w:val="0"/>
          <w:sz w:val="24"/>
        </w:rPr>
        <w:t>价格</w:t>
      </w:r>
    </w:p>
    <w:p w14:paraId="11BE476E">
      <w:pPr>
        <w:pStyle w:val="30"/>
        <w:widowControl/>
        <w:tabs>
          <w:tab w:val="left" w:pos="851"/>
          <w:tab w:val="left" w:pos="1418"/>
        </w:tabs>
        <w:adjustRightInd w:val="0"/>
        <w:snapToGrid w:val="0"/>
        <w:spacing w:line="400" w:lineRule="exact"/>
        <w:ind w:left="840" w:firstLine="0" w:firstLineChars="0"/>
        <w:jc w:val="left"/>
        <w:rPr>
          <w:rFonts w:ascii="Arial" w:hAnsi="Arial" w:cs="Arial"/>
          <w:kern w:val="0"/>
          <w:sz w:val="24"/>
        </w:rPr>
      </w:pPr>
      <w:r>
        <w:rPr>
          <w:rFonts w:ascii="Arial" w:hAnsi="Arial" w:cs="Arial"/>
          <w:kern w:val="0"/>
          <w:sz w:val="24"/>
        </w:rPr>
        <w:t>收购价格</w:t>
      </w:r>
      <w:r>
        <w:rPr>
          <w:rFonts w:hint="eastAsia" w:ascii="Arial" w:hAnsi="Arial" w:cs="Arial"/>
          <w:kern w:val="0"/>
          <w:sz w:val="24"/>
        </w:rPr>
        <w:t>可按照如下两种方式之一计算，并由国资方投资人各自选择确定：</w:t>
      </w:r>
    </w:p>
    <w:p w14:paraId="43BD51C0">
      <w:pPr>
        <w:pStyle w:val="26"/>
        <w:widowControl/>
        <w:numPr>
          <w:ilvl w:val="0"/>
          <w:numId w:val="54"/>
        </w:numPr>
        <w:tabs>
          <w:tab w:val="left" w:pos="1418"/>
        </w:tabs>
        <w:adjustRightInd w:val="0"/>
        <w:snapToGrid w:val="0"/>
        <w:spacing w:line="400" w:lineRule="exact"/>
        <w:ind w:left="1417" w:leftChars="406" w:hanging="564" w:hangingChars="235"/>
        <w:rPr>
          <w:rFonts w:ascii="Arial" w:hAnsi="Arial" w:cs="Arial"/>
          <w:color w:val="000000"/>
          <w:kern w:val="0"/>
          <w:sz w:val="24"/>
        </w:rPr>
      </w:pPr>
      <w:r>
        <w:rPr>
          <w:rFonts w:hint="eastAsia" w:ascii="Arial" w:hAnsi="Arial" w:cs="Arial"/>
          <w:kern w:val="0"/>
          <w:sz w:val="24"/>
          <w:szCs w:val="24"/>
        </w:rPr>
        <w:t>收购价格</w:t>
      </w:r>
      <w:r>
        <w:rPr>
          <w:rFonts w:ascii="Arial" w:hAnsi="Arial" w:cs="Arial"/>
          <w:kern w:val="0"/>
          <w:sz w:val="24"/>
          <w:szCs w:val="24"/>
        </w:rPr>
        <w:t>=拟</w:t>
      </w:r>
      <w:r>
        <w:rPr>
          <w:rFonts w:hint="eastAsia" w:ascii="Arial" w:hAnsi="Arial" w:cs="Arial"/>
          <w:kern w:val="0"/>
          <w:sz w:val="24"/>
          <w:szCs w:val="24"/>
        </w:rPr>
        <w:t>收购</w:t>
      </w:r>
      <w:r>
        <w:rPr>
          <w:rFonts w:ascii="Arial" w:hAnsi="Arial" w:cs="Arial"/>
          <w:kern w:val="0"/>
          <w:sz w:val="24"/>
          <w:szCs w:val="24"/>
        </w:rPr>
        <w:t>的合伙份额</w:t>
      </w:r>
      <w:r>
        <w:rPr>
          <w:rFonts w:hint="eastAsia" w:ascii="Arial" w:hAnsi="Arial" w:cs="Arial"/>
          <w:kern w:val="0"/>
          <w:sz w:val="24"/>
          <w:szCs w:val="24"/>
        </w:rPr>
        <w:t>对应的实缴出资额</w:t>
      </w:r>
      <w:r>
        <w:rPr>
          <w:rFonts w:ascii="Arial" w:hAnsi="Arial" w:cs="Arial"/>
          <w:kern w:val="0"/>
          <w:sz w:val="24"/>
          <w:szCs w:val="24"/>
        </w:rPr>
        <w:t>×[1+4.</w:t>
      </w:r>
      <w:r>
        <w:rPr>
          <w:rFonts w:hint="default" w:ascii="Arial" w:hAnsi="Arial" w:cs="Arial"/>
          <w:kern w:val="0"/>
          <w:sz w:val="24"/>
          <w:szCs w:val="24"/>
          <w:lang w:val="en-US"/>
        </w:rPr>
        <w:t>6</w:t>
      </w:r>
      <w:r>
        <w:rPr>
          <w:rFonts w:ascii="Arial" w:hAnsi="Arial" w:cs="Arial"/>
          <w:kern w:val="0"/>
          <w:sz w:val="24"/>
          <w:szCs w:val="24"/>
        </w:rPr>
        <w:t>%×（A/365）]-</w:t>
      </w:r>
      <w:r>
        <w:rPr>
          <w:rFonts w:hint="eastAsia" w:ascii="Arial" w:hAnsi="Arial" w:cs="Arial"/>
          <w:kern w:val="0"/>
          <w:sz w:val="24"/>
          <w:szCs w:val="24"/>
        </w:rPr>
        <w:t>被收购方</w:t>
      </w:r>
      <w:r>
        <w:rPr>
          <w:rFonts w:ascii="Arial" w:hAnsi="Arial" w:cs="Arial"/>
          <w:kern w:val="0"/>
          <w:sz w:val="24"/>
          <w:szCs w:val="24"/>
        </w:rPr>
        <w:t>自合伙企业已累计获得的现金分红金额（如有）。A（日）为</w:t>
      </w:r>
      <w:r>
        <w:rPr>
          <w:rFonts w:hint="eastAsia" w:ascii="Arial" w:hAnsi="Arial" w:cs="Arial"/>
          <w:color w:val="000000"/>
          <w:kern w:val="0"/>
          <w:sz w:val="24"/>
          <w:szCs w:val="24"/>
        </w:rPr>
        <w:t>国资方投资人实际出资日至收购金额实际支付日期间的自然日数。分期投资按照实际出资日分别计算。</w:t>
      </w:r>
    </w:p>
    <w:p w14:paraId="7CCCD5A2">
      <w:pPr>
        <w:pStyle w:val="26"/>
        <w:widowControl/>
        <w:numPr>
          <w:ilvl w:val="0"/>
          <w:numId w:val="54"/>
        </w:numPr>
        <w:tabs>
          <w:tab w:val="left" w:pos="1418"/>
        </w:tabs>
        <w:adjustRightInd w:val="0"/>
        <w:snapToGrid w:val="0"/>
        <w:spacing w:line="400" w:lineRule="exact"/>
        <w:ind w:left="1417" w:leftChars="406" w:hanging="564" w:hangingChars="235"/>
        <w:rPr>
          <w:rFonts w:ascii="Arial" w:hAnsi="Arial" w:cs="Arial"/>
          <w:color w:val="000000"/>
          <w:kern w:val="0"/>
          <w:sz w:val="24"/>
        </w:rPr>
      </w:pPr>
      <w:r>
        <w:rPr>
          <w:rFonts w:hint="eastAsia" w:ascii="Arial" w:hAnsi="Arial" w:cs="Arial"/>
          <w:color w:val="000000"/>
          <w:kern w:val="0"/>
          <w:sz w:val="24"/>
          <w:szCs w:val="24"/>
        </w:rPr>
        <w:t>收购价格</w:t>
      </w:r>
      <w:r>
        <w:rPr>
          <w:rFonts w:ascii="Arial" w:hAnsi="Arial" w:cs="Arial"/>
          <w:color w:val="000000"/>
          <w:kern w:val="0"/>
          <w:sz w:val="24"/>
          <w:szCs w:val="24"/>
        </w:rPr>
        <w:t>=</w:t>
      </w:r>
      <w:r>
        <w:rPr>
          <w:rFonts w:ascii="Arial" w:hAnsi="Arial" w:cs="Arial"/>
          <w:kern w:val="0"/>
          <w:sz w:val="24"/>
          <w:szCs w:val="24"/>
        </w:rPr>
        <w:t>拟</w:t>
      </w:r>
      <w:r>
        <w:rPr>
          <w:rFonts w:hint="eastAsia" w:ascii="Arial" w:hAnsi="Arial" w:cs="Arial"/>
          <w:kern w:val="0"/>
          <w:sz w:val="24"/>
          <w:szCs w:val="24"/>
        </w:rPr>
        <w:t>收购</w:t>
      </w:r>
      <w:r>
        <w:rPr>
          <w:rFonts w:ascii="Arial" w:hAnsi="Arial" w:cs="Arial"/>
          <w:kern w:val="0"/>
          <w:sz w:val="24"/>
          <w:szCs w:val="24"/>
        </w:rPr>
        <w:t>的合伙份额</w:t>
      </w:r>
      <w:r>
        <w:rPr>
          <w:rFonts w:hint="eastAsia" w:ascii="Arial" w:hAnsi="Arial" w:cs="Arial"/>
          <w:kern w:val="0"/>
          <w:sz w:val="24"/>
          <w:szCs w:val="24"/>
        </w:rPr>
        <w:t>对应的实缴出资额</w:t>
      </w:r>
      <w:r>
        <w:rPr>
          <w:rFonts w:ascii="Arial" w:hAnsi="Arial" w:cs="Arial"/>
          <w:kern w:val="0"/>
          <w:sz w:val="24"/>
          <w:szCs w:val="24"/>
        </w:rPr>
        <w:t>+</w:t>
      </w:r>
      <w:r>
        <w:rPr>
          <w:rFonts w:hint="eastAsia" w:ascii="Arial" w:hAnsi="Arial" w:cs="Arial"/>
          <w:color w:val="000000"/>
          <w:kern w:val="0"/>
          <w:sz w:val="24"/>
          <w:szCs w:val="24"/>
        </w:rPr>
        <w:t>按合伙企业股票</w:t>
      </w:r>
      <w:r>
        <w:rPr>
          <w:rFonts w:hint="eastAsia" w:ascii="Arial" w:hAnsi="Arial" w:cs="Arial"/>
          <w:kern w:val="0"/>
          <w:sz w:val="24"/>
          <w:szCs w:val="24"/>
        </w:rPr>
        <w:t>增值的</w:t>
      </w:r>
      <w:r>
        <w:rPr>
          <w:rFonts w:ascii="Arial" w:hAnsi="Arial" w:cs="Arial"/>
          <w:color w:val="000000"/>
          <w:kern w:val="0"/>
          <w:sz w:val="24"/>
          <w:szCs w:val="24"/>
        </w:rPr>
        <w:t>10%</w:t>
      </w:r>
      <w:r>
        <w:rPr>
          <w:rFonts w:hint="eastAsia" w:ascii="Arial" w:hAnsi="Arial" w:cs="Arial"/>
          <w:color w:val="000000"/>
          <w:kern w:val="0"/>
          <w:sz w:val="24"/>
          <w:szCs w:val="24"/>
        </w:rPr>
        <w:t>确定价格（即国资方投资人取得</w:t>
      </w:r>
      <w:r>
        <w:rPr>
          <w:rFonts w:hint="eastAsia" w:ascii="Arial" w:hAnsi="Arial" w:cs="Arial"/>
          <w:kern w:val="0"/>
          <w:sz w:val="24"/>
          <w:szCs w:val="24"/>
        </w:rPr>
        <w:t>股票增值的</w:t>
      </w:r>
      <w:r>
        <w:rPr>
          <w:rFonts w:ascii="Arial" w:hAnsi="Arial" w:cs="Arial"/>
          <w:color w:val="000000"/>
          <w:kern w:val="0"/>
          <w:sz w:val="24"/>
          <w:szCs w:val="24"/>
        </w:rPr>
        <w:t>10%</w:t>
      </w:r>
      <w:r>
        <w:rPr>
          <w:rFonts w:hint="eastAsia" w:ascii="Arial" w:hAnsi="Arial" w:cs="Arial"/>
          <w:color w:val="000000"/>
          <w:kern w:val="0"/>
          <w:sz w:val="24"/>
          <w:szCs w:val="24"/>
        </w:rPr>
        <w:t>）</w:t>
      </w:r>
      <w:r>
        <w:rPr>
          <w:rFonts w:ascii="Arial" w:hAnsi="Arial" w:cs="Arial"/>
          <w:color w:val="000000"/>
          <w:kern w:val="0"/>
          <w:sz w:val="24"/>
          <w:szCs w:val="24"/>
        </w:rPr>
        <w:t>-</w:t>
      </w:r>
      <w:r>
        <w:rPr>
          <w:rFonts w:ascii="Arial" w:hAnsi="Arial" w:cs="Arial"/>
          <w:kern w:val="0"/>
          <w:sz w:val="24"/>
          <w:szCs w:val="24"/>
        </w:rPr>
        <w:t xml:space="preserve"> </w:t>
      </w:r>
      <w:r>
        <w:rPr>
          <w:rFonts w:hint="eastAsia" w:ascii="Arial" w:hAnsi="Arial" w:cs="Arial"/>
          <w:kern w:val="0"/>
          <w:sz w:val="24"/>
          <w:szCs w:val="24"/>
        </w:rPr>
        <w:t>被收购方</w:t>
      </w:r>
      <w:r>
        <w:rPr>
          <w:rFonts w:ascii="Arial" w:hAnsi="Arial" w:cs="Arial"/>
          <w:kern w:val="0"/>
          <w:sz w:val="24"/>
          <w:szCs w:val="24"/>
        </w:rPr>
        <w:t>自合伙企业已累计获得的现金分红金额（如有）</w:t>
      </w:r>
      <w:r>
        <w:rPr>
          <w:rFonts w:hint="eastAsia" w:ascii="Arial" w:hAnsi="Arial" w:cs="Arial"/>
          <w:color w:val="000000"/>
          <w:kern w:val="0"/>
          <w:sz w:val="24"/>
          <w:szCs w:val="24"/>
        </w:rPr>
        <w:t>。</w:t>
      </w:r>
    </w:p>
    <w:p w14:paraId="576ACFB6">
      <w:pPr>
        <w:pStyle w:val="26"/>
        <w:widowControl/>
        <w:tabs>
          <w:tab w:val="left" w:pos="1418"/>
        </w:tabs>
        <w:adjustRightInd w:val="0"/>
        <w:snapToGrid w:val="0"/>
        <w:spacing w:line="400" w:lineRule="exact"/>
        <w:ind w:left="1417" w:firstLine="0" w:firstLineChars="0"/>
        <w:rPr>
          <w:rFonts w:ascii="Arial" w:hAnsi="Arial" w:cs="Arial"/>
          <w:kern w:val="0"/>
          <w:sz w:val="24"/>
          <w:szCs w:val="24"/>
        </w:rPr>
      </w:pPr>
      <w:r>
        <w:rPr>
          <w:rFonts w:hint="eastAsia" w:ascii="Arial" w:hAnsi="Arial" w:cs="Arial"/>
          <w:color w:val="000000"/>
          <w:kern w:val="0"/>
          <w:sz w:val="24"/>
          <w:szCs w:val="24"/>
        </w:rPr>
        <w:t>合伙企业股票</w:t>
      </w:r>
      <w:r>
        <w:rPr>
          <w:rFonts w:hint="eastAsia" w:ascii="Arial" w:hAnsi="Arial" w:cs="Arial"/>
          <w:kern w:val="0"/>
          <w:sz w:val="24"/>
          <w:szCs w:val="24"/>
        </w:rPr>
        <w:t>增值</w:t>
      </w:r>
      <w:r>
        <w:rPr>
          <w:rFonts w:ascii="Arial" w:hAnsi="Arial" w:cs="Arial"/>
          <w:kern w:val="0"/>
          <w:sz w:val="24"/>
          <w:szCs w:val="24"/>
        </w:rPr>
        <w:t>=</w:t>
      </w:r>
      <w:r>
        <w:rPr>
          <w:rFonts w:hint="eastAsia" w:ascii="Arial" w:hAnsi="Arial" w:cs="Arial"/>
          <w:kern w:val="0"/>
          <w:sz w:val="24"/>
          <w:szCs w:val="24"/>
        </w:rPr>
        <w:t>（第9</w:t>
      </w:r>
      <w:r>
        <w:rPr>
          <w:rFonts w:ascii="Arial" w:hAnsi="Arial" w:cs="Arial"/>
          <w:kern w:val="0"/>
          <w:sz w:val="24"/>
          <w:szCs w:val="24"/>
        </w:rPr>
        <w:t>.3.1</w:t>
      </w:r>
      <w:r>
        <w:rPr>
          <w:rFonts w:hint="eastAsia" w:ascii="Arial" w:hAnsi="Arial" w:cs="Arial"/>
          <w:kern w:val="0"/>
          <w:sz w:val="24"/>
          <w:szCs w:val="24"/>
        </w:rPr>
        <w:t>或9</w:t>
      </w:r>
      <w:r>
        <w:rPr>
          <w:rFonts w:ascii="Arial" w:hAnsi="Arial" w:cs="Arial"/>
          <w:kern w:val="0"/>
          <w:sz w:val="24"/>
          <w:szCs w:val="24"/>
        </w:rPr>
        <w:t>.3.2</w:t>
      </w:r>
      <w:r>
        <w:rPr>
          <w:rFonts w:hint="eastAsia" w:ascii="Arial" w:hAnsi="Arial" w:cs="Arial"/>
          <w:kern w:val="0"/>
          <w:sz w:val="24"/>
          <w:szCs w:val="24"/>
        </w:rPr>
        <w:t>条项下有权方发出书面收购通知之日前2</w:t>
      </w:r>
      <w:r>
        <w:rPr>
          <w:rFonts w:ascii="Arial" w:hAnsi="Arial" w:cs="Arial"/>
          <w:kern w:val="0"/>
          <w:sz w:val="24"/>
          <w:szCs w:val="24"/>
        </w:rPr>
        <w:t>0</w:t>
      </w:r>
      <w:r>
        <w:rPr>
          <w:rFonts w:hint="eastAsia" w:ascii="Arial" w:hAnsi="Arial" w:cs="Arial"/>
          <w:kern w:val="0"/>
          <w:sz w:val="24"/>
          <w:szCs w:val="24"/>
        </w:rPr>
        <w:t>个交易日内上市公司以每日收盘价计算的市值平均值的9</w:t>
      </w:r>
      <w:r>
        <w:rPr>
          <w:rFonts w:ascii="Arial" w:hAnsi="Arial" w:cs="Arial"/>
          <w:kern w:val="0"/>
          <w:sz w:val="24"/>
          <w:szCs w:val="24"/>
        </w:rPr>
        <w:t>0%</w:t>
      </w:r>
      <w:r>
        <w:rPr>
          <w:rFonts w:hint="eastAsia" w:ascii="Arial" w:hAnsi="Arial" w:cs="Arial"/>
          <w:color w:val="000000"/>
          <w:sz w:val="24"/>
        </w:rPr>
        <w:t>×合伙企业</w:t>
      </w:r>
      <w:r>
        <w:rPr>
          <w:rFonts w:hint="eastAsia" w:ascii="Arial" w:hAnsi="Arial" w:cs="Arial"/>
          <w:kern w:val="0"/>
          <w:sz w:val="24"/>
          <w:szCs w:val="24"/>
        </w:rPr>
        <w:t>届时所持上市公司的持股比例-合伙企业取得上市公司股票的全部投资成本）</w:t>
      </w:r>
      <w:r>
        <w:rPr>
          <w:rFonts w:hint="eastAsia" w:ascii="Arial" w:hAnsi="Arial" w:cs="Arial"/>
          <w:color w:val="000000"/>
          <w:sz w:val="24"/>
        </w:rPr>
        <w:t>×</w:t>
      </w:r>
      <w:r>
        <w:rPr>
          <w:rFonts w:ascii="Arial" w:hAnsi="Arial" w:cs="Arial"/>
          <w:kern w:val="0"/>
          <w:sz w:val="24"/>
          <w:szCs w:val="24"/>
        </w:rPr>
        <w:t>拟</w:t>
      </w:r>
      <w:r>
        <w:rPr>
          <w:rFonts w:hint="eastAsia" w:ascii="Arial" w:hAnsi="Arial" w:cs="Arial"/>
          <w:kern w:val="0"/>
          <w:sz w:val="24"/>
          <w:szCs w:val="24"/>
        </w:rPr>
        <w:t>交易</w:t>
      </w:r>
      <w:r>
        <w:rPr>
          <w:rFonts w:ascii="Arial" w:hAnsi="Arial" w:cs="Arial"/>
          <w:kern w:val="0"/>
          <w:sz w:val="24"/>
          <w:szCs w:val="24"/>
        </w:rPr>
        <w:t>的合伙份额</w:t>
      </w:r>
      <w:r>
        <w:rPr>
          <w:rFonts w:hint="eastAsia" w:ascii="Arial" w:hAnsi="Arial" w:cs="Arial"/>
          <w:kern w:val="0"/>
          <w:sz w:val="24"/>
          <w:szCs w:val="24"/>
        </w:rPr>
        <w:t>对应的实缴出资额÷国资方投资人在附件一项下认缴出资额总额。</w:t>
      </w:r>
    </w:p>
    <w:p w14:paraId="2D1E5187">
      <w:pPr>
        <w:pStyle w:val="30"/>
        <w:widowControl/>
        <w:numPr>
          <w:ilvl w:val="1"/>
          <w:numId w:val="53"/>
        </w:numPr>
        <w:adjustRightInd w:val="0"/>
        <w:snapToGrid w:val="0"/>
        <w:spacing w:line="400" w:lineRule="exact"/>
        <w:ind w:hanging="840" w:firstLineChars="0"/>
        <w:rPr>
          <w:rFonts w:ascii="Arial" w:hAnsi="Arial" w:cs="Arial"/>
          <w:b/>
          <w:kern w:val="0"/>
          <w:sz w:val="24"/>
        </w:rPr>
      </w:pPr>
      <w:r>
        <w:rPr>
          <w:rFonts w:hint="eastAsia" w:ascii="Arial" w:hAnsi="Arial" w:cs="Arial"/>
          <w:b/>
          <w:kern w:val="0"/>
          <w:sz w:val="24"/>
        </w:rPr>
        <w:t>支付方式</w:t>
      </w:r>
    </w:p>
    <w:p w14:paraId="5913173D">
      <w:pPr>
        <w:pStyle w:val="30"/>
        <w:widowControl/>
        <w:tabs>
          <w:tab w:val="left" w:pos="851"/>
          <w:tab w:val="left" w:pos="1418"/>
        </w:tabs>
        <w:adjustRightInd w:val="0"/>
        <w:snapToGrid w:val="0"/>
        <w:spacing w:line="400" w:lineRule="exact"/>
        <w:ind w:left="840" w:firstLine="0" w:firstLineChars="0"/>
        <w:jc w:val="left"/>
        <w:rPr>
          <w:rFonts w:ascii="Arial" w:hAnsi="Arial" w:cs="Arial"/>
          <w:kern w:val="0"/>
          <w:sz w:val="24"/>
        </w:rPr>
      </w:pPr>
      <w:r>
        <w:rPr>
          <w:rFonts w:ascii="Arial" w:hAnsi="Arial" w:cs="Arial"/>
          <w:kern w:val="0"/>
          <w:sz w:val="24"/>
        </w:rPr>
        <w:t>合伙企业、执行事务合伙人及其书面指定主体</w:t>
      </w:r>
      <w:r>
        <w:rPr>
          <w:rFonts w:hint="eastAsia" w:ascii="Arial" w:hAnsi="Arial" w:cs="Arial"/>
          <w:kern w:val="0"/>
          <w:sz w:val="24"/>
        </w:rPr>
        <w:t>向国资方投资人支付对价的方式应为现金或银行转账，或在符合法律法规和证券监管机构要求的前提下，国资方投资人可以要求取得与收购价格等值的上市公司股票。</w:t>
      </w:r>
    </w:p>
    <w:p w14:paraId="7A18B10C">
      <w:pPr>
        <w:widowControl/>
        <w:numPr>
          <w:ilvl w:val="0"/>
          <w:numId w:val="2"/>
        </w:numPr>
        <w:adjustRightInd w:val="0"/>
        <w:snapToGrid w:val="0"/>
        <w:spacing w:line="400" w:lineRule="exact"/>
        <w:ind w:left="839" w:hanging="839"/>
        <w:jc w:val="center"/>
        <w:outlineLvl w:val="0"/>
        <w:rPr>
          <w:rFonts w:ascii="Arial" w:hAnsi="Arial" w:cs="Arial"/>
          <w:b/>
          <w:kern w:val="0"/>
          <w:sz w:val="24"/>
        </w:rPr>
      </w:pPr>
      <w:bookmarkStart w:id="50" w:name="_Toc199487262"/>
      <w:r>
        <w:rPr>
          <w:rFonts w:ascii="Arial" w:hAnsi="Arial" w:cs="Arial"/>
          <w:b/>
          <w:kern w:val="0"/>
          <w:sz w:val="24"/>
        </w:rPr>
        <w:t>合伙人会议</w:t>
      </w:r>
      <w:bookmarkEnd w:id="50"/>
    </w:p>
    <w:p w14:paraId="26853C02">
      <w:pPr>
        <w:pStyle w:val="25"/>
        <w:widowControl/>
        <w:numPr>
          <w:ilvl w:val="0"/>
          <w:numId w:val="55"/>
        </w:numPr>
        <w:tabs>
          <w:tab w:val="left" w:pos="851"/>
          <w:tab w:val="left" w:pos="1418"/>
        </w:tabs>
        <w:adjustRightInd w:val="0"/>
        <w:snapToGrid w:val="0"/>
        <w:spacing w:line="400" w:lineRule="exact"/>
        <w:ind w:left="902" w:hanging="902" w:firstLineChars="0"/>
        <w:jc w:val="left"/>
        <w:outlineLvl w:val="1"/>
        <w:rPr>
          <w:rFonts w:ascii="Arial" w:hAnsi="Arial" w:cs="Arial"/>
          <w:b/>
          <w:sz w:val="24"/>
          <w:lang w:val="zh-CN"/>
        </w:rPr>
      </w:pPr>
      <w:bookmarkStart w:id="51" w:name="_Toc199487263"/>
      <w:r>
        <w:rPr>
          <w:rFonts w:ascii="Arial" w:hAnsi="Arial" w:cs="Arial"/>
          <w:b/>
          <w:color w:val="000000"/>
          <w:sz w:val="24"/>
        </w:rPr>
        <w:t>合伙人会议</w:t>
      </w:r>
      <w:bookmarkEnd w:id="51"/>
    </w:p>
    <w:p w14:paraId="3DCA9752">
      <w:pPr>
        <w:pStyle w:val="25"/>
        <w:widowControl/>
        <w:numPr>
          <w:ilvl w:val="0"/>
          <w:numId w:val="56"/>
        </w:numPr>
        <w:tabs>
          <w:tab w:val="left" w:pos="993"/>
          <w:tab w:val="left" w:pos="1418"/>
        </w:tabs>
        <w:adjustRightInd w:val="0"/>
        <w:snapToGrid w:val="0"/>
        <w:spacing w:line="400" w:lineRule="exact"/>
        <w:ind w:hanging="900" w:firstLineChars="0"/>
        <w:jc w:val="left"/>
        <w:rPr>
          <w:rFonts w:ascii="Arial" w:hAnsi="Arial" w:cs="Arial"/>
          <w:sz w:val="24"/>
          <w:lang w:val="zh-CN"/>
        </w:rPr>
      </w:pPr>
      <w:r>
        <w:rPr>
          <w:rFonts w:ascii="Arial" w:hAnsi="Arial" w:cs="Arial"/>
          <w:color w:val="000000"/>
          <w:sz w:val="24"/>
        </w:rPr>
        <w:t>合伙人会议为最高权力机构，由执行事务合伙人召集并主持，由合伙企业的全体合伙人共同参加。</w:t>
      </w:r>
      <w:r>
        <w:rPr>
          <w:rFonts w:ascii="Arial" w:hAnsi="Arial" w:cs="Arial"/>
          <w:sz w:val="24"/>
          <w:lang w:val="zh-CN"/>
        </w:rPr>
        <w:t>合伙人会议审议下列事项应当经全体合伙人一致同意：</w:t>
      </w:r>
    </w:p>
    <w:p w14:paraId="50E05776">
      <w:pPr>
        <w:pStyle w:val="25"/>
        <w:widowControl/>
        <w:numPr>
          <w:ilvl w:val="0"/>
          <w:numId w:val="57"/>
        </w:numPr>
        <w:tabs>
          <w:tab w:val="left" w:pos="1418"/>
        </w:tabs>
        <w:adjustRightInd w:val="0"/>
        <w:snapToGrid w:val="0"/>
        <w:spacing w:line="400" w:lineRule="exact"/>
        <w:ind w:firstLine="131" w:firstLineChars="0"/>
        <w:jc w:val="left"/>
        <w:rPr>
          <w:rFonts w:ascii="Arial" w:hAnsi="Arial" w:cs="Arial"/>
          <w:kern w:val="0"/>
          <w:sz w:val="24"/>
        </w:rPr>
      </w:pPr>
      <w:r>
        <w:rPr>
          <w:rFonts w:ascii="Arial" w:hAnsi="Arial" w:cs="Arial"/>
          <w:kern w:val="0"/>
          <w:sz w:val="24"/>
        </w:rPr>
        <w:t>决定合伙人的入伙、退伙；</w:t>
      </w:r>
    </w:p>
    <w:p w14:paraId="6D41B04C">
      <w:pPr>
        <w:pStyle w:val="25"/>
        <w:widowControl/>
        <w:numPr>
          <w:ilvl w:val="0"/>
          <w:numId w:val="57"/>
        </w:numPr>
        <w:tabs>
          <w:tab w:val="left" w:pos="1418"/>
        </w:tabs>
        <w:adjustRightInd w:val="0"/>
        <w:snapToGrid w:val="0"/>
        <w:spacing w:line="400" w:lineRule="exact"/>
        <w:ind w:left="1417" w:leftChars="406" w:hanging="564" w:hangingChars="235"/>
        <w:jc w:val="left"/>
        <w:rPr>
          <w:rFonts w:ascii="Arial" w:hAnsi="Arial" w:cs="Arial"/>
          <w:kern w:val="0"/>
          <w:sz w:val="24"/>
        </w:rPr>
      </w:pPr>
      <w:bookmarkStart w:id="52" w:name="_Toc398126868"/>
      <w:r>
        <w:rPr>
          <w:rFonts w:ascii="Arial" w:hAnsi="Arial" w:cs="Arial"/>
          <w:kern w:val="0"/>
          <w:sz w:val="24"/>
        </w:rPr>
        <w:t>决定有限合伙人转变为普通合伙人；</w:t>
      </w:r>
      <w:bookmarkEnd w:id="52"/>
    </w:p>
    <w:p w14:paraId="32ACBDF2">
      <w:pPr>
        <w:pStyle w:val="25"/>
        <w:widowControl/>
        <w:numPr>
          <w:ilvl w:val="0"/>
          <w:numId w:val="57"/>
        </w:numPr>
        <w:tabs>
          <w:tab w:val="left" w:pos="1418"/>
        </w:tabs>
        <w:adjustRightInd w:val="0"/>
        <w:snapToGrid w:val="0"/>
        <w:spacing w:line="400" w:lineRule="exact"/>
        <w:ind w:left="1417" w:leftChars="406" w:hanging="564" w:hangingChars="235"/>
        <w:jc w:val="left"/>
        <w:rPr>
          <w:rFonts w:ascii="Arial" w:hAnsi="Arial" w:cs="Arial"/>
          <w:kern w:val="0"/>
          <w:sz w:val="24"/>
        </w:rPr>
      </w:pPr>
      <w:bookmarkStart w:id="53" w:name="_Toc398126869"/>
      <w:r>
        <w:rPr>
          <w:rFonts w:ascii="Arial" w:hAnsi="Arial" w:cs="Arial"/>
          <w:kern w:val="0"/>
          <w:sz w:val="24"/>
        </w:rPr>
        <w:t>决定普通合伙人转变为有限合伙人；</w:t>
      </w:r>
      <w:bookmarkEnd w:id="53"/>
    </w:p>
    <w:p w14:paraId="508C35FC">
      <w:pPr>
        <w:pStyle w:val="25"/>
        <w:widowControl/>
        <w:numPr>
          <w:ilvl w:val="0"/>
          <w:numId w:val="57"/>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hint="eastAsia" w:ascii="Arial" w:hAnsi="Arial" w:cs="Arial"/>
          <w:kern w:val="0"/>
          <w:sz w:val="24"/>
        </w:rPr>
        <w:t>决定合伙企业的收入分配；</w:t>
      </w:r>
    </w:p>
    <w:p w14:paraId="05ABD43A">
      <w:pPr>
        <w:pStyle w:val="25"/>
        <w:widowControl/>
        <w:numPr>
          <w:ilvl w:val="0"/>
          <w:numId w:val="57"/>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hint="eastAsia" w:ascii="Arial" w:hAnsi="Arial" w:cs="Arial"/>
          <w:kern w:val="0"/>
          <w:sz w:val="24"/>
        </w:rPr>
        <w:t>决定合伙企业所持上市公司股票的处置；</w:t>
      </w:r>
    </w:p>
    <w:p w14:paraId="065F6274">
      <w:pPr>
        <w:pStyle w:val="25"/>
        <w:widowControl/>
        <w:numPr>
          <w:ilvl w:val="0"/>
          <w:numId w:val="57"/>
        </w:numPr>
        <w:tabs>
          <w:tab w:val="left" w:pos="1418"/>
        </w:tabs>
        <w:adjustRightInd w:val="0"/>
        <w:snapToGrid w:val="0"/>
        <w:spacing w:line="400" w:lineRule="exact"/>
        <w:ind w:left="1417" w:leftChars="406" w:hanging="564" w:hangingChars="235"/>
        <w:jc w:val="left"/>
        <w:rPr>
          <w:rFonts w:ascii="Arial" w:hAnsi="Arial" w:cs="Arial"/>
          <w:kern w:val="0"/>
          <w:sz w:val="24"/>
        </w:rPr>
      </w:pPr>
      <w:bookmarkStart w:id="54" w:name="_Toc398126871"/>
      <w:r>
        <w:rPr>
          <w:rFonts w:ascii="Arial" w:hAnsi="Arial" w:cs="Arial"/>
          <w:kern w:val="0"/>
          <w:sz w:val="24"/>
        </w:rPr>
        <w:t>对合伙企业认缴出资和实缴出资的增加或减少作出决议；</w:t>
      </w:r>
      <w:bookmarkEnd w:id="54"/>
    </w:p>
    <w:p w14:paraId="58C60508">
      <w:pPr>
        <w:pStyle w:val="25"/>
        <w:widowControl/>
        <w:numPr>
          <w:ilvl w:val="0"/>
          <w:numId w:val="57"/>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对合伙企业进行解散、清算或注销;</w:t>
      </w:r>
    </w:p>
    <w:p w14:paraId="17F36D19">
      <w:pPr>
        <w:pStyle w:val="25"/>
        <w:widowControl/>
        <w:numPr>
          <w:ilvl w:val="0"/>
          <w:numId w:val="57"/>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以合伙企业名义为他人提供担保；</w:t>
      </w:r>
    </w:p>
    <w:p w14:paraId="11DC077A">
      <w:pPr>
        <w:pStyle w:val="25"/>
        <w:widowControl/>
        <w:numPr>
          <w:ilvl w:val="0"/>
          <w:numId w:val="57"/>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hint="eastAsia" w:ascii="Arial" w:hAnsi="Arial" w:cs="Arial"/>
          <w:kern w:val="0"/>
          <w:sz w:val="24"/>
        </w:rPr>
        <w:t>质押合伙企业所持上市公司股票的；</w:t>
      </w:r>
    </w:p>
    <w:p w14:paraId="192E45B0">
      <w:pPr>
        <w:pStyle w:val="25"/>
        <w:widowControl/>
        <w:numPr>
          <w:ilvl w:val="0"/>
          <w:numId w:val="57"/>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hint="eastAsia" w:ascii="Arial" w:hAnsi="Arial" w:cs="Arial"/>
          <w:kern w:val="0"/>
          <w:sz w:val="24"/>
        </w:rPr>
        <w:t>除本协议另有约定外，合伙企业对外负债的；</w:t>
      </w:r>
    </w:p>
    <w:p w14:paraId="142C40A8">
      <w:pPr>
        <w:pStyle w:val="25"/>
        <w:widowControl/>
        <w:numPr>
          <w:ilvl w:val="0"/>
          <w:numId w:val="57"/>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本协议约定其他应经全体合伙人一致同意的情形。</w:t>
      </w:r>
    </w:p>
    <w:p w14:paraId="033D7484">
      <w:pPr>
        <w:pStyle w:val="25"/>
        <w:widowControl/>
        <w:numPr>
          <w:ilvl w:val="0"/>
          <w:numId w:val="56"/>
        </w:numPr>
        <w:tabs>
          <w:tab w:val="left" w:pos="993"/>
          <w:tab w:val="left" w:pos="1418"/>
        </w:tabs>
        <w:adjustRightInd w:val="0"/>
        <w:snapToGrid w:val="0"/>
        <w:spacing w:line="400" w:lineRule="exact"/>
        <w:ind w:hanging="900" w:firstLineChars="0"/>
        <w:jc w:val="left"/>
        <w:rPr>
          <w:rFonts w:ascii="Arial" w:hAnsi="Arial" w:cs="Arial"/>
          <w:color w:val="000000"/>
          <w:sz w:val="24"/>
        </w:rPr>
      </w:pPr>
      <w:r>
        <w:rPr>
          <w:rFonts w:ascii="Arial" w:hAnsi="Arial" w:cs="Arial"/>
          <w:color w:val="000000"/>
          <w:sz w:val="24"/>
        </w:rPr>
        <w:t>全体合伙人以书面形式一致决议的，可以不召开合伙人会议，直接作出决定，并由全体合伙人在决议文件上签名及/或盖章。</w:t>
      </w:r>
    </w:p>
    <w:p w14:paraId="1A32896A">
      <w:pPr>
        <w:pStyle w:val="25"/>
        <w:widowControl/>
        <w:numPr>
          <w:ilvl w:val="0"/>
          <w:numId w:val="55"/>
        </w:numPr>
        <w:tabs>
          <w:tab w:val="left" w:pos="851"/>
          <w:tab w:val="left" w:pos="1418"/>
        </w:tabs>
        <w:adjustRightInd w:val="0"/>
        <w:snapToGrid w:val="0"/>
        <w:spacing w:line="400" w:lineRule="exact"/>
        <w:ind w:left="902" w:hanging="902" w:firstLineChars="0"/>
        <w:jc w:val="left"/>
        <w:outlineLvl w:val="1"/>
        <w:rPr>
          <w:rFonts w:ascii="Arial" w:hAnsi="Arial" w:cs="Arial"/>
          <w:sz w:val="24"/>
        </w:rPr>
      </w:pPr>
      <w:bookmarkStart w:id="55" w:name="_Toc199487264"/>
      <w:r>
        <w:rPr>
          <w:rFonts w:ascii="Arial" w:hAnsi="Arial" w:cs="Arial"/>
          <w:b/>
          <w:color w:val="000000"/>
          <w:sz w:val="24"/>
        </w:rPr>
        <w:t>合伙人会议的召开</w:t>
      </w:r>
      <w:bookmarkEnd w:id="55"/>
    </w:p>
    <w:p w14:paraId="143632D7">
      <w:pPr>
        <w:pStyle w:val="25"/>
        <w:widowControl/>
        <w:numPr>
          <w:ilvl w:val="1"/>
          <w:numId w:val="58"/>
        </w:numPr>
        <w:tabs>
          <w:tab w:val="left" w:pos="851"/>
          <w:tab w:val="left" w:pos="1418"/>
        </w:tabs>
        <w:adjustRightInd w:val="0"/>
        <w:snapToGrid w:val="0"/>
        <w:spacing w:line="400" w:lineRule="exact"/>
        <w:ind w:hanging="840" w:firstLineChars="0"/>
        <w:rPr>
          <w:rFonts w:ascii="Arial" w:hAnsi="Arial" w:cs="Arial"/>
          <w:color w:val="000000"/>
          <w:sz w:val="24"/>
        </w:rPr>
      </w:pPr>
      <w:bookmarkStart w:id="56" w:name="_Ref188091210"/>
      <w:r>
        <w:rPr>
          <w:rFonts w:ascii="Arial" w:hAnsi="Arial" w:cs="Arial"/>
          <w:color w:val="000000"/>
          <w:sz w:val="24"/>
        </w:rPr>
        <w:t>合伙企业每个年度原则上至少召开一次</w:t>
      </w:r>
      <w:r>
        <w:rPr>
          <w:rFonts w:hint="eastAsia" w:ascii="Arial" w:hAnsi="Arial" w:cs="Arial"/>
          <w:color w:val="000000"/>
          <w:sz w:val="24"/>
        </w:rPr>
        <w:t>年度</w:t>
      </w:r>
      <w:r>
        <w:rPr>
          <w:rFonts w:ascii="Arial" w:hAnsi="Arial" w:cs="Arial"/>
          <w:color w:val="000000"/>
          <w:sz w:val="24"/>
        </w:rPr>
        <w:t>合伙人会议。</w:t>
      </w:r>
      <w:r>
        <w:rPr>
          <w:rFonts w:hint="eastAsia" w:ascii="Arial" w:hAnsi="Arial" w:cs="Arial"/>
          <w:color w:val="000000"/>
          <w:sz w:val="24"/>
        </w:rPr>
        <w:t>年度</w:t>
      </w:r>
      <w:r>
        <w:rPr>
          <w:rFonts w:ascii="Arial" w:hAnsi="Arial" w:cs="Arial"/>
          <w:color w:val="000000"/>
          <w:sz w:val="24"/>
        </w:rPr>
        <w:t>合伙人会议召开前执行事务合伙人应提前七(7)个工作日书面通知全体合伙人。</w:t>
      </w:r>
      <w:r>
        <w:rPr>
          <w:rFonts w:hint="eastAsia" w:ascii="Arial" w:hAnsi="Arial" w:cs="Arial"/>
          <w:color w:val="000000"/>
          <w:sz w:val="24"/>
        </w:rPr>
        <w:t>年度</w:t>
      </w:r>
      <w:r>
        <w:rPr>
          <w:rFonts w:ascii="Arial" w:hAnsi="Arial" w:cs="Arial"/>
          <w:color w:val="000000"/>
          <w:sz w:val="24"/>
        </w:rPr>
        <w:t>合伙人会议内容主要为沟通信息及执行事务合伙人向有限合伙人进行投资情况报告。</w:t>
      </w:r>
      <w:bookmarkEnd w:id="56"/>
      <w:r>
        <w:rPr>
          <w:rFonts w:ascii="Arial" w:hAnsi="Arial" w:cs="Arial"/>
          <w:color w:val="000000"/>
          <w:sz w:val="24"/>
        </w:rPr>
        <w:t>合伙人出席会议即可视为其放弃任何关于提前通知的要求。执行事务合伙人在经提前三(3)个工作日书面通知后，可组织召开临时合伙人会议。</w:t>
      </w:r>
    </w:p>
    <w:p w14:paraId="38F39C9A">
      <w:pPr>
        <w:pStyle w:val="25"/>
        <w:widowControl/>
        <w:numPr>
          <w:ilvl w:val="1"/>
          <w:numId w:val="58"/>
        </w:numPr>
        <w:tabs>
          <w:tab w:val="left" w:pos="851"/>
          <w:tab w:val="left" w:pos="1418"/>
        </w:tabs>
        <w:adjustRightInd w:val="0"/>
        <w:snapToGrid w:val="0"/>
        <w:spacing w:line="400" w:lineRule="exact"/>
        <w:ind w:hanging="840" w:firstLineChars="0"/>
        <w:rPr>
          <w:rFonts w:ascii="Arial" w:hAnsi="Arial" w:cs="Arial"/>
          <w:color w:val="000000"/>
          <w:sz w:val="24"/>
        </w:rPr>
      </w:pPr>
      <w:r>
        <w:rPr>
          <w:rFonts w:ascii="Arial" w:hAnsi="Arial" w:cs="Arial"/>
          <w:color w:val="000000"/>
          <w:sz w:val="24"/>
        </w:rPr>
        <w:t>合伙人会议的会议通知应当至少包括以下内容：</w:t>
      </w:r>
    </w:p>
    <w:p w14:paraId="5C50EB2E">
      <w:pPr>
        <w:pStyle w:val="25"/>
        <w:widowControl/>
        <w:numPr>
          <w:ilvl w:val="0"/>
          <w:numId w:val="59"/>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会议的时间、地点；</w:t>
      </w:r>
    </w:p>
    <w:p w14:paraId="33301FCF">
      <w:pPr>
        <w:pStyle w:val="25"/>
        <w:widowControl/>
        <w:numPr>
          <w:ilvl w:val="0"/>
          <w:numId w:val="59"/>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会议的召开方式；</w:t>
      </w:r>
    </w:p>
    <w:p w14:paraId="60DF920E">
      <w:pPr>
        <w:pStyle w:val="25"/>
        <w:widowControl/>
        <w:numPr>
          <w:ilvl w:val="0"/>
          <w:numId w:val="59"/>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会议议题；</w:t>
      </w:r>
    </w:p>
    <w:p w14:paraId="742E55CD">
      <w:pPr>
        <w:pStyle w:val="25"/>
        <w:widowControl/>
        <w:numPr>
          <w:ilvl w:val="0"/>
          <w:numId w:val="59"/>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合伙人表决所必需的会议材料；</w:t>
      </w:r>
    </w:p>
    <w:p w14:paraId="35BE895C">
      <w:pPr>
        <w:pStyle w:val="25"/>
        <w:widowControl/>
        <w:numPr>
          <w:ilvl w:val="0"/>
          <w:numId w:val="59"/>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联系人和联系方式。</w:t>
      </w:r>
    </w:p>
    <w:p w14:paraId="3C156818">
      <w:pPr>
        <w:pStyle w:val="25"/>
        <w:widowControl/>
        <w:numPr>
          <w:ilvl w:val="1"/>
          <w:numId w:val="58"/>
        </w:numPr>
        <w:tabs>
          <w:tab w:val="left" w:pos="851"/>
          <w:tab w:val="left" w:pos="1418"/>
        </w:tabs>
        <w:adjustRightInd w:val="0"/>
        <w:snapToGrid w:val="0"/>
        <w:spacing w:line="400" w:lineRule="exact"/>
        <w:ind w:hanging="840" w:firstLineChars="0"/>
        <w:rPr>
          <w:rFonts w:ascii="Arial" w:hAnsi="Arial" w:cs="Arial"/>
          <w:color w:val="000000"/>
          <w:sz w:val="24"/>
        </w:rPr>
      </w:pPr>
      <w:r>
        <w:rPr>
          <w:rFonts w:ascii="Arial" w:hAnsi="Arial" w:cs="Arial"/>
          <w:color w:val="000000"/>
          <w:sz w:val="24"/>
        </w:rPr>
        <w:t>本协议第</w:t>
      </w:r>
      <w:r>
        <w:rPr>
          <w:rFonts w:hint="eastAsia" w:ascii="Arial" w:hAnsi="Arial" w:cs="Arial"/>
          <w:color w:val="000000"/>
          <w:sz w:val="24"/>
        </w:rPr>
        <w:t>1</w:t>
      </w:r>
      <w:r>
        <w:rPr>
          <w:rFonts w:ascii="Arial" w:hAnsi="Arial" w:cs="Arial"/>
          <w:color w:val="000000"/>
          <w:sz w:val="24"/>
        </w:rPr>
        <w:t>0.1.1条所列各项重大事项全体合伙人一致同意方为通过。</w:t>
      </w:r>
    </w:p>
    <w:p w14:paraId="70B8CAD4">
      <w:pPr>
        <w:pStyle w:val="25"/>
        <w:widowControl/>
        <w:numPr>
          <w:ilvl w:val="1"/>
          <w:numId w:val="58"/>
        </w:numPr>
        <w:tabs>
          <w:tab w:val="left" w:pos="851"/>
          <w:tab w:val="left" w:pos="1418"/>
        </w:tabs>
        <w:adjustRightInd w:val="0"/>
        <w:snapToGrid w:val="0"/>
        <w:spacing w:line="400" w:lineRule="exact"/>
        <w:ind w:hanging="840" w:firstLineChars="0"/>
        <w:rPr>
          <w:rFonts w:ascii="Arial" w:hAnsi="Arial" w:cs="Arial"/>
          <w:color w:val="000000"/>
          <w:sz w:val="24"/>
        </w:rPr>
      </w:pPr>
      <w:r>
        <w:rPr>
          <w:rFonts w:ascii="Arial" w:hAnsi="Arial" w:cs="Arial"/>
          <w:color w:val="000000"/>
          <w:sz w:val="24"/>
        </w:rPr>
        <w:t>合伙人会议应对表决通过事项制作书面的合伙人会议决议。</w:t>
      </w:r>
    </w:p>
    <w:p w14:paraId="64378509">
      <w:pPr>
        <w:widowControl/>
        <w:numPr>
          <w:ilvl w:val="0"/>
          <w:numId w:val="2"/>
        </w:numPr>
        <w:adjustRightInd w:val="0"/>
        <w:snapToGrid w:val="0"/>
        <w:spacing w:line="400" w:lineRule="exact"/>
        <w:ind w:left="839" w:hanging="839"/>
        <w:jc w:val="center"/>
        <w:outlineLvl w:val="0"/>
        <w:rPr>
          <w:rFonts w:ascii="Arial" w:hAnsi="Arial" w:cs="Arial"/>
          <w:b/>
          <w:kern w:val="0"/>
          <w:sz w:val="24"/>
        </w:rPr>
      </w:pPr>
      <w:bookmarkStart w:id="57" w:name="_Toc199487265"/>
      <w:r>
        <w:rPr>
          <w:rFonts w:ascii="Arial" w:hAnsi="Arial" w:cs="Arial"/>
          <w:b/>
          <w:kern w:val="0"/>
          <w:sz w:val="24"/>
        </w:rPr>
        <w:t>财务会计制度及报告</w:t>
      </w:r>
      <w:bookmarkEnd w:id="57"/>
    </w:p>
    <w:p w14:paraId="002F834E">
      <w:pPr>
        <w:pStyle w:val="25"/>
        <w:widowControl/>
        <w:numPr>
          <w:ilvl w:val="0"/>
          <w:numId w:val="60"/>
        </w:numPr>
        <w:tabs>
          <w:tab w:val="left" w:pos="851"/>
          <w:tab w:val="left" w:pos="1418"/>
        </w:tabs>
        <w:adjustRightInd w:val="0"/>
        <w:snapToGrid w:val="0"/>
        <w:spacing w:line="400" w:lineRule="exact"/>
        <w:ind w:left="902" w:hanging="902" w:firstLineChars="0"/>
        <w:jc w:val="left"/>
        <w:outlineLvl w:val="1"/>
        <w:rPr>
          <w:rFonts w:ascii="Arial" w:hAnsi="Arial" w:cs="Arial"/>
          <w:b/>
          <w:color w:val="000000"/>
          <w:sz w:val="24"/>
        </w:rPr>
      </w:pPr>
      <w:bookmarkStart w:id="58" w:name="_Toc199487266"/>
      <w:r>
        <w:rPr>
          <w:rFonts w:ascii="Arial" w:hAnsi="Arial" w:cs="Arial"/>
          <w:b/>
          <w:color w:val="000000"/>
          <w:sz w:val="24"/>
        </w:rPr>
        <w:t>记账</w:t>
      </w:r>
      <w:bookmarkEnd w:id="58"/>
    </w:p>
    <w:p w14:paraId="257F5DBA">
      <w:pPr>
        <w:pStyle w:val="25"/>
        <w:widowControl/>
        <w:numPr>
          <w:ilvl w:val="0"/>
          <w:numId w:val="61"/>
        </w:numPr>
        <w:adjustRightInd w:val="0"/>
        <w:snapToGrid w:val="0"/>
        <w:spacing w:line="400" w:lineRule="exact"/>
        <w:ind w:hanging="840" w:firstLineChars="0"/>
        <w:rPr>
          <w:rFonts w:ascii="Arial" w:hAnsi="Arial" w:cs="Arial"/>
          <w:kern w:val="0"/>
          <w:sz w:val="24"/>
        </w:rPr>
      </w:pPr>
      <w:r>
        <w:rPr>
          <w:rFonts w:ascii="Arial" w:hAnsi="Arial" w:cs="Arial"/>
          <w:kern w:val="0"/>
          <w:sz w:val="24"/>
        </w:rPr>
        <w:t>执行事务合伙人应当在法定期间内维持符合适用法律规定的会计账簿，作为向合伙人提交财务报表的基础依据。</w:t>
      </w:r>
    </w:p>
    <w:p w14:paraId="25C5C772">
      <w:pPr>
        <w:pStyle w:val="25"/>
        <w:widowControl/>
        <w:numPr>
          <w:ilvl w:val="0"/>
          <w:numId w:val="60"/>
        </w:numPr>
        <w:tabs>
          <w:tab w:val="left" w:pos="851"/>
          <w:tab w:val="left" w:pos="1418"/>
        </w:tabs>
        <w:adjustRightInd w:val="0"/>
        <w:snapToGrid w:val="0"/>
        <w:spacing w:line="400" w:lineRule="exact"/>
        <w:ind w:left="902" w:hanging="902" w:firstLineChars="0"/>
        <w:jc w:val="left"/>
        <w:outlineLvl w:val="1"/>
        <w:rPr>
          <w:rFonts w:ascii="Arial" w:hAnsi="Arial" w:cs="Arial"/>
          <w:b/>
          <w:color w:val="000000"/>
          <w:sz w:val="24"/>
        </w:rPr>
      </w:pPr>
      <w:bookmarkStart w:id="59" w:name="_Toc199487267"/>
      <w:r>
        <w:rPr>
          <w:rFonts w:ascii="Arial" w:hAnsi="Arial" w:cs="Arial"/>
          <w:b/>
          <w:color w:val="000000"/>
          <w:sz w:val="24"/>
        </w:rPr>
        <w:t>会计年度</w:t>
      </w:r>
      <w:bookmarkEnd w:id="59"/>
    </w:p>
    <w:p w14:paraId="12407A70">
      <w:pPr>
        <w:pStyle w:val="25"/>
        <w:widowControl/>
        <w:numPr>
          <w:ilvl w:val="0"/>
          <w:numId w:val="62"/>
        </w:numPr>
        <w:adjustRightInd w:val="0"/>
        <w:snapToGrid w:val="0"/>
        <w:spacing w:line="400" w:lineRule="exact"/>
        <w:ind w:hanging="840" w:firstLineChars="0"/>
        <w:rPr>
          <w:rFonts w:ascii="Arial" w:hAnsi="Arial" w:cs="Arial"/>
          <w:kern w:val="0"/>
          <w:sz w:val="24"/>
        </w:rPr>
      </w:pPr>
      <w:r>
        <w:rPr>
          <w:rFonts w:ascii="Arial" w:hAnsi="Arial" w:cs="Arial"/>
          <w:kern w:val="0"/>
          <w:sz w:val="24"/>
        </w:rPr>
        <w:t>合伙企业的会计年度与日历年度相同；首个会计年度自</w:t>
      </w:r>
      <w:r>
        <w:rPr>
          <w:rFonts w:hint="eastAsia" w:ascii="Arial" w:hAnsi="Arial" w:cs="Arial"/>
          <w:kern w:val="0"/>
          <w:sz w:val="24"/>
        </w:rPr>
        <w:t>本协议签订</w:t>
      </w:r>
      <w:r>
        <w:rPr>
          <w:rFonts w:ascii="Arial" w:hAnsi="Arial" w:cs="Arial"/>
          <w:kern w:val="0"/>
          <w:sz w:val="24"/>
        </w:rPr>
        <w:t>日起到当年的12月31日。</w:t>
      </w:r>
    </w:p>
    <w:p w14:paraId="0D2A83F2">
      <w:pPr>
        <w:pStyle w:val="25"/>
        <w:widowControl/>
        <w:numPr>
          <w:ilvl w:val="0"/>
          <w:numId w:val="60"/>
        </w:numPr>
        <w:tabs>
          <w:tab w:val="left" w:pos="851"/>
          <w:tab w:val="left" w:pos="1418"/>
        </w:tabs>
        <w:adjustRightInd w:val="0"/>
        <w:snapToGrid w:val="0"/>
        <w:spacing w:line="400" w:lineRule="exact"/>
        <w:ind w:left="902" w:hanging="902" w:firstLineChars="0"/>
        <w:jc w:val="left"/>
        <w:outlineLvl w:val="1"/>
        <w:rPr>
          <w:rFonts w:ascii="Arial" w:hAnsi="Arial" w:cs="Arial"/>
          <w:b/>
          <w:color w:val="000000"/>
          <w:sz w:val="24"/>
        </w:rPr>
      </w:pPr>
      <w:bookmarkStart w:id="60" w:name="_Toc199487268"/>
      <w:r>
        <w:rPr>
          <w:rFonts w:ascii="Arial" w:hAnsi="Arial" w:cs="Arial"/>
          <w:b/>
          <w:color w:val="000000"/>
          <w:sz w:val="24"/>
        </w:rPr>
        <w:t>审计</w:t>
      </w:r>
      <w:bookmarkEnd w:id="60"/>
    </w:p>
    <w:p w14:paraId="64E6D647">
      <w:pPr>
        <w:pStyle w:val="25"/>
        <w:widowControl/>
        <w:numPr>
          <w:ilvl w:val="0"/>
          <w:numId w:val="63"/>
        </w:numPr>
        <w:adjustRightInd w:val="0"/>
        <w:snapToGrid w:val="0"/>
        <w:spacing w:line="400" w:lineRule="exact"/>
        <w:ind w:hanging="840" w:firstLineChars="0"/>
        <w:rPr>
          <w:rFonts w:ascii="Arial" w:hAnsi="Arial" w:cs="Arial"/>
          <w:kern w:val="0"/>
          <w:sz w:val="24"/>
        </w:rPr>
      </w:pPr>
      <w:r>
        <w:rPr>
          <w:rFonts w:ascii="Arial" w:hAnsi="Arial" w:cs="Arial"/>
          <w:kern w:val="0"/>
          <w:sz w:val="24"/>
        </w:rPr>
        <w:t>合伙企业应于每一会计年度结束之后，由独立审计机构对合伙企业的财务报表进行审计。</w:t>
      </w:r>
    </w:p>
    <w:p w14:paraId="59B58CAD">
      <w:pPr>
        <w:pStyle w:val="25"/>
        <w:widowControl/>
        <w:numPr>
          <w:ilvl w:val="0"/>
          <w:numId w:val="63"/>
        </w:numPr>
        <w:adjustRightInd w:val="0"/>
        <w:snapToGrid w:val="0"/>
        <w:spacing w:line="400" w:lineRule="exact"/>
        <w:ind w:hanging="840" w:firstLineChars="0"/>
        <w:rPr>
          <w:rFonts w:ascii="Arial" w:hAnsi="Arial" w:cs="Arial"/>
          <w:kern w:val="0"/>
          <w:sz w:val="24"/>
        </w:rPr>
      </w:pPr>
      <w:r>
        <w:rPr>
          <w:rFonts w:ascii="Arial" w:hAnsi="Arial" w:cs="Arial"/>
          <w:kern w:val="0"/>
          <w:sz w:val="24"/>
        </w:rPr>
        <w:t>合伙企业审计机构的聘任、解聘或更换由执行事务合伙人决定。</w:t>
      </w:r>
    </w:p>
    <w:p w14:paraId="3426AAD9">
      <w:pPr>
        <w:pStyle w:val="25"/>
        <w:widowControl/>
        <w:numPr>
          <w:ilvl w:val="0"/>
          <w:numId w:val="60"/>
        </w:numPr>
        <w:tabs>
          <w:tab w:val="left" w:pos="851"/>
          <w:tab w:val="left" w:pos="1418"/>
        </w:tabs>
        <w:adjustRightInd w:val="0"/>
        <w:snapToGrid w:val="0"/>
        <w:spacing w:line="400" w:lineRule="exact"/>
        <w:ind w:left="902" w:hanging="902" w:firstLineChars="0"/>
        <w:jc w:val="left"/>
        <w:outlineLvl w:val="1"/>
        <w:rPr>
          <w:rFonts w:ascii="Arial" w:hAnsi="Arial" w:cs="Arial"/>
          <w:b/>
          <w:color w:val="000000"/>
          <w:sz w:val="24"/>
        </w:rPr>
      </w:pPr>
      <w:bookmarkStart w:id="61" w:name="_Toc199487269"/>
      <w:r>
        <w:rPr>
          <w:rFonts w:ascii="Arial" w:hAnsi="Arial" w:cs="Arial"/>
          <w:b/>
          <w:color w:val="000000"/>
          <w:sz w:val="24"/>
        </w:rPr>
        <w:t>报告</w:t>
      </w:r>
      <w:bookmarkEnd w:id="61"/>
    </w:p>
    <w:p w14:paraId="606FD4C7">
      <w:pPr>
        <w:pStyle w:val="25"/>
        <w:widowControl/>
        <w:numPr>
          <w:ilvl w:val="0"/>
          <w:numId w:val="64"/>
        </w:numPr>
        <w:adjustRightInd w:val="0"/>
        <w:snapToGrid w:val="0"/>
        <w:spacing w:line="400" w:lineRule="exact"/>
        <w:ind w:hanging="840" w:firstLineChars="0"/>
        <w:rPr>
          <w:rFonts w:ascii="Arial" w:hAnsi="Arial" w:cs="Arial"/>
          <w:kern w:val="0"/>
          <w:sz w:val="24"/>
        </w:rPr>
      </w:pPr>
      <w:r>
        <w:rPr>
          <w:rFonts w:ascii="Arial" w:hAnsi="Arial" w:cs="Arial"/>
          <w:kern w:val="0"/>
          <w:sz w:val="24"/>
        </w:rPr>
        <w:t>在合伙企业存续期内，执行事务合伙人应于每一会计年度结束后【一百二十（120）日】内向有限合伙人提供合伙企业年度运营报告，前述报告应包含审计机构出具的合伙企业上一年度财务报告、被投项目运营状况以及其他执行事务合伙人认为有必要向有限合伙人通报的事项。</w:t>
      </w:r>
    </w:p>
    <w:p w14:paraId="5A9954CA">
      <w:pPr>
        <w:widowControl/>
        <w:numPr>
          <w:ilvl w:val="0"/>
          <w:numId w:val="2"/>
        </w:numPr>
        <w:adjustRightInd w:val="0"/>
        <w:snapToGrid w:val="0"/>
        <w:spacing w:line="400" w:lineRule="exact"/>
        <w:ind w:left="839" w:hanging="839"/>
        <w:jc w:val="center"/>
        <w:outlineLvl w:val="0"/>
        <w:rPr>
          <w:rFonts w:ascii="Arial" w:hAnsi="Arial" w:cs="Arial"/>
          <w:b/>
          <w:kern w:val="0"/>
          <w:sz w:val="24"/>
        </w:rPr>
      </w:pPr>
      <w:bookmarkStart w:id="62" w:name="_Toc199487270"/>
      <w:r>
        <w:rPr>
          <w:rFonts w:ascii="Arial" w:hAnsi="Arial" w:cs="Arial"/>
          <w:b/>
          <w:kern w:val="0"/>
          <w:sz w:val="24"/>
        </w:rPr>
        <w:t>违约责任</w:t>
      </w:r>
      <w:bookmarkEnd w:id="62"/>
    </w:p>
    <w:p w14:paraId="2A753C00">
      <w:pPr>
        <w:pStyle w:val="25"/>
        <w:widowControl/>
        <w:numPr>
          <w:ilvl w:val="0"/>
          <w:numId w:val="65"/>
        </w:numPr>
        <w:tabs>
          <w:tab w:val="left" w:pos="851"/>
          <w:tab w:val="left" w:pos="1418"/>
        </w:tabs>
        <w:adjustRightInd w:val="0"/>
        <w:snapToGrid w:val="0"/>
        <w:spacing w:line="400" w:lineRule="exact"/>
        <w:ind w:hanging="900" w:firstLineChars="0"/>
        <w:jc w:val="left"/>
        <w:outlineLvl w:val="1"/>
        <w:rPr>
          <w:rFonts w:ascii="Arial" w:hAnsi="Arial" w:cs="Arial"/>
          <w:b/>
          <w:color w:val="000000"/>
          <w:sz w:val="24"/>
        </w:rPr>
      </w:pPr>
      <w:bookmarkStart w:id="63" w:name="_Toc199487271"/>
      <w:r>
        <w:rPr>
          <w:rFonts w:ascii="Arial" w:hAnsi="Arial" w:cs="Arial"/>
          <w:b/>
          <w:color w:val="000000"/>
          <w:sz w:val="24"/>
        </w:rPr>
        <w:t>违约责任</w:t>
      </w:r>
      <w:bookmarkEnd w:id="63"/>
    </w:p>
    <w:p w14:paraId="5B392AFD">
      <w:pPr>
        <w:pStyle w:val="25"/>
        <w:widowControl/>
        <w:numPr>
          <w:ilvl w:val="2"/>
          <w:numId w:val="66"/>
        </w:numPr>
        <w:tabs>
          <w:tab w:val="left" w:pos="851"/>
          <w:tab w:val="left" w:pos="1418"/>
        </w:tabs>
        <w:adjustRightInd w:val="0"/>
        <w:snapToGrid w:val="0"/>
        <w:spacing w:line="400" w:lineRule="exact"/>
        <w:ind w:left="851" w:hanging="851" w:firstLineChars="0"/>
        <w:rPr>
          <w:rFonts w:ascii="Arial" w:hAnsi="Arial" w:cs="Arial"/>
          <w:color w:val="000000"/>
          <w:sz w:val="24"/>
        </w:rPr>
      </w:pPr>
      <w:r>
        <w:rPr>
          <w:rFonts w:ascii="Arial" w:hAnsi="Arial" w:cs="Arial"/>
          <w:kern w:val="0"/>
          <w:sz w:val="24"/>
        </w:rPr>
        <w:t>除本协议另有约定外，协议各方应积极履行本协议下其所承担的</w:t>
      </w:r>
      <w:r>
        <w:rPr>
          <w:rFonts w:hint="eastAsia" w:ascii="Arial" w:hAnsi="Arial" w:cs="Arial"/>
          <w:kern w:val="0"/>
          <w:sz w:val="24"/>
        </w:rPr>
        <w:t>陈述、保证、承诺、</w:t>
      </w:r>
      <w:r>
        <w:rPr>
          <w:rFonts w:ascii="Arial" w:hAnsi="Arial" w:cs="Arial"/>
          <w:kern w:val="0"/>
          <w:sz w:val="24"/>
        </w:rPr>
        <w:t>义务</w:t>
      </w:r>
      <w:r>
        <w:rPr>
          <w:rFonts w:hint="eastAsia" w:ascii="Arial" w:hAnsi="Arial" w:cs="Arial"/>
          <w:kern w:val="0"/>
          <w:sz w:val="24"/>
        </w:rPr>
        <w:t>和责任</w:t>
      </w:r>
      <w:r>
        <w:rPr>
          <w:rFonts w:ascii="Arial" w:hAnsi="Arial" w:cs="Arial"/>
          <w:kern w:val="0"/>
          <w:sz w:val="24"/>
        </w:rPr>
        <w:t>，若任何一方违反本协议的约定，并在守约方发出书面整改通知之日起 3 个工作日内未予纠正，则守约方有权要求违约方赔偿其因此遭受的全部经济损失和支出费用</w:t>
      </w:r>
      <w:r>
        <w:rPr>
          <w:rFonts w:hint="eastAsia" w:ascii="Arial" w:hAnsi="Arial" w:cs="Arial"/>
          <w:kern w:val="0"/>
          <w:sz w:val="24"/>
        </w:rPr>
        <w:t>，</w:t>
      </w:r>
      <w:r>
        <w:rPr>
          <w:rFonts w:ascii="Arial" w:hAnsi="Arial" w:cs="Arial"/>
          <w:color w:val="000000"/>
          <w:sz w:val="24"/>
        </w:rPr>
        <w:t>包括但不限于：（1）守约合伙人</w:t>
      </w:r>
      <w:r>
        <w:rPr>
          <w:rFonts w:hint="eastAsia" w:ascii="Arial" w:hAnsi="Arial" w:cs="Arial"/>
          <w:color w:val="000000"/>
          <w:sz w:val="24"/>
        </w:rPr>
        <w:t>因违约行为遭受的直接损失；（2）违约行为导致合伙企业</w:t>
      </w:r>
      <w:r>
        <w:rPr>
          <w:rFonts w:ascii="Arial" w:hAnsi="Arial" w:cs="Arial"/>
          <w:color w:val="000000"/>
          <w:sz w:val="24"/>
        </w:rPr>
        <w:t>未能按期履行投资、出资义务、支付费</w:t>
      </w:r>
      <w:r>
        <w:rPr>
          <w:rFonts w:hint="eastAsia" w:ascii="Arial" w:hAnsi="Arial" w:cs="Arial"/>
          <w:color w:val="000000"/>
          <w:sz w:val="24"/>
        </w:rPr>
        <w:t>等而对第三方承担的赔偿责任、违约金、罚款等</w:t>
      </w:r>
      <w:r>
        <w:rPr>
          <w:rFonts w:ascii="Arial" w:hAnsi="Arial" w:cs="Arial"/>
          <w:color w:val="000000"/>
          <w:sz w:val="24"/>
        </w:rPr>
        <w:t>损失；（3）守约</w:t>
      </w:r>
      <w:r>
        <w:rPr>
          <w:rFonts w:hint="eastAsia" w:ascii="Arial" w:hAnsi="Arial" w:cs="Arial"/>
          <w:color w:val="000000"/>
          <w:sz w:val="24"/>
        </w:rPr>
        <w:t>方</w:t>
      </w:r>
      <w:r>
        <w:rPr>
          <w:rFonts w:ascii="Arial" w:hAnsi="Arial" w:cs="Arial"/>
          <w:color w:val="000000"/>
          <w:sz w:val="24"/>
        </w:rPr>
        <w:t>追索违约金、赔偿金等所发生的诉讼</w:t>
      </w:r>
      <w:r>
        <w:rPr>
          <w:rFonts w:hint="eastAsia" w:ascii="Arial" w:hAnsi="Arial" w:cs="Arial"/>
          <w:color w:val="000000"/>
          <w:sz w:val="24"/>
        </w:rPr>
        <w:t>费</w:t>
      </w:r>
      <w:r>
        <w:rPr>
          <w:rFonts w:ascii="Arial" w:hAnsi="Arial" w:cs="Arial"/>
          <w:color w:val="000000"/>
          <w:sz w:val="24"/>
        </w:rPr>
        <w:t>、仲裁</w:t>
      </w:r>
      <w:r>
        <w:rPr>
          <w:rFonts w:hint="eastAsia" w:ascii="Arial" w:hAnsi="Arial" w:cs="Arial"/>
          <w:color w:val="000000"/>
          <w:sz w:val="24"/>
        </w:rPr>
        <w:t>费、案件受理费、保全费等法律</w:t>
      </w:r>
      <w:r>
        <w:rPr>
          <w:rFonts w:ascii="Arial" w:hAnsi="Arial" w:cs="Arial"/>
          <w:color w:val="000000"/>
          <w:sz w:val="24"/>
        </w:rPr>
        <w:t>程序费用及律师费等。</w:t>
      </w:r>
    </w:p>
    <w:p w14:paraId="3C996004">
      <w:pPr>
        <w:pStyle w:val="25"/>
        <w:widowControl/>
        <w:numPr>
          <w:ilvl w:val="2"/>
          <w:numId w:val="66"/>
        </w:numPr>
        <w:adjustRightInd w:val="0"/>
        <w:snapToGrid w:val="0"/>
        <w:spacing w:line="400" w:lineRule="exact"/>
        <w:ind w:left="851" w:hanging="851" w:firstLineChars="0"/>
        <w:rPr>
          <w:rFonts w:ascii="Arial" w:hAnsi="Arial" w:cs="Arial"/>
          <w:color w:val="000000"/>
          <w:sz w:val="24"/>
        </w:rPr>
      </w:pPr>
      <w:r>
        <w:rPr>
          <w:rFonts w:hint="eastAsia" w:ascii="Arial" w:hAnsi="Arial" w:cs="Arial"/>
          <w:color w:val="000000"/>
          <w:sz w:val="24"/>
        </w:rPr>
        <w:t>依照本协议9.3.1条款，国资方投资人应积极配合完成收购手续办理。如因国资方投资人不予配合或者其持有的合伙份额被采取司法强制措施等其自身原因导致合伙企业、执行事务合伙人未能在规定期间内完成合伙份额收购或收购手续办理的，自</w:t>
      </w:r>
      <w:r>
        <w:rPr>
          <w:rFonts w:ascii="Arial" w:hAnsi="Arial" w:cs="Arial"/>
          <w:kern w:val="0"/>
          <w:sz w:val="24"/>
        </w:rPr>
        <w:t>书面</w:t>
      </w:r>
      <w:r>
        <w:rPr>
          <w:rFonts w:hint="eastAsia" w:ascii="Arial" w:hAnsi="Arial" w:cs="Arial"/>
          <w:kern w:val="0"/>
          <w:sz w:val="24"/>
        </w:rPr>
        <w:t>收购</w:t>
      </w:r>
      <w:r>
        <w:rPr>
          <w:rFonts w:ascii="Arial" w:hAnsi="Arial" w:cs="Arial"/>
          <w:kern w:val="0"/>
          <w:sz w:val="24"/>
        </w:rPr>
        <w:t>通知</w:t>
      </w:r>
      <w:r>
        <w:rPr>
          <w:rFonts w:hint="eastAsia" w:ascii="Arial" w:hAnsi="Arial" w:cs="Arial"/>
          <w:kern w:val="0"/>
          <w:sz w:val="24"/>
        </w:rPr>
        <w:t>载明的规定期间届满之日起</w:t>
      </w:r>
      <w:r>
        <w:rPr>
          <w:rFonts w:hint="eastAsia" w:ascii="Arial" w:hAnsi="Arial" w:cs="Arial"/>
          <w:color w:val="000000"/>
          <w:sz w:val="24"/>
        </w:rPr>
        <w:t>国资方投资人不再享有本协议9.3.2条款约定的权利，且不再享有9.3.3条的选择权，且不再适用9.3.3条第(2)项价格。当本协议约定的合伙企业清算条件成就时或全体合伙人决定对合伙企业清算时或违约行为发生后3个月内国资协助办理完成收购手续的，国资方投资人最多应分得的清算财产价值或收购价格按以下方式计算：违约所涉及的</w:t>
      </w:r>
      <w:r>
        <w:rPr>
          <w:rFonts w:hint="eastAsia" w:ascii="Arial" w:hAnsi="Arial" w:cs="Arial"/>
          <w:kern w:val="0"/>
          <w:sz w:val="24"/>
        </w:rPr>
        <w:t>实缴出资额</w:t>
      </w:r>
      <w:r>
        <w:rPr>
          <w:rFonts w:ascii="Arial" w:hAnsi="Arial" w:cs="Arial"/>
          <w:kern w:val="0"/>
          <w:sz w:val="24"/>
        </w:rPr>
        <w:t>×</w:t>
      </w:r>
      <w:r>
        <w:rPr>
          <w:rFonts w:ascii="Arial" w:hAnsi="Arial" w:cs="Arial"/>
          <w:kern w:val="0"/>
          <w:sz w:val="22"/>
          <w:szCs w:val="22"/>
        </w:rPr>
        <w:t>[</w:t>
      </w:r>
      <w:r>
        <w:rPr>
          <w:rFonts w:ascii="Arial" w:hAnsi="Arial" w:cs="Arial"/>
          <w:kern w:val="0"/>
          <w:sz w:val="24"/>
        </w:rPr>
        <w:t>1+4.</w:t>
      </w:r>
      <w:r>
        <w:rPr>
          <w:rFonts w:hint="default" w:ascii="Arial" w:hAnsi="Arial" w:cs="Arial"/>
          <w:kern w:val="0"/>
          <w:sz w:val="24"/>
          <w:lang w:val="en-US"/>
        </w:rPr>
        <w:t>6</w:t>
      </w:r>
      <w:r>
        <w:rPr>
          <w:rFonts w:ascii="Arial" w:hAnsi="Arial" w:cs="Arial"/>
          <w:kern w:val="0"/>
          <w:sz w:val="24"/>
        </w:rPr>
        <w:t>%×（A/365）]-</w:t>
      </w:r>
      <w:r>
        <w:rPr>
          <w:rFonts w:hint="eastAsia" w:ascii="Arial" w:hAnsi="Arial" w:cs="Arial"/>
          <w:kern w:val="0"/>
          <w:sz w:val="24"/>
        </w:rPr>
        <w:t>被收购方</w:t>
      </w:r>
      <w:r>
        <w:rPr>
          <w:rFonts w:ascii="Arial" w:hAnsi="Arial" w:cs="Arial"/>
          <w:kern w:val="0"/>
          <w:sz w:val="24"/>
        </w:rPr>
        <w:t>就合伙份额自合伙企业已累计获得的现金分红金额（如有）。A（日）为</w:t>
      </w:r>
      <w:r>
        <w:rPr>
          <w:rFonts w:hint="eastAsia" w:ascii="Arial" w:hAnsi="Arial" w:cs="Arial"/>
          <w:color w:val="000000"/>
          <w:kern w:val="0"/>
          <w:sz w:val="24"/>
        </w:rPr>
        <w:t>国资方投资人实际出资日至违约行为发生日期间的自然日数</w:t>
      </w:r>
      <w:r>
        <w:rPr>
          <w:rFonts w:hint="eastAsia" w:ascii="Arial" w:hAnsi="Arial" w:cs="Arial"/>
          <w:color w:val="000000"/>
          <w:sz w:val="24"/>
        </w:rPr>
        <w:t>。</w:t>
      </w:r>
      <w:r>
        <w:rPr>
          <w:rFonts w:hint="eastAsia" w:ascii="Arial" w:hAnsi="Arial" w:cs="Arial"/>
          <w:sz w:val="24"/>
        </w:rPr>
        <w:t>本条所涉及的违约责任仅针对收购通知载明的合伙份额，不影响剩余合伙份额对应的权利。</w:t>
      </w:r>
      <w:r>
        <w:rPr>
          <w:rFonts w:ascii="Arial" w:hAnsi="Arial" w:cs="Arial"/>
          <w:sz w:val="24"/>
        </w:rPr>
        <w:t xml:space="preserve"> </w:t>
      </w:r>
    </w:p>
    <w:p w14:paraId="03274C9F">
      <w:pPr>
        <w:widowControl/>
        <w:numPr>
          <w:ilvl w:val="0"/>
          <w:numId w:val="2"/>
        </w:numPr>
        <w:adjustRightInd w:val="0"/>
        <w:snapToGrid w:val="0"/>
        <w:spacing w:line="400" w:lineRule="exact"/>
        <w:ind w:left="839" w:hanging="839"/>
        <w:jc w:val="center"/>
        <w:outlineLvl w:val="0"/>
        <w:rPr>
          <w:rFonts w:ascii="Arial" w:hAnsi="Arial" w:cs="Arial"/>
          <w:b/>
          <w:kern w:val="0"/>
          <w:sz w:val="24"/>
        </w:rPr>
      </w:pPr>
      <w:bookmarkStart w:id="64" w:name="_Toc199487272"/>
      <w:r>
        <w:rPr>
          <w:rFonts w:ascii="Arial" w:hAnsi="Arial" w:cs="Arial"/>
          <w:b/>
          <w:kern w:val="0"/>
          <w:sz w:val="24"/>
        </w:rPr>
        <w:t>争议解决办法</w:t>
      </w:r>
      <w:bookmarkEnd w:id="64"/>
    </w:p>
    <w:p w14:paraId="334DB392">
      <w:pPr>
        <w:pStyle w:val="25"/>
        <w:widowControl/>
        <w:numPr>
          <w:ilvl w:val="0"/>
          <w:numId w:val="67"/>
        </w:numPr>
        <w:tabs>
          <w:tab w:val="left" w:pos="851"/>
          <w:tab w:val="left" w:pos="1418"/>
        </w:tabs>
        <w:adjustRightInd w:val="0"/>
        <w:snapToGrid w:val="0"/>
        <w:spacing w:line="400" w:lineRule="exact"/>
        <w:ind w:hanging="900" w:firstLineChars="0"/>
        <w:jc w:val="left"/>
        <w:outlineLvl w:val="1"/>
        <w:rPr>
          <w:rFonts w:ascii="Arial" w:hAnsi="Arial" w:cs="Arial"/>
          <w:b/>
          <w:color w:val="000000"/>
          <w:sz w:val="24"/>
        </w:rPr>
      </w:pPr>
      <w:bookmarkStart w:id="65" w:name="_Toc199487273"/>
      <w:r>
        <w:rPr>
          <w:rFonts w:ascii="Arial" w:hAnsi="Arial" w:cs="Arial"/>
          <w:b/>
          <w:color w:val="000000"/>
          <w:sz w:val="24"/>
        </w:rPr>
        <w:t>争议解决</w:t>
      </w:r>
      <w:bookmarkEnd w:id="65"/>
    </w:p>
    <w:p w14:paraId="3E02B4CA">
      <w:pPr>
        <w:pStyle w:val="25"/>
        <w:widowControl/>
        <w:numPr>
          <w:ilvl w:val="0"/>
          <w:numId w:val="68"/>
        </w:numPr>
        <w:tabs>
          <w:tab w:val="left" w:pos="851"/>
          <w:tab w:val="left" w:pos="1418"/>
        </w:tabs>
        <w:adjustRightInd w:val="0"/>
        <w:snapToGrid w:val="0"/>
        <w:spacing w:line="400" w:lineRule="exact"/>
        <w:ind w:hanging="900" w:firstLineChars="0"/>
        <w:rPr>
          <w:rFonts w:ascii="Arial" w:hAnsi="Arial" w:cs="Arial"/>
          <w:sz w:val="24"/>
          <w:lang w:val="zh-CN"/>
        </w:rPr>
      </w:pPr>
      <w:r>
        <w:rPr>
          <w:rFonts w:ascii="Arial" w:hAnsi="Arial" w:cs="Arial"/>
          <w:sz w:val="24"/>
          <w:lang w:val="zh-CN"/>
        </w:rPr>
        <w:t>合伙人履行本协议发生争议的，合伙人可以通过协商或者调解解决。不愿通过协商、调解解</w:t>
      </w:r>
      <w:r>
        <w:rPr>
          <w:rFonts w:hint="eastAsia" w:ascii="Arial" w:hAnsi="Arial" w:cs="Arial"/>
          <w:sz w:val="24"/>
          <w:lang w:val="zh-CN"/>
        </w:rPr>
        <w:t>决或者协商、调解不成的，应向上海仲裁委员会申请仲裁，按照</w:t>
      </w:r>
      <w:r>
        <w:rPr>
          <w:rFonts w:ascii="Arial" w:hAnsi="Arial" w:cs="Arial"/>
          <w:sz w:val="24"/>
          <w:lang w:val="zh-CN"/>
        </w:rPr>
        <w:t>申请仲裁时</w:t>
      </w:r>
      <w:r>
        <w:rPr>
          <w:rFonts w:hint="eastAsia" w:ascii="Arial" w:hAnsi="Arial" w:cs="Arial"/>
          <w:sz w:val="24"/>
          <w:lang w:val="zh-CN"/>
        </w:rPr>
        <w:t>该委</w:t>
      </w:r>
      <w:r>
        <w:rPr>
          <w:rFonts w:ascii="Arial" w:hAnsi="Arial" w:cs="Arial"/>
          <w:sz w:val="24"/>
          <w:lang w:val="zh-CN"/>
        </w:rPr>
        <w:t>有效的仲裁规则</w:t>
      </w:r>
      <w:r>
        <w:rPr>
          <w:rFonts w:hint="eastAsia" w:ascii="Arial" w:hAnsi="Arial" w:cs="Arial"/>
          <w:sz w:val="24"/>
          <w:lang w:val="zh-CN"/>
        </w:rPr>
        <w:t>解决争议，该委</w:t>
      </w:r>
      <w:r>
        <w:rPr>
          <w:rFonts w:ascii="Arial" w:hAnsi="Arial" w:cs="Arial"/>
          <w:sz w:val="24"/>
          <w:lang w:val="zh-CN"/>
        </w:rPr>
        <w:t>依法作出的裁决是终局的，一经作出即发生法律效力，对双方当事人均有约束力</w:t>
      </w:r>
      <w:r>
        <w:rPr>
          <w:rFonts w:hint="eastAsia" w:ascii="Arial" w:hAnsi="Arial" w:cs="Arial"/>
          <w:sz w:val="24"/>
          <w:lang w:val="zh-CN"/>
        </w:rPr>
        <w:t>。</w:t>
      </w:r>
    </w:p>
    <w:p w14:paraId="4267E556">
      <w:pPr>
        <w:pStyle w:val="25"/>
        <w:widowControl/>
        <w:numPr>
          <w:ilvl w:val="0"/>
          <w:numId w:val="68"/>
        </w:numPr>
        <w:tabs>
          <w:tab w:val="left" w:pos="851"/>
          <w:tab w:val="left" w:pos="1418"/>
        </w:tabs>
        <w:adjustRightInd w:val="0"/>
        <w:snapToGrid w:val="0"/>
        <w:spacing w:line="400" w:lineRule="exact"/>
        <w:ind w:hanging="900" w:firstLineChars="0"/>
        <w:rPr>
          <w:rFonts w:ascii="Arial" w:hAnsi="Arial" w:cs="Arial"/>
          <w:sz w:val="24"/>
        </w:rPr>
      </w:pPr>
      <w:r>
        <w:rPr>
          <w:rFonts w:hint="eastAsia" w:ascii="Arial" w:hAnsi="Arial" w:cs="Arial"/>
          <w:sz w:val="24"/>
        </w:rPr>
        <w:t>各方同意，各方因相关司法程序而提交或通过司法机关而交换的所有证据、文件、资料、陈述、中间裁判文书和最终裁判文书（以及该等裁判文书中所认定的事实），在诉讼期间和其后均承担保密义务。未经其他方书面同意，任何一方不得直接或间接对任何第三方进行披露和评述。</w:t>
      </w:r>
    </w:p>
    <w:p w14:paraId="27BC4EC8">
      <w:pPr>
        <w:widowControl/>
        <w:numPr>
          <w:ilvl w:val="0"/>
          <w:numId w:val="2"/>
        </w:numPr>
        <w:adjustRightInd w:val="0"/>
        <w:snapToGrid w:val="0"/>
        <w:spacing w:line="400" w:lineRule="exact"/>
        <w:ind w:left="839" w:hanging="839"/>
        <w:jc w:val="center"/>
        <w:outlineLvl w:val="0"/>
        <w:rPr>
          <w:rFonts w:ascii="Arial" w:hAnsi="Arial" w:cs="Arial"/>
          <w:b/>
          <w:kern w:val="0"/>
          <w:sz w:val="24"/>
        </w:rPr>
      </w:pPr>
      <w:bookmarkStart w:id="66" w:name="_Toc199487274"/>
      <w:r>
        <w:rPr>
          <w:rFonts w:ascii="Arial" w:hAnsi="Arial" w:cs="Arial"/>
          <w:b/>
          <w:kern w:val="0"/>
          <w:sz w:val="24"/>
        </w:rPr>
        <w:t>合伙企业的解散与清算</w:t>
      </w:r>
      <w:bookmarkEnd w:id="66"/>
    </w:p>
    <w:p w14:paraId="3250B65D">
      <w:pPr>
        <w:widowControl/>
        <w:numPr>
          <w:ilvl w:val="0"/>
          <w:numId w:val="69"/>
        </w:numPr>
        <w:tabs>
          <w:tab w:val="left" w:pos="851"/>
          <w:tab w:val="left" w:pos="1418"/>
        </w:tabs>
        <w:adjustRightInd w:val="0"/>
        <w:snapToGrid w:val="0"/>
        <w:spacing w:line="400" w:lineRule="exact"/>
        <w:ind w:left="0" w:firstLine="0"/>
        <w:outlineLvl w:val="1"/>
        <w:rPr>
          <w:rFonts w:ascii="Arial" w:hAnsi="Arial" w:cs="Arial"/>
          <w:b/>
          <w:sz w:val="24"/>
        </w:rPr>
      </w:pPr>
      <w:bookmarkStart w:id="67" w:name="_Toc199487275"/>
      <w:r>
        <w:rPr>
          <w:rFonts w:ascii="Arial" w:hAnsi="Arial" w:cs="Arial"/>
          <w:b/>
          <w:sz w:val="24"/>
        </w:rPr>
        <w:t>解散</w:t>
      </w:r>
      <w:bookmarkEnd w:id="67"/>
    </w:p>
    <w:p w14:paraId="21A0B343">
      <w:pPr>
        <w:pStyle w:val="25"/>
        <w:widowControl/>
        <w:numPr>
          <w:ilvl w:val="0"/>
          <w:numId w:val="70"/>
        </w:numPr>
        <w:tabs>
          <w:tab w:val="left" w:pos="851"/>
          <w:tab w:val="left" w:pos="1418"/>
        </w:tabs>
        <w:adjustRightInd w:val="0"/>
        <w:snapToGrid w:val="0"/>
        <w:spacing w:line="400" w:lineRule="exact"/>
        <w:ind w:hanging="900" w:firstLineChars="0"/>
        <w:rPr>
          <w:rFonts w:ascii="Arial" w:hAnsi="Arial" w:cs="Arial"/>
          <w:sz w:val="24"/>
        </w:rPr>
      </w:pPr>
      <w:r>
        <w:rPr>
          <w:rFonts w:ascii="Arial" w:hAnsi="Arial" w:cs="Arial"/>
          <w:sz w:val="24"/>
        </w:rPr>
        <w:t>合伙企业有下列情形之一的，应当解散：</w:t>
      </w:r>
    </w:p>
    <w:p w14:paraId="3E627807">
      <w:pPr>
        <w:pStyle w:val="25"/>
        <w:widowControl/>
        <w:numPr>
          <w:ilvl w:val="0"/>
          <w:numId w:val="71"/>
        </w:numPr>
        <w:tabs>
          <w:tab w:val="left" w:pos="1418"/>
        </w:tabs>
        <w:adjustRightInd w:val="0"/>
        <w:snapToGrid w:val="0"/>
        <w:spacing w:line="400" w:lineRule="exact"/>
        <w:ind w:firstLine="131" w:firstLineChars="0"/>
        <w:jc w:val="left"/>
        <w:rPr>
          <w:rFonts w:ascii="Arial" w:hAnsi="Arial" w:cs="Arial"/>
          <w:kern w:val="0"/>
          <w:sz w:val="24"/>
        </w:rPr>
      </w:pPr>
      <w:r>
        <w:rPr>
          <w:rFonts w:ascii="Arial" w:hAnsi="Arial" w:cs="Arial"/>
          <w:kern w:val="0"/>
          <w:sz w:val="24"/>
        </w:rPr>
        <w:t>合伙期限届满，</w:t>
      </w:r>
      <w:r>
        <w:rPr>
          <w:rFonts w:hint="eastAsia" w:ascii="Arial" w:hAnsi="Arial" w:cs="Arial"/>
          <w:kern w:val="0"/>
          <w:sz w:val="24"/>
        </w:rPr>
        <w:t>且未能经合伙人一致同意</w:t>
      </w:r>
      <w:r>
        <w:rPr>
          <w:rFonts w:ascii="Arial" w:hAnsi="Arial" w:cs="Arial"/>
          <w:kern w:val="0"/>
          <w:sz w:val="24"/>
        </w:rPr>
        <w:t>延期</w:t>
      </w:r>
      <w:r>
        <w:rPr>
          <w:rFonts w:hint="eastAsia" w:ascii="Arial" w:hAnsi="Arial" w:cs="Arial"/>
          <w:kern w:val="0"/>
          <w:sz w:val="24"/>
        </w:rPr>
        <w:t>的</w:t>
      </w:r>
      <w:r>
        <w:rPr>
          <w:rFonts w:ascii="Arial" w:hAnsi="Arial" w:cs="Arial"/>
          <w:kern w:val="0"/>
          <w:sz w:val="24"/>
        </w:rPr>
        <w:t>；</w:t>
      </w:r>
    </w:p>
    <w:p w14:paraId="691BAF8B">
      <w:pPr>
        <w:pStyle w:val="25"/>
        <w:widowControl/>
        <w:numPr>
          <w:ilvl w:val="0"/>
          <w:numId w:val="71"/>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全体合伙人决定解散、清算或注销；</w:t>
      </w:r>
    </w:p>
    <w:p w14:paraId="729C4041">
      <w:pPr>
        <w:pStyle w:val="25"/>
        <w:widowControl/>
        <w:numPr>
          <w:ilvl w:val="0"/>
          <w:numId w:val="71"/>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依法被吊销营业执照、责令关闭或者被撤销；</w:t>
      </w:r>
    </w:p>
    <w:p w14:paraId="2B6E74F9">
      <w:pPr>
        <w:pStyle w:val="25"/>
        <w:widowControl/>
        <w:numPr>
          <w:ilvl w:val="0"/>
          <w:numId w:val="71"/>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hint="eastAsia" w:ascii="Arial" w:hAnsi="Arial" w:cs="Arial"/>
          <w:kern w:val="0"/>
          <w:sz w:val="24"/>
        </w:rPr>
        <w:t>执行事务合伙人、合伙企业未在本协议第9</w:t>
      </w:r>
      <w:r>
        <w:rPr>
          <w:rFonts w:ascii="Arial" w:hAnsi="Arial" w:cs="Arial"/>
          <w:kern w:val="0"/>
          <w:sz w:val="24"/>
        </w:rPr>
        <w:t>.3</w:t>
      </w:r>
      <w:r>
        <w:rPr>
          <w:rFonts w:hint="eastAsia" w:ascii="Arial" w:hAnsi="Arial" w:cs="Arial"/>
          <w:kern w:val="0"/>
          <w:sz w:val="24"/>
        </w:rPr>
        <w:t>.2条约定的期间内收购合伙份额且国资投资人决定实施清算；</w:t>
      </w:r>
    </w:p>
    <w:p w14:paraId="7F7C37F5">
      <w:pPr>
        <w:pStyle w:val="25"/>
        <w:widowControl/>
        <w:numPr>
          <w:ilvl w:val="0"/>
          <w:numId w:val="71"/>
        </w:numPr>
        <w:tabs>
          <w:tab w:val="left" w:pos="1418"/>
        </w:tabs>
        <w:adjustRightInd w:val="0"/>
        <w:snapToGrid w:val="0"/>
        <w:spacing w:line="400" w:lineRule="exact"/>
        <w:ind w:left="1417" w:leftChars="406" w:hanging="564" w:hangingChars="235"/>
        <w:jc w:val="left"/>
        <w:rPr>
          <w:rFonts w:ascii="Arial" w:hAnsi="Arial" w:cs="Arial"/>
          <w:kern w:val="0"/>
          <w:sz w:val="24"/>
        </w:rPr>
      </w:pPr>
      <w:r>
        <w:rPr>
          <w:rFonts w:ascii="Arial" w:hAnsi="Arial" w:cs="Arial"/>
          <w:kern w:val="0"/>
          <w:sz w:val="24"/>
        </w:rPr>
        <w:t>法律、行政法规规定的其他原因。</w:t>
      </w:r>
    </w:p>
    <w:p w14:paraId="5CC27320">
      <w:pPr>
        <w:widowControl/>
        <w:numPr>
          <w:ilvl w:val="0"/>
          <w:numId w:val="69"/>
        </w:numPr>
        <w:tabs>
          <w:tab w:val="left" w:pos="851"/>
          <w:tab w:val="left" w:pos="1418"/>
        </w:tabs>
        <w:adjustRightInd w:val="0"/>
        <w:snapToGrid w:val="0"/>
        <w:spacing w:line="400" w:lineRule="exact"/>
        <w:ind w:left="0" w:firstLine="0"/>
        <w:outlineLvl w:val="1"/>
        <w:rPr>
          <w:rFonts w:ascii="Arial" w:hAnsi="Arial" w:cs="Arial"/>
          <w:b/>
          <w:sz w:val="24"/>
        </w:rPr>
      </w:pPr>
      <w:bookmarkStart w:id="68" w:name="_Toc199487276"/>
      <w:r>
        <w:rPr>
          <w:rFonts w:ascii="Arial" w:hAnsi="Arial" w:cs="Arial"/>
          <w:b/>
          <w:sz w:val="24"/>
        </w:rPr>
        <w:t>清算</w:t>
      </w:r>
      <w:bookmarkEnd w:id="68"/>
    </w:p>
    <w:p w14:paraId="5E6F4729">
      <w:pPr>
        <w:pStyle w:val="25"/>
        <w:widowControl/>
        <w:numPr>
          <w:ilvl w:val="0"/>
          <w:numId w:val="72"/>
        </w:numPr>
        <w:tabs>
          <w:tab w:val="left" w:pos="896"/>
          <w:tab w:val="left" w:pos="1418"/>
        </w:tabs>
        <w:adjustRightInd w:val="0"/>
        <w:snapToGrid w:val="0"/>
        <w:spacing w:line="400" w:lineRule="exact"/>
        <w:ind w:hanging="900" w:firstLineChars="0"/>
        <w:rPr>
          <w:rFonts w:ascii="Arial" w:hAnsi="Arial" w:cs="Arial"/>
          <w:sz w:val="24"/>
        </w:rPr>
      </w:pPr>
      <w:r>
        <w:rPr>
          <w:rFonts w:ascii="Arial" w:hAnsi="Arial" w:cs="Arial"/>
          <w:sz w:val="24"/>
        </w:rPr>
        <w:t>合伙企业清算办法应当按《合伙企业法》</w:t>
      </w:r>
      <w:r>
        <w:rPr>
          <w:rFonts w:hint="eastAsia" w:ascii="Arial" w:hAnsi="Arial" w:cs="Arial"/>
          <w:sz w:val="24"/>
        </w:rPr>
        <w:t>和</w:t>
      </w:r>
      <w:r>
        <w:rPr>
          <w:rFonts w:ascii="Arial" w:hAnsi="Arial" w:cs="Arial"/>
          <w:sz w:val="24"/>
        </w:rPr>
        <w:t>本协议的规定进行清算。清算期间，合伙企业存续，不得开展与清算无关的经营活动。</w:t>
      </w:r>
    </w:p>
    <w:p w14:paraId="743DC0A6">
      <w:pPr>
        <w:pStyle w:val="25"/>
        <w:widowControl/>
        <w:numPr>
          <w:ilvl w:val="0"/>
          <w:numId w:val="72"/>
        </w:numPr>
        <w:tabs>
          <w:tab w:val="left" w:pos="896"/>
          <w:tab w:val="left" w:pos="1418"/>
        </w:tabs>
        <w:adjustRightInd w:val="0"/>
        <w:snapToGrid w:val="0"/>
        <w:spacing w:line="400" w:lineRule="exact"/>
        <w:ind w:hanging="900" w:firstLineChars="0"/>
        <w:rPr>
          <w:rFonts w:ascii="Arial" w:hAnsi="Arial" w:cs="Arial"/>
          <w:sz w:val="24"/>
        </w:rPr>
      </w:pPr>
      <w:r>
        <w:rPr>
          <w:rFonts w:ascii="Arial" w:hAnsi="Arial" w:cs="Arial"/>
          <w:sz w:val="24"/>
        </w:rPr>
        <w:t>清算人由全体合伙人担任。所有合伙企业未变现的资产由清算人负责管理</w:t>
      </w:r>
      <w:r>
        <w:rPr>
          <w:rFonts w:hint="eastAsia" w:ascii="Arial" w:hAnsi="Arial" w:cs="Arial"/>
          <w:sz w:val="24"/>
        </w:rPr>
        <w:t>、变现</w:t>
      </w:r>
      <w:r>
        <w:rPr>
          <w:rFonts w:ascii="Arial" w:hAnsi="Arial" w:cs="Arial"/>
          <w:sz w:val="24"/>
        </w:rPr>
        <w:t>。清算结束时未能变现的非货币资产按照本协议约定的分配原则进行分配。</w:t>
      </w:r>
    </w:p>
    <w:p w14:paraId="625998C3">
      <w:pPr>
        <w:pStyle w:val="25"/>
        <w:widowControl/>
        <w:numPr>
          <w:ilvl w:val="0"/>
          <w:numId w:val="72"/>
        </w:numPr>
        <w:tabs>
          <w:tab w:val="left" w:pos="896"/>
          <w:tab w:val="left" w:pos="1418"/>
        </w:tabs>
        <w:adjustRightInd w:val="0"/>
        <w:snapToGrid w:val="0"/>
        <w:spacing w:line="400" w:lineRule="exact"/>
        <w:ind w:hanging="900" w:firstLineChars="0"/>
        <w:rPr>
          <w:rFonts w:ascii="Arial" w:hAnsi="Arial" w:cs="Arial"/>
          <w:sz w:val="24"/>
        </w:rPr>
      </w:pPr>
      <w:r>
        <w:rPr>
          <w:rFonts w:ascii="Arial" w:hAnsi="Arial" w:cs="Arial"/>
          <w:sz w:val="24"/>
        </w:rPr>
        <w:t>合伙企业财产在支付清算费用后，按下列顺序进行清偿及分配：</w:t>
      </w:r>
    </w:p>
    <w:p w14:paraId="70A9E84F">
      <w:pPr>
        <w:pStyle w:val="25"/>
        <w:widowControl/>
        <w:numPr>
          <w:ilvl w:val="0"/>
          <w:numId w:val="73"/>
        </w:numPr>
        <w:tabs>
          <w:tab w:val="left" w:pos="1418"/>
        </w:tabs>
        <w:adjustRightInd w:val="0"/>
        <w:snapToGrid w:val="0"/>
        <w:spacing w:line="400" w:lineRule="exact"/>
        <w:ind w:left="1417" w:leftChars="406" w:hanging="564" w:hangingChars="235"/>
        <w:rPr>
          <w:rFonts w:ascii="Arial" w:hAnsi="Arial" w:cs="Arial"/>
          <w:kern w:val="0"/>
          <w:sz w:val="24"/>
        </w:rPr>
      </w:pPr>
      <w:r>
        <w:rPr>
          <w:rFonts w:ascii="Arial" w:hAnsi="Arial" w:cs="Arial"/>
          <w:kern w:val="0"/>
          <w:sz w:val="24"/>
        </w:rPr>
        <w:t>支付清算费用；</w:t>
      </w:r>
    </w:p>
    <w:p w14:paraId="31BED069">
      <w:pPr>
        <w:pStyle w:val="25"/>
        <w:widowControl/>
        <w:numPr>
          <w:ilvl w:val="0"/>
          <w:numId w:val="73"/>
        </w:numPr>
        <w:tabs>
          <w:tab w:val="left" w:pos="1418"/>
        </w:tabs>
        <w:adjustRightInd w:val="0"/>
        <w:snapToGrid w:val="0"/>
        <w:spacing w:line="400" w:lineRule="exact"/>
        <w:ind w:left="1417" w:leftChars="406" w:hanging="564" w:hangingChars="235"/>
        <w:rPr>
          <w:rFonts w:ascii="Arial" w:hAnsi="Arial" w:cs="Arial"/>
          <w:kern w:val="0"/>
          <w:sz w:val="24"/>
        </w:rPr>
      </w:pPr>
      <w:r>
        <w:rPr>
          <w:rFonts w:ascii="Arial" w:hAnsi="Arial" w:cs="Arial"/>
          <w:kern w:val="0"/>
          <w:sz w:val="24"/>
        </w:rPr>
        <w:t>支付职工工资、社会保险费用和法定补偿金；</w:t>
      </w:r>
    </w:p>
    <w:p w14:paraId="63645A4C">
      <w:pPr>
        <w:pStyle w:val="25"/>
        <w:widowControl/>
        <w:numPr>
          <w:ilvl w:val="0"/>
          <w:numId w:val="73"/>
        </w:numPr>
        <w:tabs>
          <w:tab w:val="left" w:pos="1418"/>
        </w:tabs>
        <w:adjustRightInd w:val="0"/>
        <w:snapToGrid w:val="0"/>
        <w:spacing w:line="400" w:lineRule="exact"/>
        <w:ind w:left="1417" w:leftChars="406" w:hanging="564" w:hangingChars="235"/>
        <w:rPr>
          <w:rFonts w:ascii="Arial" w:hAnsi="Arial" w:cs="Arial"/>
          <w:kern w:val="0"/>
          <w:sz w:val="24"/>
        </w:rPr>
      </w:pPr>
      <w:r>
        <w:rPr>
          <w:rFonts w:ascii="Arial" w:hAnsi="Arial" w:cs="Arial"/>
          <w:kern w:val="0"/>
          <w:sz w:val="24"/>
        </w:rPr>
        <w:t>缴纳所欠税款；</w:t>
      </w:r>
    </w:p>
    <w:p w14:paraId="5540BFE2">
      <w:pPr>
        <w:pStyle w:val="25"/>
        <w:widowControl/>
        <w:numPr>
          <w:ilvl w:val="0"/>
          <w:numId w:val="73"/>
        </w:numPr>
        <w:tabs>
          <w:tab w:val="left" w:pos="1418"/>
        </w:tabs>
        <w:adjustRightInd w:val="0"/>
        <w:snapToGrid w:val="0"/>
        <w:spacing w:line="400" w:lineRule="exact"/>
        <w:ind w:left="1417" w:leftChars="406" w:hanging="564" w:hangingChars="235"/>
        <w:rPr>
          <w:rFonts w:ascii="Arial" w:hAnsi="Arial" w:cs="Arial"/>
          <w:kern w:val="0"/>
          <w:sz w:val="24"/>
        </w:rPr>
      </w:pPr>
      <w:r>
        <w:rPr>
          <w:rFonts w:ascii="Arial" w:hAnsi="Arial" w:cs="Arial"/>
          <w:kern w:val="0"/>
          <w:sz w:val="24"/>
        </w:rPr>
        <w:t>清偿合伙企业债务；</w:t>
      </w:r>
    </w:p>
    <w:p w14:paraId="4BF1EABA">
      <w:pPr>
        <w:pStyle w:val="25"/>
        <w:widowControl/>
        <w:numPr>
          <w:ilvl w:val="0"/>
          <w:numId w:val="73"/>
        </w:numPr>
        <w:tabs>
          <w:tab w:val="left" w:pos="1418"/>
        </w:tabs>
        <w:adjustRightInd w:val="0"/>
        <w:snapToGrid w:val="0"/>
        <w:spacing w:line="400" w:lineRule="exact"/>
        <w:ind w:left="1417" w:leftChars="406" w:hanging="564" w:hangingChars="235"/>
        <w:rPr>
          <w:rFonts w:ascii="Arial" w:hAnsi="Arial" w:cs="Arial"/>
          <w:kern w:val="0"/>
          <w:sz w:val="24"/>
        </w:rPr>
      </w:pPr>
      <w:r>
        <w:rPr>
          <w:rFonts w:ascii="Arial" w:hAnsi="Arial" w:cs="Arial"/>
          <w:kern w:val="0"/>
          <w:sz w:val="24"/>
        </w:rPr>
        <w:t>如有剩余，</w:t>
      </w:r>
      <w:r>
        <w:rPr>
          <w:rFonts w:hint="eastAsia" w:ascii="Arial" w:hAnsi="Arial" w:cs="Arial"/>
          <w:kern w:val="0"/>
          <w:sz w:val="24"/>
        </w:rPr>
        <w:t>按照本协议第8.3.2条约定的分配原则和顺序进行分配。</w:t>
      </w:r>
    </w:p>
    <w:p w14:paraId="58566F60">
      <w:pPr>
        <w:pStyle w:val="25"/>
        <w:widowControl/>
        <w:numPr>
          <w:ilvl w:val="0"/>
          <w:numId w:val="72"/>
        </w:numPr>
        <w:tabs>
          <w:tab w:val="left" w:pos="896"/>
          <w:tab w:val="left" w:pos="1418"/>
        </w:tabs>
        <w:adjustRightInd w:val="0"/>
        <w:snapToGrid w:val="0"/>
        <w:spacing w:line="400" w:lineRule="exact"/>
        <w:ind w:hanging="900" w:firstLineChars="0"/>
        <w:rPr>
          <w:rFonts w:ascii="Arial" w:hAnsi="Arial" w:cs="Arial"/>
          <w:sz w:val="24"/>
        </w:rPr>
      </w:pPr>
      <w:r>
        <w:rPr>
          <w:rFonts w:ascii="Arial" w:hAnsi="Arial" w:cs="Arial"/>
          <w:sz w:val="24"/>
        </w:rPr>
        <w:t>清算结束后，清算人应当编制清算报告，经全体合伙人签名、盖章后，在十五日内向企业登记机关报送清算报告，申请办理合伙企业注销登记。</w:t>
      </w:r>
    </w:p>
    <w:p w14:paraId="41CCA96D">
      <w:pPr>
        <w:widowControl/>
        <w:numPr>
          <w:ilvl w:val="0"/>
          <w:numId w:val="2"/>
        </w:numPr>
        <w:adjustRightInd w:val="0"/>
        <w:snapToGrid w:val="0"/>
        <w:spacing w:line="400" w:lineRule="exact"/>
        <w:ind w:left="839" w:hanging="839"/>
        <w:jc w:val="center"/>
        <w:outlineLvl w:val="0"/>
        <w:rPr>
          <w:rFonts w:ascii="Arial" w:hAnsi="Arial" w:cs="Arial"/>
          <w:b/>
          <w:kern w:val="0"/>
          <w:sz w:val="24"/>
        </w:rPr>
      </w:pPr>
      <w:bookmarkStart w:id="69" w:name="_Toc199487277"/>
      <w:r>
        <w:rPr>
          <w:rFonts w:ascii="Arial" w:hAnsi="Arial" w:cs="Arial"/>
          <w:b/>
          <w:kern w:val="0"/>
          <w:sz w:val="24"/>
        </w:rPr>
        <w:t>其他事项</w:t>
      </w:r>
      <w:bookmarkEnd w:id="69"/>
    </w:p>
    <w:p w14:paraId="3A85E1D2">
      <w:pPr>
        <w:widowControl/>
        <w:numPr>
          <w:ilvl w:val="0"/>
          <w:numId w:val="74"/>
        </w:numPr>
        <w:tabs>
          <w:tab w:val="left" w:pos="851"/>
          <w:tab w:val="left" w:pos="1418"/>
        </w:tabs>
        <w:adjustRightInd w:val="0"/>
        <w:snapToGrid w:val="0"/>
        <w:spacing w:line="400" w:lineRule="exact"/>
        <w:ind w:left="902" w:hanging="902"/>
        <w:outlineLvl w:val="1"/>
        <w:rPr>
          <w:rFonts w:ascii="Arial" w:hAnsi="Arial" w:cs="Arial"/>
          <w:b/>
          <w:sz w:val="24"/>
        </w:rPr>
      </w:pPr>
      <w:bookmarkStart w:id="70" w:name="_Toc199487278"/>
      <w:r>
        <w:rPr>
          <w:rFonts w:ascii="Arial" w:hAnsi="Arial" w:cs="Arial"/>
          <w:b/>
          <w:sz w:val="24"/>
        </w:rPr>
        <w:t>通知</w:t>
      </w:r>
      <w:bookmarkEnd w:id="70"/>
    </w:p>
    <w:p w14:paraId="0E3D4C30">
      <w:pPr>
        <w:pStyle w:val="25"/>
        <w:widowControl/>
        <w:numPr>
          <w:ilvl w:val="0"/>
          <w:numId w:val="75"/>
        </w:numPr>
        <w:tabs>
          <w:tab w:val="left" w:pos="851"/>
          <w:tab w:val="left" w:pos="1418"/>
        </w:tabs>
        <w:adjustRightInd w:val="0"/>
        <w:snapToGrid w:val="0"/>
        <w:spacing w:line="400" w:lineRule="exact"/>
        <w:ind w:left="851" w:hanging="851" w:firstLineChars="0"/>
        <w:rPr>
          <w:rFonts w:ascii="Arial" w:hAnsi="Arial" w:cs="Arial"/>
          <w:sz w:val="24"/>
        </w:rPr>
      </w:pPr>
      <w:r>
        <w:rPr>
          <w:rFonts w:ascii="Arial" w:hAnsi="Arial" w:cs="Arial"/>
          <w:sz w:val="24"/>
        </w:rPr>
        <w:t>本协议项下任何通知、要求或信息传达均应采用书面形式，交付或发送至下列地址：</w:t>
      </w:r>
    </w:p>
    <w:p w14:paraId="796F944D">
      <w:pPr>
        <w:pStyle w:val="25"/>
        <w:widowControl/>
        <w:tabs>
          <w:tab w:val="left" w:pos="851"/>
          <w:tab w:val="left" w:pos="1418"/>
        </w:tabs>
        <w:adjustRightInd w:val="0"/>
        <w:snapToGrid w:val="0"/>
        <w:spacing w:line="400" w:lineRule="exact"/>
        <w:ind w:left="851" w:firstLine="0" w:firstLineChars="0"/>
        <w:rPr>
          <w:rFonts w:ascii="Arial" w:hAnsi="Arial" w:cs="Arial"/>
          <w:sz w:val="24"/>
        </w:rPr>
      </w:pPr>
      <w:r>
        <w:rPr>
          <w:rFonts w:ascii="Arial" w:hAnsi="Arial" w:cs="Arial"/>
          <w:sz w:val="24"/>
        </w:rPr>
        <w:t>如发送给</w:t>
      </w:r>
      <w:r>
        <w:rPr>
          <w:rFonts w:hint="eastAsia" w:ascii="Arial" w:hAnsi="Arial" w:cs="Arial"/>
          <w:color w:val="000000"/>
          <w:sz w:val="24"/>
        </w:rPr>
        <w:t>合肥鼎耘工业智能科技有限公司</w:t>
      </w:r>
      <w:r>
        <w:rPr>
          <w:rFonts w:ascii="Arial" w:hAnsi="Arial" w:cs="Arial"/>
          <w:sz w:val="24"/>
        </w:rPr>
        <w:t>：</w:t>
      </w:r>
    </w:p>
    <w:p w14:paraId="4D48A562">
      <w:pPr>
        <w:pStyle w:val="25"/>
        <w:widowControl/>
        <w:tabs>
          <w:tab w:val="left" w:pos="851"/>
          <w:tab w:val="left" w:pos="1418"/>
        </w:tabs>
        <w:adjustRightInd w:val="0"/>
        <w:snapToGrid w:val="0"/>
        <w:spacing w:line="400" w:lineRule="exact"/>
        <w:ind w:left="851" w:firstLine="0" w:firstLineChars="0"/>
        <w:rPr>
          <w:rFonts w:hint="default" w:ascii="Arial" w:hAnsi="Arial" w:eastAsia="宋体" w:cs="Arial"/>
          <w:sz w:val="24"/>
          <w:lang w:val="en-US" w:eastAsia="zh-CN"/>
        </w:rPr>
      </w:pPr>
      <w:r>
        <w:rPr>
          <w:rFonts w:ascii="Arial" w:hAnsi="Arial" w:cs="Arial"/>
          <w:sz w:val="24"/>
        </w:rPr>
        <w:t>地址：</w:t>
      </w:r>
      <w:r>
        <w:rPr>
          <w:rFonts w:hint="eastAsia" w:ascii="Arial" w:hAnsi="Arial" w:cs="Arial"/>
          <w:sz w:val="24"/>
          <w:lang w:val="en-US" w:eastAsia="zh-CN"/>
        </w:rPr>
        <w:t>安徽省合肥市蜀山区潜山南路188号蔚蓝商务港城市广场F幢2202</w:t>
      </w:r>
    </w:p>
    <w:p w14:paraId="7599EDE5">
      <w:pPr>
        <w:pStyle w:val="25"/>
        <w:widowControl/>
        <w:tabs>
          <w:tab w:val="left" w:pos="851"/>
          <w:tab w:val="left" w:pos="1418"/>
        </w:tabs>
        <w:adjustRightInd w:val="0"/>
        <w:snapToGrid w:val="0"/>
        <w:spacing w:line="400" w:lineRule="exact"/>
        <w:ind w:left="851" w:firstLine="0" w:firstLineChars="0"/>
        <w:rPr>
          <w:rFonts w:ascii="Arial" w:hAnsi="Arial" w:cs="Arial"/>
          <w:sz w:val="24"/>
        </w:rPr>
      </w:pPr>
      <w:r>
        <w:rPr>
          <w:rFonts w:ascii="Arial" w:hAnsi="Arial" w:cs="Arial"/>
          <w:sz w:val="24"/>
        </w:rPr>
        <w:t>电子邮箱：</w:t>
      </w:r>
      <w:r>
        <w:rPr>
          <w:rFonts w:hint="eastAsia" w:ascii="Arial" w:hAnsi="Arial" w:cs="Arial"/>
          <w:sz w:val="24"/>
        </w:rPr>
        <w:t>745171416@qq.com</w:t>
      </w:r>
    </w:p>
    <w:p w14:paraId="4282E5A9">
      <w:pPr>
        <w:pStyle w:val="25"/>
        <w:widowControl/>
        <w:tabs>
          <w:tab w:val="left" w:pos="851"/>
          <w:tab w:val="left" w:pos="1418"/>
        </w:tabs>
        <w:adjustRightInd w:val="0"/>
        <w:snapToGrid w:val="0"/>
        <w:spacing w:line="400" w:lineRule="exact"/>
        <w:ind w:left="851" w:firstLine="0" w:firstLineChars="0"/>
        <w:rPr>
          <w:rFonts w:hint="eastAsia" w:ascii="Arial" w:hAnsi="Arial" w:eastAsia="宋体" w:cs="Arial"/>
          <w:sz w:val="24"/>
          <w:lang w:val="en-US" w:eastAsia="zh-CN"/>
        </w:rPr>
      </w:pPr>
      <w:r>
        <w:rPr>
          <w:rFonts w:ascii="Arial" w:hAnsi="Arial" w:cs="Arial"/>
          <w:sz w:val="24"/>
        </w:rPr>
        <w:t>联系人：</w:t>
      </w:r>
      <w:r>
        <w:rPr>
          <w:rFonts w:hint="eastAsia" w:ascii="Arial" w:hAnsi="Arial" w:cs="Arial"/>
          <w:sz w:val="24"/>
          <w:lang w:val="en-US" w:eastAsia="zh-CN"/>
        </w:rPr>
        <w:t>李辉</w:t>
      </w:r>
    </w:p>
    <w:p w14:paraId="5DF1D362">
      <w:pPr>
        <w:pStyle w:val="25"/>
        <w:widowControl/>
        <w:tabs>
          <w:tab w:val="left" w:pos="851"/>
          <w:tab w:val="left" w:pos="1418"/>
        </w:tabs>
        <w:adjustRightInd w:val="0"/>
        <w:snapToGrid w:val="0"/>
        <w:spacing w:line="400" w:lineRule="exact"/>
        <w:ind w:left="851" w:firstLine="0" w:firstLineChars="0"/>
        <w:rPr>
          <w:rFonts w:ascii="Arial" w:hAnsi="Arial" w:cs="Arial"/>
          <w:sz w:val="24"/>
        </w:rPr>
      </w:pPr>
      <w:r>
        <w:rPr>
          <w:rFonts w:ascii="Arial" w:hAnsi="Arial" w:cs="Arial"/>
          <w:sz w:val="24"/>
        </w:rPr>
        <w:t>联系电话：</w:t>
      </w:r>
      <w:r>
        <w:rPr>
          <w:rFonts w:hint="eastAsia" w:ascii="Arial" w:hAnsi="Arial" w:cs="Arial"/>
          <w:sz w:val="24"/>
        </w:rPr>
        <w:t>15750767327</w:t>
      </w:r>
    </w:p>
    <w:p w14:paraId="3E48E95B">
      <w:pPr>
        <w:pStyle w:val="25"/>
        <w:widowControl/>
        <w:tabs>
          <w:tab w:val="left" w:pos="851"/>
          <w:tab w:val="left" w:pos="1418"/>
        </w:tabs>
        <w:adjustRightInd w:val="0"/>
        <w:snapToGrid w:val="0"/>
        <w:spacing w:line="400" w:lineRule="exact"/>
        <w:ind w:left="851" w:firstLine="0" w:firstLineChars="0"/>
        <w:rPr>
          <w:rFonts w:ascii="Arial" w:hAnsi="Arial" w:cs="Arial"/>
          <w:sz w:val="24"/>
        </w:rPr>
      </w:pPr>
      <w:r>
        <w:rPr>
          <w:rFonts w:ascii="Arial" w:hAnsi="Arial" w:cs="Arial"/>
          <w:sz w:val="24"/>
        </w:rPr>
        <w:t>如发送给</w:t>
      </w:r>
      <w:r>
        <w:rPr>
          <w:rFonts w:hint="eastAsia" w:ascii="Arial" w:hAnsi="Arial" w:cs="Arial"/>
          <w:sz w:val="24"/>
          <w:lang w:eastAsia="zh-CN"/>
        </w:rPr>
        <w:t>鼎耘投资发展（海南）有限公司</w:t>
      </w:r>
      <w:r>
        <w:rPr>
          <w:rFonts w:ascii="Arial" w:hAnsi="Arial" w:cs="Arial"/>
          <w:sz w:val="24"/>
        </w:rPr>
        <w:t>：</w:t>
      </w:r>
    </w:p>
    <w:p w14:paraId="6858C20D">
      <w:pPr>
        <w:pStyle w:val="25"/>
        <w:widowControl/>
        <w:tabs>
          <w:tab w:val="left" w:pos="851"/>
          <w:tab w:val="left" w:pos="1418"/>
        </w:tabs>
        <w:adjustRightInd w:val="0"/>
        <w:snapToGrid w:val="0"/>
        <w:spacing w:line="400" w:lineRule="exact"/>
        <w:ind w:left="851" w:firstLine="0" w:firstLineChars="0"/>
        <w:rPr>
          <w:rFonts w:ascii="Arial" w:hAnsi="Arial" w:cs="Arial"/>
          <w:sz w:val="24"/>
        </w:rPr>
      </w:pPr>
      <w:r>
        <w:rPr>
          <w:rFonts w:ascii="Arial" w:hAnsi="Arial" w:cs="Arial"/>
          <w:sz w:val="24"/>
        </w:rPr>
        <w:t>地址：</w:t>
      </w:r>
      <w:r>
        <w:rPr>
          <w:rFonts w:hint="eastAsia" w:ascii="Arial" w:hAnsi="Arial" w:cs="Arial"/>
          <w:sz w:val="24"/>
        </w:rPr>
        <w:t>北京市西城区荣丰2008小区1708</w:t>
      </w:r>
    </w:p>
    <w:p w14:paraId="4635C890">
      <w:pPr>
        <w:pStyle w:val="25"/>
        <w:widowControl/>
        <w:tabs>
          <w:tab w:val="left" w:pos="851"/>
          <w:tab w:val="left" w:pos="1418"/>
        </w:tabs>
        <w:adjustRightInd w:val="0"/>
        <w:snapToGrid w:val="0"/>
        <w:spacing w:line="400" w:lineRule="exact"/>
        <w:ind w:left="851" w:firstLine="0" w:firstLineChars="0"/>
        <w:rPr>
          <w:rFonts w:ascii="Arial" w:hAnsi="Arial" w:cs="Arial"/>
          <w:sz w:val="24"/>
        </w:rPr>
      </w:pPr>
      <w:r>
        <w:rPr>
          <w:rFonts w:ascii="Arial" w:hAnsi="Arial" w:cs="Arial"/>
          <w:sz w:val="24"/>
        </w:rPr>
        <w:t>电子邮箱：</w:t>
      </w:r>
      <w:r>
        <w:rPr>
          <w:rFonts w:hint="eastAsia" w:ascii="Arial" w:hAnsi="Arial" w:cs="Arial"/>
          <w:sz w:val="24"/>
        </w:rPr>
        <w:t>zhangli@dingyuncapital.com</w:t>
      </w:r>
    </w:p>
    <w:p w14:paraId="1E25CB1D">
      <w:pPr>
        <w:pStyle w:val="25"/>
        <w:widowControl/>
        <w:tabs>
          <w:tab w:val="left" w:pos="851"/>
          <w:tab w:val="left" w:pos="1418"/>
        </w:tabs>
        <w:adjustRightInd w:val="0"/>
        <w:snapToGrid w:val="0"/>
        <w:spacing w:line="400" w:lineRule="exact"/>
        <w:ind w:left="851" w:firstLine="0" w:firstLineChars="0"/>
        <w:rPr>
          <w:rFonts w:hint="eastAsia" w:ascii="Arial" w:hAnsi="Arial" w:eastAsia="宋体" w:cs="Arial"/>
          <w:sz w:val="24"/>
          <w:lang w:val="en-US" w:eastAsia="zh-CN"/>
        </w:rPr>
      </w:pPr>
      <w:r>
        <w:rPr>
          <w:rFonts w:ascii="Arial" w:hAnsi="Arial" w:cs="Arial"/>
          <w:sz w:val="24"/>
        </w:rPr>
        <w:t>联系人：</w:t>
      </w:r>
      <w:r>
        <w:rPr>
          <w:rFonts w:hint="eastAsia" w:ascii="Arial" w:hAnsi="Arial" w:cs="Arial"/>
          <w:sz w:val="24"/>
          <w:lang w:val="en-US" w:eastAsia="zh-CN"/>
        </w:rPr>
        <w:t>张丽</w:t>
      </w:r>
    </w:p>
    <w:p w14:paraId="57C6DD5E">
      <w:pPr>
        <w:pStyle w:val="25"/>
        <w:widowControl/>
        <w:tabs>
          <w:tab w:val="left" w:pos="851"/>
          <w:tab w:val="left" w:pos="1418"/>
        </w:tabs>
        <w:adjustRightInd w:val="0"/>
        <w:snapToGrid w:val="0"/>
        <w:spacing w:line="400" w:lineRule="exact"/>
        <w:ind w:left="851" w:firstLine="0" w:firstLineChars="0"/>
        <w:rPr>
          <w:rFonts w:ascii="Arial" w:hAnsi="Arial" w:cs="Arial"/>
          <w:sz w:val="24"/>
        </w:rPr>
      </w:pPr>
      <w:r>
        <w:rPr>
          <w:rFonts w:ascii="Arial" w:hAnsi="Arial" w:cs="Arial"/>
          <w:sz w:val="24"/>
        </w:rPr>
        <w:t>联系电话：</w:t>
      </w:r>
      <w:r>
        <w:rPr>
          <w:rFonts w:hint="eastAsia" w:ascii="Arial" w:hAnsi="Arial" w:cs="Arial"/>
          <w:sz w:val="24"/>
        </w:rPr>
        <w:t>15391935435</w:t>
      </w:r>
    </w:p>
    <w:p w14:paraId="430232FF">
      <w:pPr>
        <w:pStyle w:val="25"/>
        <w:widowControl/>
        <w:tabs>
          <w:tab w:val="left" w:pos="851"/>
          <w:tab w:val="left" w:pos="1418"/>
        </w:tabs>
        <w:adjustRightInd w:val="0"/>
        <w:snapToGrid w:val="0"/>
        <w:spacing w:line="400" w:lineRule="exact"/>
        <w:ind w:left="851" w:firstLine="0" w:firstLineChars="0"/>
        <w:rPr>
          <w:rFonts w:ascii="Arial" w:hAnsi="Arial" w:cs="Arial"/>
          <w:sz w:val="24"/>
        </w:rPr>
      </w:pPr>
      <w:r>
        <w:rPr>
          <w:rFonts w:ascii="Arial" w:hAnsi="Arial" w:cs="Arial"/>
          <w:sz w:val="24"/>
        </w:rPr>
        <w:t>如发送给国资方投资人：</w:t>
      </w:r>
    </w:p>
    <w:p w14:paraId="3A086DB6">
      <w:pPr>
        <w:pStyle w:val="25"/>
        <w:widowControl/>
        <w:tabs>
          <w:tab w:val="left" w:pos="851"/>
          <w:tab w:val="left" w:pos="1418"/>
        </w:tabs>
        <w:adjustRightInd w:val="0"/>
        <w:snapToGrid w:val="0"/>
        <w:spacing w:line="400" w:lineRule="exact"/>
        <w:ind w:left="851" w:firstLine="0" w:firstLineChars="0"/>
        <w:rPr>
          <w:rFonts w:ascii="Arial" w:hAnsi="Arial" w:cs="Arial"/>
          <w:sz w:val="24"/>
        </w:rPr>
      </w:pPr>
      <w:r>
        <w:rPr>
          <w:rFonts w:ascii="Arial" w:hAnsi="Arial" w:cs="Arial"/>
          <w:sz w:val="24"/>
        </w:rPr>
        <w:t>地址：</w:t>
      </w:r>
      <w:r>
        <w:rPr>
          <w:rFonts w:hint="eastAsia" w:ascii="Arial" w:hAnsi="Arial" w:cs="Arial"/>
          <w:sz w:val="24"/>
        </w:rPr>
        <w:t>安徽省合肥市长丰县双凤开发区魏武路与淮南北路交口北城控股集团</w:t>
      </w:r>
    </w:p>
    <w:p w14:paraId="5E4BFCC4">
      <w:pPr>
        <w:pStyle w:val="25"/>
        <w:widowControl/>
        <w:tabs>
          <w:tab w:val="left" w:pos="851"/>
          <w:tab w:val="left" w:pos="1418"/>
        </w:tabs>
        <w:adjustRightInd w:val="0"/>
        <w:snapToGrid w:val="0"/>
        <w:spacing w:line="400" w:lineRule="exact"/>
        <w:ind w:left="851" w:firstLine="0" w:firstLineChars="0"/>
        <w:rPr>
          <w:rFonts w:ascii="Arial" w:hAnsi="Arial" w:cs="Arial"/>
          <w:sz w:val="24"/>
        </w:rPr>
      </w:pPr>
      <w:r>
        <w:rPr>
          <w:rFonts w:ascii="Arial" w:hAnsi="Arial" w:cs="Arial"/>
          <w:sz w:val="24"/>
        </w:rPr>
        <w:t>电子邮箱：</w:t>
      </w:r>
      <w:r>
        <w:rPr>
          <w:rFonts w:hint="eastAsia" w:ascii="Arial" w:hAnsi="Arial" w:cs="Arial"/>
          <w:sz w:val="24"/>
        </w:rPr>
        <w:t>421233812@qq.com</w:t>
      </w:r>
    </w:p>
    <w:p w14:paraId="206B40E0">
      <w:pPr>
        <w:pStyle w:val="25"/>
        <w:widowControl/>
        <w:tabs>
          <w:tab w:val="left" w:pos="851"/>
          <w:tab w:val="left" w:pos="1418"/>
        </w:tabs>
        <w:adjustRightInd w:val="0"/>
        <w:snapToGrid w:val="0"/>
        <w:spacing w:line="400" w:lineRule="exact"/>
        <w:ind w:left="851" w:firstLine="0" w:firstLineChars="0"/>
        <w:rPr>
          <w:rFonts w:ascii="Arial" w:hAnsi="Arial" w:cs="Arial"/>
          <w:sz w:val="24"/>
        </w:rPr>
      </w:pPr>
      <w:r>
        <w:rPr>
          <w:rFonts w:ascii="Arial" w:hAnsi="Arial" w:cs="Arial"/>
          <w:sz w:val="24"/>
        </w:rPr>
        <w:t>联系人：</w:t>
      </w:r>
      <w:r>
        <w:rPr>
          <w:rFonts w:hint="eastAsia" w:ascii="Arial" w:hAnsi="Arial" w:cs="Arial"/>
          <w:sz w:val="24"/>
        </w:rPr>
        <w:t>唐昉</w:t>
      </w:r>
    </w:p>
    <w:p w14:paraId="76914610">
      <w:pPr>
        <w:pStyle w:val="25"/>
        <w:widowControl/>
        <w:tabs>
          <w:tab w:val="left" w:pos="851"/>
          <w:tab w:val="left" w:pos="1418"/>
        </w:tabs>
        <w:adjustRightInd w:val="0"/>
        <w:snapToGrid w:val="0"/>
        <w:spacing w:line="400" w:lineRule="exact"/>
        <w:ind w:left="851" w:firstLine="0" w:firstLineChars="0"/>
        <w:rPr>
          <w:rFonts w:ascii="Arial" w:hAnsi="Arial" w:cs="Arial"/>
          <w:sz w:val="24"/>
        </w:rPr>
      </w:pPr>
      <w:r>
        <w:rPr>
          <w:rFonts w:ascii="Arial" w:hAnsi="Arial" w:cs="Arial"/>
          <w:sz w:val="24"/>
        </w:rPr>
        <w:t>联系电话：</w:t>
      </w:r>
      <w:r>
        <w:rPr>
          <w:rFonts w:hint="eastAsia" w:ascii="Arial" w:hAnsi="Arial" w:cs="Arial"/>
          <w:sz w:val="24"/>
        </w:rPr>
        <w:t>0551-62728969</w:t>
      </w:r>
    </w:p>
    <w:p w14:paraId="1A67DD6A">
      <w:pPr>
        <w:pStyle w:val="25"/>
        <w:widowControl/>
        <w:numPr>
          <w:ilvl w:val="0"/>
          <w:numId w:val="75"/>
        </w:numPr>
        <w:tabs>
          <w:tab w:val="left" w:pos="851"/>
          <w:tab w:val="left" w:pos="1418"/>
        </w:tabs>
        <w:adjustRightInd w:val="0"/>
        <w:snapToGrid w:val="0"/>
        <w:spacing w:line="400" w:lineRule="exact"/>
        <w:ind w:left="851" w:hanging="851" w:firstLineChars="0"/>
        <w:rPr>
          <w:rFonts w:ascii="Arial" w:hAnsi="Arial" w:cs="Arial"/>
          <w:kern w:val="0"/>
          <w:sz w:val="24"/>
        </w:rPr>
      </w:pPr>
      <w:r>
        <w:rPr>
          <w:rFonts w:ascii="Arial" w:hAnsi="Arial" w:cs="Arial"/>
          <w:kern w:val="0"/>
          <w:sz w:val="24"/>
        </w:rPr>
        <w:t>任何有限合伙人可随时经向合伙企业及普通合伙人发出书面通知而变更其联系方法。普通合伙人和合伙企业可随时向有限合伙人发出书面通知而变更其联系方法。</w:t>
      </w:r>
    </w:p>
    <w:p w14:paraId="2F40B553">
      <w:pPr>
        <w:pStyle w:val="25"/>
        <w:widowControl/>
        <w:numPr>
          <w:ilvl w:val="0"/>
          <w:numId w:val="75"/>
        </w:numPr>
        <w:tabs>
          <w:tab w:val="left" w:pos="851"/>
          <w:tab w:val="left" w:pos="1418"/>
        </w:tabs>
        <w:adjustRightInd w:val="0"/>
        <w:snapToGrid w:val="0"/>
        <w:spacing w:line="400" w:lineRule="exact"/>
        <w:ind w:left="851" w:hanging="851" w:firstLineChars="0"/>
        <w:rPr>
          <w:rFonts w:ascii="Arial" w:hAnsi="Arial" w:cs="Arial"/>
          <w:sz w:val="24"/>
        </w:rPr>
      </w:pPr>
      <w:r>
        <w:rPr>
          <w:rFonts w:ascii="Arial" w:hAnsi="Arial" w:cs="Arial"/>
          <w:sz w:val="24"/>
        </w:rPr>
        <w:t>除非有证据证明其已提前收到，否则：</w:t>
      </w:r>
    </w:p>
    <w:p w14:paraId="55DFFD0F">
      <w:pPr>
        <w:pStyle w:val="25"/>
        <w:widowControl/>
        <w:numPr>
          <w:ilvl w:val="0"/>
          <w:numId w:val="76"/>
        </w:numPr>
        <w:tabs>
          <w:tab w:val="left" w:pos="1418"/>
        </w:tabs>
        <w:adjustRightInd w:val="0"/>
        <w:snapToGrid w:val="0"/>
        <w:spacing w:line="400" w:lineRule="exact"/>
        <w:ind w:left="1417" w:leftChars="406" w:hanging="564" w:hangingChars="235"/>
        <w:rPr>
          <w:rFonts w:ascii="Arial" w:hAnsi="Arial" w:cs="Arial"/>
          <w:kern w:val="0"/>
          <w:sz w:val="24"/>
        </w:rPr>
      </w:pPr>
      <w:r>
        <w:rPr>
          <w:rFonts w:ascii="Arial" w:hAnsi="Arial" w:cs="Arial"/>
          <w:kern w:val="0"/>
          <w:sz w:val="24"/>
        </w:rPr>
        <w:t>在派专人交付的情况下，通知于送至第</w:t>
      </w:r>
      <w:r>
        <w:rPr>
          <w:rFonts w:hint="eastAsia" w:ascii="Arial" w:hAnsi="Arial" w:cs="Arial"/>
          <w:kern w:val="0"/>
          <w:sz w:val="24"/>
        </w:rPr>
        <w:t>1</w:t>
      </w:r>
      <w:r>
        <w:rPr>
          <w:rFonts w:ascii="Arial" w:hAnsi="Arial" w:cs="Arial"/>
          <w:kern w:val="0"/>
          <w:sz w:val="24"/>
        </w:rPr>
        <w:t>5.1.1条所述的地址之时视为送达；</w:t>
      </w:r>
    </w:p>
    <w:p w14:paraId="336D9FEE">
      <w:pPr>
        <w:pStyle w:val="25"/>
        <w:widowControl/>
        <w:numPr>
          <w:ilvl w:val="0"/>
          <w:numId w:val="76"/>
        </w:numPr>
        <w:tabs>
          <w:tab w:val="left" w:pos="1418"/>
        </w:tabs>
        <w:adjustRightInd w:val="0"/>
        <w:snapToGrid w:val="0"/>
        <w:spacing w:line="400" w:lineRule="exact"/>
        <w:ind w:left="1417" w:leftChars="406" w:hanging="564" w:hangingChars="235"/>
        <w:rPr>
          <w:rFonts w:ascii="Arial" w:hAnsi="Arial" w:cs="Arial"/>
          <w:kern w:val="0"/>
          <w:sz w:val="24"/>
        </w:rPr>
      </w:pPr>
      <w:r>
        <w:rPr>
          <w:rFonts w:ascii="Arial" w:hAnsi="Arial" w:cs="Arial"/>
          <w:kern w:val="0"/>
          <w:sz w:val="24"/>
        </w:rPr>
        <w:t>在通过邮资预付的挂号邮件或快递发出的情况下，通知于邮寄后十(10)个工作日视为送达；</w:t>
      </w:r>
    </w:p>
    <w:p w14:paraId="38CFDCE3">
      <w:pPr>
        <w:pStyle w:val="25"/>
        <w:widowControl/>
        <w:numPr>
          <w:ilvl w:val="0"/>
          <w:numId w:val="76"/>
        </w:numPr>
        <w:tabs>
          <w:tab w:val="left" w:pos="1418"/>
        </w:tabs>
        <w:adjustRightInd w:val="0"/>
        <w:snapToGrid w:val="0"/>
        <w:spacing w:line="400" w:lineRule="exact"/>
        <w:ind w:left="1417" w:leftChars="406" w:hanging="564" w:hangingChars="235"/>
        <w:rPr>
          <w:rFonts w:ascii="Arial" w:hAnsi="Arial" w:cs="Arial"/>
          <w:kern w:val="0"/>
          <w:sz w:val="24"/>
        </w:rPr>
      </w:pPr>
      <w:r>
        <w:rPr>
          <w:rFonts w:hint="eastAsia" w:ascii="Arial" w:hAnsi="Arial" w:cs="Arial"/>
          <w:kern w:val="0"/>
          <w:sz w:val="24"/>
        </w:rPr>
        <w:t>在通过电子邮箱发送的情况下，通知于发送人电子邮箱系统显示发送成功时视为送达；</w:t>
      </w:r>
    </w:p>
    <w:p w14:paraId="7E2057F5">
      <w:pPr>
        <w:pStyle w:val="25"/>
        <w:widowControl/>
        <w:numPr>
          <w:ilvl w:val="0"/>
          <w:numId w:val="76"/>
        </w:numPr>
        <w:tabs>
          <w:tab w:val="left" w:pos="1418"/>
        </w:tabs>
        <w:adjustRightInd w:val="0"/>
        <w:snapToGrid w:val="0"/>
        <w:spacing w:line="400" w:lineRule="exact"/>
        <w:ind w:left="1417" w:leftChars="406" w:hanging="564" w:hangingChars="235"/>
        <w:rPr>
          <w:rFonts w:ascii="Arial" w:hAnsi="Arial" w:cs="Arial"/>
          <w:kern w:val="0"/>
          <w:sz w:val="24"/>
        </w:rPr>
      </w:pPr>
      <w:r>
        <w:rPr>
          <w:rFonts w:ascii="Arial" w:hAnsi="Arial" w:cs="Arial"/>
          <w:kern w:val="0"/>
          <w:sz w:val="24"/>
        </w:rPr>
        <w:t>在通过航空邮件邮寄的情况下，通知于邮寄后五(5)个工作日视为送达；及</w:t>
      </w:r>
    </w:p>
    <w:p w14:paraId="19175C86">
      <w:pPr>
        <w:pStyle w:val="25"/>
        <w:widowControl/>
        <w:numPr>
          <w:ilvl w:val="0"/>
          <w:numId w:val="76"/>
        </w:numPr>
        <w:tabs>
          <w:tab w:val="left" w:pos="1418"/>
        </w:tabs>
        <w:adjustRightInd w:val="0"/>
        <w:snapToGrid w:val="0"/>
        <w:spacing w:line="400" w:lineRule="exact"/>
        <w:ind w:left="1417" w:leftChars="406" w:hanging="564" w:hangingChars="235"/>
        <w:rPr>
          <w:rFonts w:ascii="Arial" w:hAnsi="Arial" w:cs="Arial"/>
          <w:kern w:val="0"/>
          <w:sz w:val="24"/>
        </w:rPr>
      </w:pPr>
      <w:r>
        <w:rPr>
          <w:rFonts w:ascii="Arial" w:hAnsi="Arial" w:cs="Arial"/>
          <w:kern w:val="0"/>
          <w:sz w:val="24"/>
        </w:rPr>
        <w:t>在以传真发送的情况下，通知于发件人传真机记录传输确认时视为送达。</w:t>
      </w:r>
    </w:p>
    <w:p w14:paraId="0F05829E">
      <w:pPr>
        <w:widowControl/>
        <w:numPr>
          <w:ilvl w:val="0"/>
          <w:numId w:val="74"/>
        </w:numPr>
        <w:tabs>
          <w:tab w:val="left" w:pos="851"/>
        </w:tabs>
        <w:adjustRightInd w:val="0"/>
        <w:snapToGrid w:val="0"/>
        <w:spacing w:line="400" w:lineRule="exact"/>
        <w:ind w:left="902" w:hanging="902"/>
        <w:outlineLvl w:val="1"/>
        <w:rPr>
          <w:rFonts w:ascii="Arial" w:hAnsi="Arial" w:cs="Arial"/>
          <w:b/>
          <w:sz w:val="24"/>
        </w:rPr>
      </w:pPr>
      <w:bookmarkStart w:id="71" w:name="_Toc199487279"/>
      <w:r>
        <w:rPr>
          <w:rFonts w:ascii="Arial" w:hAnsi="Arial" w:cs="Arial"/>
          <w:b/>
          <w:sz w:val="24"/>
        </w:rPr>
        <w:t>保密</w:t>
      </w:r>
      <w:bookmarkEnd w:id="71"/>
    </w:p>
    <w:p w14:paraId="0925242F">
      <w:pPr>
        <w:pStyle w:val="25"/>
        <w:widowControl/>
        <w:numPr>
          <w:ilvl w:val="0"/>
          <w:numId w:val="77"/>
        </w:numPr>
        <w:tabs>
          <w:tab w:val="left" w:pos="851"/>
          <w:tab w:val="left" w:pos="1418"/>
        </w:tabs>
        <w:adjustRightInd w:val="0"/>
        <w:snapToGrid w:val="0"/>
        <w:spacing w:line="400" w:lineRule="exact"/>
        <w:ind w:left="851" w:hanging="851" w:firstLineChars="0"/>
        <w:rPr>
          <w:rFonts w:ascii="Arial" w:hAnsi="Arial" w:cs="Arial"/>
          <w:kern w:val="0"/>
          <w:sz w:val="24"/>
        </w:rPr>
      </w:pPr>
      <w:r>
        <w:rPr>
          <w:rFonts w:ascii="Arial" w:hAnsi="Arial" w:cs="Arial"/>
          <w:kern w:val="0"/>
          <w:sz w:val="24"/>
        </w:rPr>
        <w:t>未经执行事务合伙人事先书面同意，各合伙人不得就执行事务合伙人或其任何关联方或者合伙企业向其提供的如下信息向任何第三人进行披露：本协议、本协议提及的任何其它协议、合伙企业的财务报表及其他信息、任何被投项目的信息（统称“保密信息”），但是以下情况除外：</w:t>
      </w:r>
    </w:p>
    <w:p w14:paraId="7320789D">
      <w:pPr>
        <w:pStyle w:val="25"/>
        <w:widowControl/>
        <w:numPr>
          <w:ilvl w:val="0"/>
          <w:numId w:val="78"/>
        </w:numPr>
        <w:tabs>
          <w:tab w:val="left" w:pos="1418"/>
        </w:tabs>
        <w:adjustRightInd w:val="0"/>
        <w:snapToGrid w:val="0"/>
        <w:spacing w:line="400" w:lineRule="exact"/>
        <w:ind w:left="1417" w:leftChars="406" w:hanging="564" w:hangingChars="235"/>
        <w:rPr>
          <w:rFonts w:ascii="Arial" w:hAnsi="Arial" w:cs="Arial"/>
          <w:kern w:val="0"/>
          <w:sz w:val="24"/>
        </w:rPr>
      </w:pPr>
      <w:r>
        <w:rPr>
          <w:rFonts w:ascii="Arial" w:hAnsi="Arial" w:cs="Arial"/>
          <w:kern w:val="0"/>
          <w:sz w:val="24"/>
        </w:rPr>
        <w:tab/>
      </w:r>
      <w:r>
        <w:rPr>
          <w:rFonts w:ascii="Arial" w:hAnsi="Arial" w:cs="Arial"/>
          <w:kern w:val="0"/>
          <w:sz w:val="24"/>
        </w:rPr>
        <w:t>非因该合伙人或其任何代理人违反本条的约定而已被公众所知的信息；</w:t>
      </w:r>
    </w:p>
    <w:p w14:paraId="39D3C063">
      <w:pPr>
        <w:pStyle w:val="25"/>
        <w:widowControl/>
        <w:numPr>
          <w:ilvl w:val="0"/>
          <w:numId w:val="78"/>
        </w:numPr>
        <w:tabs>
          <w:tab w:val="left" w:pos="1418"/>
        </w:tabs>
        <w:adjustRightInd w:val="0"/>
        <w:snapToGrid w:val="0"/>
        <w:spacing w:line="400" w:lineRule="exact"/>
        <w:ind w:left="1417" w:leftChars="406" w:hanging="564" w:hangingChars="235"/>
        <w:rPr>
          <w:rFonts w:ascii="Arial" w:hAnsi="Arial" w:cs="Arial"/>
          <w:kern w:val="0"/>
          <w:sz w:val="24"/>
        </w:rPr>
      </w:pPr>
      <w:r>
        <w:rPr>
          <w:rFonts w:ascii="Arial" w:hAnsi="Arial" w:cs="Arial"/>
          <w:kern w:val="0"/>
          <w:sz w:val="24"/>
        </w:rPr>
        <w:tab/>
      </w:r>
      <w:r>
        <w:rPr>
          <w:rFonts w:ascii="Arial" w:hAnsi="Arial" w:cs="Arial"/>
          <w:kern w:val="0"/>
          <w:sz w:val="24"/>
        </w:rPr>
        <w:t>该合伙人因履行适用法律下的法定义务或为履行具有管辖权的任何法院、监管机构或其他政府部门作出的具有约束力的判决、命令或要求，或在任何法律程序中必须提供的信息；</w:t>
      </w:r>
    </w:p>
    <w:p w14:paraId="7A6B0F52">
      <w:pPr>
        <w:pStyle w:val="25"/>
        <w:widowControl/>
        <w:numPr>
          <w:ilvl w:val="0"/>
          <w:numId w:val="78"/>
        </w:numPr>
        <w:tabs>
          <w:tab w:val="left" w:pos="1418"/>
        </w:tabs>
        <w:adjustRightInd w:val="0"/>
        <w:snapToGrid w:val="0"/>
        <w:spacing w:line="400" w:lineRule="exact"/>
        <w:ind w:left="1417" w:leftChars="406" w:hanging="564" w:hangingChars="235"/>
        <w:rPr>
          <w:rFonts w:ascii="Arial" w:hAnsi="Arial" w:cs="Arial"/>
          <w:kern w:val="0"/>
          <w:sz w:val="24"/>
        </w:rPr>
      </w:pPr>
      <w:r>
        <w:rPr>
          <w:rFonts w:ascii="Arial" w:hAnsi="Arial" w:cs="Arial"/>
          <w:kern w:val="0"/>
          <w:sz w:val="24"/>
        </w:rPr>
        <w:tab/>
      </w:r>
      <w:r>
        <w:rPr>
          <w:rFonts w:ascii="Arial" w:hAnsi="Arial" w:cs="Arial"/>
          <w:kern w:val="0"/>
          <w:sz w:val="24"/>
        </w:rPr>
        <w:t>向其高管、雇员和专业顾问或投资人披露的信息（包括该合伙人的审计师和法律顾问），并且该等人士已书面保证遵守该合伙人在本协议下的保密义务；或</w:t>
      </w:r>
    </w:p>
    <w:p w14:paraId="4CA0B920">
      <w:pPr>
        <w:pStyle w:val="25"/>
        <w:widowControl/>
        <w:numPr>
          <w:ilvl w:val="0"/>
          <w:numId w:val="78"/>
        </w:numPr>
        <w:tabs>
          <w:tab w:val="left" w:pos="1418"/>
        </w:tabs>
        <w:adjustRightInd w:val="0"/>
        <w:snapToGrid w:val="0"/>
        <w:spacing w:line="400" w:lineRule="exact"/>
        <w:ind w:left="1417" w:leftChars="406" w:hanging="564" w:hangingChars="235"/>
        <w:rPr>
          <w:rFonts w:ascii="Arial" w:hAnsi="Arial" w:cs="Arial"/>
          <w:kern w:val="0"/>
          <w:sz w:val="24"/>
        </w:rPr>
      </w:pPr>
      <w:r>
        <w:rPr>
          <w:rFonts w:ascii="Arial" w:hAnsi="Arial" w:cs="Arial"/>
          <w:kern w:val="0"/>
          <w:sz w:val="24"/>
        </w:rPr>
        <w:tab/>
      </w:r>
      <w:r>
        <w:rPr>
          <w:rFonts w:ascii="Arial" w:hAnsi="Arial" w:cs="Arial"/>
          <w:kern w:val="0"/>
          <w:sz w:val="24"/>
        </w:rPr>
        <w:t>应具有适当管辖权之监管机构的要求而提供或披露的信息。</w:t>
      </w:r>
    </w:p>
    <w:p w14:paraId="3FCFA64B">
      <w:pPr>
        <w:pStyle w:val="25"/>
        <w:widowControl/>
        <w:numPr>
          <w:ilvl w:val="0"/>
          <w:numId w:val="77"/>
        </w:numPr>
        <w:tabs>
          <w:tab w:val="left" w:pos="851"/>
          <w:tab w:val="left" w:pos="1418"/>
        </w:tabs>
        <w:adjustRightInd w:val="0"/>
        <w:snapToGrid w:val="0"/>
        <w:spacing w:line="400" w:lineRule="exact"/>
        <w:ind w:left="851" w:hanging="851" w:firstLineChars="0"/>
        <w:rPr>
          <w:rFonts w:ascii="Arial" w:hAnsi="Arial" w:cs="Arial"/>
          <w:kern w:val="0"/>
          <w:sz w:val="24"/>
        </w:rPr>
      </w:pPr>
      <w:r>
        <w:rPr>
          <w:rFonts w:ascii="Arial" w:hAnsi="Arial" w:cs="Arial"/>
          <w:kern w:val="0"/>
          <w:sz w:val="24"/>
        </w:rPr>
        <w:t>依据本条约定而披露信息的合伙人须在适用法律法规许可的范围内尽快通知执行事务合伙人，以便执行事务合伙人有足够时间采取其认为必要的合理措施。</w:t>
      </w:r>
    </w:p>
    <w:p w14:paraId="76BDE4FA">
      <w:pPr>
        <w:widowControl/>
        <w:numPr>
          <w:ilvl w:val="0"/>
          <w:numId w:val="74"/>
        </w:numPr>
        <w:tabs>
          <w:tab w:val="left" w:pos="851"/>
        </w:tabs>
        <w:adjustRightInd w:val="0"/>
        <w:snapToGrid w:val="0"/>
        <w:spacing w:line="400" w:lineRule="exact"/>
        <w:ind w:left="902" w:hanging="902"/>
        <w:outlineLvl w:val="1"/>
        <w:rPr>
          <w:rFonts w:ascii="Arial" w:hAnsi="Arial" w:cs="Arial"/>
          <w:b/>
          <w:sz w:val="24"/>
        </w:rPr>
      </w:pPr>
      <w:bookmarkStart w:id="72" w:name="_Toc199487280"/>
      <w:r>
        <w:rPr>
          <w:rFonts w:ascii="Arial" w:hAnsi="Arial" w:cs="Arial"/>
          <w:b/>
          <w:sz w:val="24"/>
        </w:rPr>
        <w:t>协议生效</w:t>
      </w:r>
      <w:bookmarkEnd w:id="72"/>
    </w:p>
    <w:p w14:paraId="214F130B">
      <w:pPr>
        <w:pStyle w:val="25"/>
        <w:numPr>
          <w:ilvl w:val="0"/>
          <w:numId w:val="79"/>
        </w:numPr>
        <w:spacing w:line="400" w:lineRule="exact"/>
        <w:ind w:firstLineChars="0"/>
        <w:rPr>
          <w:rFonts w:ascii="Arial" w:hAnsi="Arial" w:cs="Arial"/>
          <w:sz w:val="24"/>
        </w:rPr>
      </w:pPr>
      <w:r>
        <w:rPr>
          <w:rFonts w:ascii="Arial" w:hAnsi="Arial" w:cs="Arial"/>
          <w:sz w:val="24"/>
        </w:rPr>
        <w:t>本协议经各方法定代表人或其授权代表签署并加盖公章后生效。</w:t>
      </w:r>
    </w:p>
    <w:p w14:paraId="2DB59D4F">
      <w:pPr>
        <w:widowControl/>
        <w:numPr>
          <w:ilvl w:val="0"/>
          <w:numId w:val="74"/>
        </w:numPr>
        <w:tabs>
          <w:tab w:val="left" w:pos="851"/>
        </w:tabs>
        <w:adjustRightInd w:val="0"/>
        <w:snapToGrid w:val="0"/>
        <w:spacing w:line="400" w:lineRule="exact"/>
        <w:ind w:left="902" w:hanging="902"/>
        <w:outlineLvl w:val="1"/>
        <w:rPr>
          <w:rFonts w:ascii="Arial" w:hAnsi="Arial" w:cs="Arial"/>
          <w:b/>
          <w:sz w:val="24"/>
        </w:rPr>
      </w:pPr>
      <w:bookmarkStart w:id="73" w:name="_Toc121398779"/>
      <w:bookmarkStart w:id="74" w:name="_Toc199487281"/>
      <w:bookmarkStart w:id="75" w:name="_Toc361224291"/>
      <w:bookmarkStart w:id="76" w:name="_Toc285832747"/>
      <w:bookmarkStart w:id="77" w:name="_Toc363034604"/>
      <w:bookmarkStart w:id="78" w:name="_Toc285832749"/>
      <w:bookmarkStart w:id="79" w:name="_Toc121398780"/>
      <w:bookmarkStart w:id="80" w:name="_Toc361224293"/>
      <w:bookmarkStart w:id="81" w:name="_Toc363034606"/>
      <w:r>
        <w:rPr>
          <w:rFonts w:ascii="Arial" w:hAnsi="Arial" w:cs="Arial"/>
          <w:b/>
          <w:sz w:val="24"/>
        </w:rPr>
        <w:t>全部协议</w:t>
      </w:r>
      <w:bookmarkEnd w:id="73"/>
      <w:bookmarkEnd w:id="74"/>
    </w:p>
    <w:p w14:paraId="4C3C2758">
      <w:pPr>
        <w:pStyle w:val="25"/>
        <w:numPr>
          <w:ilvl w:val="0"/>
          <w:numId w:val="80"/>
        </w:numPr>
        <w:spacing w:line="400" w:lineRule="exact"/>
        <w:ind w:left="851" w:hanging="851" w:firstLineChars="0"/>
        <w:rPr>
          <w:rFonts w:ascii="Arial" w:hAnsi="Arial" w:cs="Arial"/>
          <w:sz w:val="24"/>
        </w:rPr>
      </w:pPr>
      <w:r>
        <w:rPr>
          <w:rFonts w:ascii="Arial" w:hAnsi="Arial" w:cs="Arial"/>
          <w:sz w:val="24"/>
        </w:rPr>
        <w:t>本协议构成相关各方之间的全部协议并取代该等相关方先前达成的所有关于合伙企业设立、出资、运营、管理等的书面或口头的约定、协议、承诺或备忘录。</w:t>
      </w:r>
    </w:p>
    <w:bookmarkEnd w:id="75"/>
    <w:bookmarkEnd w:id="76"/>
    <w:bookmarkEnd w:id="77"/>
    <w:p w14:paraId="2670A448">
      <w:pPr>
        <w:widowControl/>
        <w:numPr>
          <w:ilvl w:val="0"/>
          <w:numId w:val="74"/>
        </w:numPr>
        <w:tabs>
          <w:tab w:val="left" w:pos="851"/>
        </w:tabs>
        <w:adjustRightInd w:val="0"/>
        <w:snapToGrid w:val="0"/>
        <w:spacing w:line="400" w:lineRule="exact"/>
        <w:ind w:left="902" w:hanging="902"/>
        <w:outlineLvl w:val="1"/>
        <w:rPr>
          <w:rFonts w:ascii="Arial" w:hAnsi="Arial" w:cs="Arial"/>
          <w:b/>
          <w:sz w:val="24"/>
        </w:rPr>
      </w:pPr>
      <w:bookmarkStart w:id="82" w:name="_Toc199487282"/>
      <w:r>
        <w:rPr>
          <w:rFonts w:ascii="Arial" w:hAnsi="Arial" w:cs="Arial"/>
          <w:b/>
          <w:sz w:val="24"/>
        </w:rPr>
        <w:t>可分割性</w:t>
      </w:r>
      <w:bookmarkEnd w:id="78"/>
      <w:bookmarkEnd w:id="79"/>
      <w:bookmarkEnd w:id="80"/>
      <w:bookmarkEnd w:id="81"/>
      <w:bookmarkEnd w:id="82"/>
    </w:p>
    <w:p w14:paraId="40CDB5EE">
      <w:pPr>
        <w:pStyle w:val="25"/>
        <w:numPr>
          <w:ilvl w:val="0"/>
          <w:numId w:val="81"/>
        </w:numPr>
        <w:spacing w:line="400" w:lineRule="exact"/>
        <w:ind w:left="851" w:hanging="851" w:firstLineChars="0"/>
        <w:rPr>
          <w:rFonts w:ascii="Arial" w:hAnsi="Arial" w:cs="Arial"/>
          <w:sz w:val="24"/>
        </w:rPr>
      </w:pPr>
      <w:r>
        <w:rPr>
          <w:rFonts w:ascii="Arial" w:hAnsi="Arial" w:cs="Arial"/>
          <w:sz w:val="24"/>
        </w:rPr>
        <w:t>如本协议的任何条款</w:t>
      </w:r>
      <w:bookmarkStart w:id="83" w:name="_DV_C2391"/>
      <w:r>
        <w:rPr>
          <w:rFonts w:ascii="Arial" w:hAnsi="Arial" w:cs="Arial"/>
          <w:sz w:val="24"/>
        </w:rPr>
        <w:t>因任何原因无效、不可执行或对某一方不可执行，不应影响其他条款的效力及执行力</w:t>
      </w:r>
      <w:bookmarkEnd w:id="83"/>
      <w:r>
        <w:rPr>
          <w:rFonts w:ascii="Arial" w:hAnsi="Arial" w:cs="Arial"/>
          <w:sz w:val="24"/>
        </w:rPr>
        <w:t>。经各方诚意磋商后，该等无效或不可执行的条款可以被最接近各方原始意图、有效且可执行的条款所取代。</w:t>
      </w:r>
    </w:p>
    <w:p w14:paraId="35798D2F">
      <w:pPr>
        <w:widowControl/>
        <w:numPr>
          <w:ilvl w:val="0"/>
          <w:numId w:val="74"/>
        </w:numPr>
        <w:tabs>
          <w:tab w:val="left" w:pos="851"/>
        </w:tabs>
        <w:adjustRightInd w:val="0"/>
        <w:snapToGrid w:val="0"/>
        <w:spacing w:line="400" w:lineRule="exact"/>
        <w:ind w:left="902" w:hanging="902"/>
        <w:outlineLvl w:val="1"/>
        <w:rPr>
          <w:rFonts w:ascii="Arial" w:hAnsi="Arial" w:cs="Arial"/>
          <w:b/>
          <w:sz w:val="24"/>
        </w:rPr>
      </w:pPr>
      <w:bookmarkStart w:id="84" w:name="_Toc121398781"/>
      <w:bookmarkStart w:id="85" w:name="_Toc199487283"/>
      <w:bookmarkStart w:id="86" w:name="_Toc361224294"/>
      <w:bookmarkStart w:id="87" w:name="_Toc363034607"/>
      <w:bookmarkStart w:id="88" w:name="_Toc285832750"/>
      <w:r>
        <w:rPr>
          <w:rFonts w:ascii="Arial" w:hAnsi="Arial" w:cs="Arial"/>
          <w:b/>
          <w:sz w:val="24"/>
        </w:rPr>
        <w:t>弃权</w:t>
      </w:r>
      <w:bookmarkEnd w:id="84"/>
      <w:bookmarkEnd w:id="85"/>
      <w:bookmarkEnd w:id="86"/>
      <w:bookmarkEnd w:id="87"/>
      <w:bookmarkEnd w:id="88"/>
    </w:p>
    <w:p w14:paraId="4533C36A">
      <w:pPr>
        <w:pStyle w:val="25"/>
        <w:numPr>
          <w:ilvl w:val="0"/>
          <w:numId w:val="82"/>
        </w:numPr>
        <w:spacing w:line="400" w:lineRule="exact"/>
        <w:ind w:left="851" w:hanging="851" w:firstLineChars="0"/>
        <w:rPr>
          <w:rFonts w:ascii="Arial" w:hAnsi="Arial" w:cs="Arial"/>
          <w:sz w:val="24"/>
        </w:rPr>
      </w:pPr>
      <w:r>
        <w:rPr>
          <w:rFonts w:ascii="Arial" w:hAnsi="Arial" w:cs="Arial"/>
          <w:sz w:val="24"/>
        </w:rPr>
        <w:t>合伙人未能行使或迟延行使权利不构成对该权利的放弃。任何权利的单独或部分行使不构成对该权利的进一步行使或其他权利的行使的排除。本协议约定的权利与救济可以累积，且不排除法律规定的其他任何权利或救济。</w:t>
      </w:r>
    </w:p>
    <w:p w14:paraId="25D0DC0F">
      <w:pPr>
        <w:widowControl/>
        <w:numPr>
          <w:ilvl w:val="0"/>
          <w:numId w:val="74"/>
        </w:numPr>
        <w:tabs>
          <w:tab w:val="left" w:pos="851"/>
        </w:tabs>
        <w:adjustRightInd w:val="0"/>
        <w:snapToGrid w:val="0"/>
        <w:spacing w:line="400" w:lineRule="exact"/>
        <w:ind w:left="902" w:hanging="902"/>
        <w:outlineLvl w:val="1"/>
        <w:rPr>
          <w:rFonts w:ascii="Arial" w:hAnsi="Arial" w:cs="Arial"/>
          <w:b/>
          <w:sz w:val="24"/>
        </w:rPr>
      </w:pPr>
      <w:bookmarkStart w:id="89" w:name="_Toc199487284"/>
      <w:r>
        <w:rPr>
          <w:rFonts w:ascii="Arial" w:hAnsi="Arial" w:cs="Arial"/>
          <w:b/>
          <w:sz w:val="24"/>
        </w:rPr>
        <w:t>简版合伙协议</w:t>
      </w:r>
      <w:bookmarkEnd w:id="89"/>
    </w:p>
    <w:p w14:paraId="00830016">
      <w:pPr>
        <w:pStyle w:val="25"/>
        <w:widowControl/>
        <w:numPr>
          <w:ilvl w:val="0"/>
          <w:numId w:val="83"/>
        </w:numPr>
        <w:tabs>
          <w:tab w:val="left" w:pos="851"/>
          <w:tab w:val="left" w:pos="1418"/>
        </w:tabs>
        <w:adjustRightInd w:val="0"/>
        <w:snapToGrid w:val="0"/>
        <w:spacing w:line="400" w:lineRule="exact"/>
        <w:ind w:left="851" w:hanging="851" w:firstLineChars="0"/>
        <w:rPr>
          <w:rFonts w:ascii="Arial" w:hAnsi="Arial" w:cs="Arial"/>
          <w:sz w:val="24"/>
        </w:rPr>
      </w:pPr>
      <w:r>
        <w:rPr>
          <w:rFonts w:ascii="Arial" w:hAnsi="Arial" w:cs="Arial"/>
          <w:sz w:val="24"/>
        </w:rPr>
        <w:t>全体合伙人同意按照合伙企业登记机关的要求，在本合伙协议基础上制定报送工商备案使用的合伙协议备案版（如需要）。备案版与本合伙协议的内容如有不一致之处，以本合伙协议约定为准。</w:t>
      </w:r>
    </w:p>
    <w:p w14:paraId="41E2793D">
      <w:pPr>
        <w:widowControl/>
        <w:numPr>
          <w:ilvl w:val="0"/>
          <w:numId w:val="74"/>
        </w:numPr>
        <w:tabs>
          <w:tab w:val="left" w:pos="851"/>
        </w:tabs>
        <w:adjustRightInd w:val="0"/>
        <w:snapToGrid w:val="0"/>
        <w:spacing w:line="400" w:lineRule="exact"/>
        <w:ind w:left="902" w:hanging="902"/>
        <w:outlineLvl w:val="1"/>
        <w:rPr>
          <w:rFonts w:ascii="Arial" w:hAnsi="Arial" w:cs="Arial"/>
          <w:b/>
          <w:sz w:val="24"/>
        </w:rPr>
      </w:pPr>
      <w:bookmarkStart w:id="90" w:name="_Toc199487285"/>
      <w:r>
        <w:rPr>
          <w:rFonts w:ascii="Arial" w:hAnsi="Arial" w:cs="Arial"/>
          <w:b/>
          <w:sz w:val="24"/>
        </w:rPr>
        <w:t>协议的修改和补充</w:t>
      </w:r>
      <w:bookmarkEnd w:id="90"/>
      <w:r>
        <w:rPr>
          <w:rFonts w:hint="eastAsia" w:ascii="Arial" w:hAnsi="Arial" w:cs="Arial"/>
          <w:b/>
          <w:sz w:val="24"/>
        </w:rPr>
        <w:t>、</w:t>
      </w:r>
      <w:r>
        <w:rPr>
          <w:rFonts w:ascii="Arial" w:hAnsi="Arial" w:cs="Arial"/>
          <w:b/>
          <w:sz w:val="24"/>
        </w:rPr>
        <w:t>终止</w:t>
      </w:r>
    </w:p>
    <w:p w14:paraId="728E6A50">
      <w:pPr>
        <w:pStyle w:val="25"/>
        <w:widowControl/>
        <w:numPr>
          <w:ilvl w:val="0"/>
          <w:numId w:val="84"/>
        </w:numPr>
        <w:tabs>
          <w:tab w:val="left" w:pos="851"/>
          <w:tab w:val="left" w:pos="1418"/>
        </w:tabs>
        <w:adjustRightInd w:val="0"/>
        <w:snapToGrid w:val="0"/>
        <w:spacing w:line="400" w:lineRule="exact"/>
        <w:ind w:firstLineChars="0"/>
        <w:rPr>
          <w:rFonts w:ascii="Arial" w:hAnsi="Arial" w:cs="Arial"/>
          <w:sz w:val="24"/>
        </w:rPr>
      </w:pPr>
      <w:r>
        <w:rPr>
          <w:rFonts w:ascii="Arial" w:hAnsi="Arial" w:cs="Arial"/>
          <w:sz w:val="24"/>
        </w:rPr>
        <w:t>除本协议另有约定外，全体合伙人协商一致可以修改</w:t>
      </w:r>
      <w:r>
        <w:rPr>
          <w:rFonts w:hint="eastAsia" w:ascii="Arial" w:hAnsi="Arial" w:cs="Arial"/>
          <w:sz w:val="24"/>
        </w:rPr>
        <w:t>、</w:t>
      </w:r>
      <w:r>
        <w:rPr>
          <w:rFonts w:ascii="Arial" w:hAnsi="Arial" w:cs="Arial"/>
          <w:sz w:val="24"/>
        </w:rPr>
        <w:t>补充</w:t>
      </w:r>
      <w:r>
        <w:rPr>
          <w:rFonts w:hint="eastAsia" w:ascii="Arial" w:hAnsi="Arial" w:cs="Arial"/>
          <w:sz w:val="24"/>
        </w:rPr>
        <w:t>或者</w:t>
      </w:r>
      <w:r>
        <w:rPr>
          <w:rFonts w:ascii="Arial" w:hAnsi="Arial" w:cs="Arial"/>
          <w:sz w:val="24"/>
        </w:rPr>
        <w:t>终止本协议。</w:t>
      </w:r>
    </w:p>
    <w:p w14:paraId="34D98FD5">
      <w:pPr>
        <w:widowControl/>
        <w:numPr>
          <w:ilvl w:val="0"/>
          <w:numId w:val="74"/>
        </w:numPr>
        <w:tabs>
          <w:tab w:val="left" w:pos="851"/>
        </w:tabs>
        <w:adjustRightInd w:val="0"/>
        <w:snapToGrid w:val="0"/>
        <w:spacing w:line="400" w:lineRule="exact"/>
        <w:ind w:left="902" w:hanging="902"/>
        <w:outlineLvl w:val="1"/>
        <w:rPr>
          <w:rFonts w:ascii="Arial" w:hAnsi="Arial" w:cs="Arial"/>
          <w:b/>
          <w:sz w:val="24"/>
        </w:rPr>
      </w:pPr>
      <w:bookmarkStart w:id="91" w:name="_Toc199487286"/>
      <w:r>
        <w:rPr>
          <w:rFonts w:ascii="Arial" w:hAnsi="Arial" w:cs="Arial"/>
          <w:b/>
          <w:sz w:val="24"/>
        </w:rPr>
        <w:t>其他</w:t>
      </w:r>
      <w:bookmarkEnd w:id="91"/>
    </w:p>
    <w:p w14:paraId="7255EFC7">
      <w:pPr>
        <w:pStyle w:val="25"/>
        <w:widowControl/>
        <w:numPr>
          <w:ilvl w:val="0"/>
          <w:numId w:val="85"/>
        </w:numPr>
        <w:tabs>
          <w:tab w:val="left" w:pos="851"/>
          <w:tab w:val="left" w:pos="1418"/>
        </w:tabs>
        <w:adjustRightInd w:val="0"/>
        <w:snapToGrid w:val="0"/>
        <w:spacing w:line="400" w:lineRule="exact"/>
        <w:ind w:left="851" w:hanging="851" w:firstLineChars="0"/>
        <w:rPr>
          <w:rFonts w:ascii="Arial" w:hAnsi="Arial" w:cs="Arial"/>
          <w:sz w:val="24"/>
        </w:rPr>
      </w:pPr>
      <w:r>
        <w:rPr>
          <w:rFonts w:ascii="Arial" w:hAnsi="Arial" w:cs="Arial"/>
          <w:sz w:val="24"/>
        </w:rPr>
        <w:t>在本协议中所载的各部分的标题只是为了方便参考和索引之用，并非以任何方式界定、限定或扩展或描述本协议的范围或本协议任何条文的意图。</w:t>
      </w:r>
    </w:p>
    <w:p w14:paraId="4A18B1D1">
      <w:pPr>
        <w:pStyle w:val="25"/>
        <w:widowControl/>
        <w:numPr>
          <w:ilvl w:val="0"/>
          <w:numId w:val="85"/>
        </w:numPr>
        <w:tabs>
          <w:tab w:val="left" w:pos="851"/>
          <w:tab w:val="left" w:pos="1418"/>
        </w:tabs>
        <w:adjustRightInd w:val="0"/>
        <w:snapToGrid w:val="0"/>
        <w:spacing w:line="400" w:lineRule="exact"/>
        <w:ind w:left="851" w:hanging="851" w:firstLineChars="0"/>
        <w:rPr>
          <w:rFonts w:ascii="Arial" w:hAnsi="Arial" w:cs="Arial"/>
          <w:sz w:val="24"/>
        </w:rPr>
      </w:pPr>
      <w:r>
        <w:rPr>
          <w:rFonts w:ascii="Arial" w:hAnsi="Arial" w:cs="Arial"/>
          <w:sz w:val="24"/>
        </w:rPr>
        <w:t>提及各方、条款及附件时系分别指本协议的各方、条款及附件。</w:t>
      </w:r>
    </w:p>
    <w:p w14:paraId="5AAE2968">
      <w:pPr>
        <w:pStyle w:val="25"/>
        <w:widowControl/>
        <w:numPr>
          <w:ilvl w:val="0"/>
          <w:numId w:val="85"/>
        </w:numPr>
        <w:tabs>
          <w:tab w:val="left" w:pos="851"/>
          <w:tab w:val="left" w:pos="1418"/>
        </w:tabs>
        <w:adjustRightInd w:val="0"/>
        <w:snapToGrid w:val="0"/>
        <w:spacing w:line="400" w:lineRule="exact"/>
        <w:ind w:left="851" w:hanging="851" w:firstLineChars="0"/>
        <w:rPr>
          <w:rFonts w:ascii="Arial" w:hAnsi="Arial" w:cs="Arial"/>
          <w:sz w:val="24"/>
        </w:rPr>
      </w:pPr>
      <w:r>
        <w:rPr>
          <w:rFonts w:ascii="Arial" w:hAnsi="Arial" w:cs="Arial"/>
          <w:sz w:val="24"/>
        </w:rPr>
        <w:t>除非本协议另有明确约定，“以上”在指数字时包括本数。</w:t>
      </w:r>
    </w:p>
    <w:p w14:paraId="5897916A">
      <w:pPr>
        <w:pStyle w:val="25"/>
        <w:widowControl/>
        <w:numPr>
          <w:ilvl w:val="0"/>
          <w:numId w:val="85"/>
        </w:numPr>
        <w:tabs>
          <w:tab w:val="left" w:pos="851"/>
          <w:tab w:val="left" w:pos="1418"/>
        </w:tabs>
        <w:adjustRightInd w:val="0"/>
        <w:snapToGrid w:val="0"/>
        <w:spacing w:line="400" w:lineRule="exact"/>
        <w:ind w:left="851" w:hanging="851" w:firstLineChars="0"/>
        <w:rPr>
          <w:rFonts w:ascii="Arial" w:hAnsi="Arial" w:cs="Arial"/>
          <w:sz w:val="24"/>
        </w:rPr>
      </w:pPr>
      <w:r>
        <w:rPr>
          <w:rFonts w:ascii="Arial" w:hAnsi="Arial" w:cs="Arial"/>
          <w:sz w:val="24"/>
        </w:rPr>
        <w:t>本协议一式【</w:t>
      </w:r>
      <w:r>
        <w:rPr>
          <w:rFonts w:hint="eastAsia" w:ascii="Arial" w:hAnsi="Arial" w:cs="Arial"/>
          <w:sz w:val="24"/>
          <w:lang w:val="en-US" w:eastAsia="zh-CN"/>
        </w:rPr>
        <w:t>六</w:t>
      </w:r>
      <w:r>
        <w:rPr>
          <w:rFonts w:ascii="Arial" w:hAnsi="Arial" w:cs="Arial"/>
          <w:sz w:val="24"/>
        </w:rPr>
        <w:t>】份，合伙人各持一份，其余由合伙企业保存，每份具有相同法律效力。</w:t>
      </w:r>
    </w:p>
    <w:p w14:paraId="3FA5459F">
      <w:pPr>
        <w:widowControl/>
        <w:tabs>
          <w:tab w:val="left" w:pos="851"/>
          <w:tab w:val="left" w:pos="1418"/>
        </w:tabs>
        <w:adjustRightInd w:val="0"/>
        <w:snapToGrid w:val="0"/>
        <w:spacing w:line="400" w:lineRule="exact"/>
        <w:ind w:left="490"/>
        <w:jc w:val="left"/>
        <w:rPr>
          <w:rFonts w:ascii="Arial" w:hAnsi="Arial" w:cs="Arial"/>
          <w:sz w:val="24"/>
        </w:rPr>
        <w:sectPr>
          <w:footerReference r:id="rId5" w:type="default"/>
          <w:footerReference r:id="rId6" w:type="even"/>
          <w:pgSz w:w="11906" w:h="16838"/>
          <w:pgMar w:top="1474" w:right="1418" w:bottom="1701" w:left="1418" w:header="851" w:footer="992" w:gutter="0"/>
          <w:cols w:space="720" w:num="1"/>
          <w:docGrid w:type="lines" w:linePitch="603" w:charSpace="0"/>
        </w:sectPr>
      </w:pPr>
      <w:r>
        <w:rPr>
          <w:rFonts w:ascii="Arial" w:hAnsi="Arial" w:cs="Arial"/>
          <w:sz w:val="24"/>
        </w:rPr>
        <w:t>（以下无正文）</w:t>
      </w:r>
    </w:p>
    <w:p w14:paraId="0F543FD1">
      <w:pPr>
        <w:widowControl/>
        <w:adjustRightInd/>
        <w:snapToGrid/>
        <w:spacing w:line="400" w:lineRule="exact"/>
        <w:jc w:val="left"/>
        <w:rPr>
          <w:rFonts w:ascii="Arial" w:hAnsi="Arial" w:eastAsia="楷体_GB2312" w:cs="Arial"/>
          <w:kern w:val="0"/>
          <w:sz w:val="24"/>
        </w:rPr>
      </w:pPr>
      <w:r>
        <w:rPr>
          <w:rFonts w:hint="eastAsia" w:ascii="Arial" w:hAnsi="Arial" w:cs="Arial"/>
          <w:sz w:val="24"/>
        </w:rPr>
        <w:t>附件：合伙人的基本情况</w:t>
      </w:r>
    </w:p>
    <w:tbl>
      <w:tblPr>
        <w:tblStyle w:val="19"/>
        <w:tblW w:w="15158" w:type="dxa"/>
        <w:tblInd w:w="-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1"/>
        <w:gridCol w:w="1918"/>
        <w:gridCol w:w="1506"/>
        <w:gridCol w:w="2013"/>
        <w:gridCol w:w="1487"/>
        <w:gridCol w:w="1341"/>
        <w:gridCol w:w="1320"/>
        <w:gridCol w:w="1275"/>
        <w:gridCol w:w="3877"/>
      </w:tblGrid>
      <w:tr w14:paraId="1331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center"/>
          </w:tcPr>
          <w:p w14:paraId="366D218E">
            <w:pPr>
              <w:spacing w:line="400" w:lineRule="exact"/>
              <w:jc w:val="center"/>
              <w:rPr>
                <w:rFonts w:ascii="Arial" w:hAnsi="Arial" w:cs="Arial"/>
                <w:b/>
                <w:sz w:val="24"/>
              </w:rPr>
            </w:pPr>
            <w:r>
              <w:rPr>
                <w:rFonts w:ascii="Arial" w:hAnsi="Arial" w:cs="Arial"/>
                <w:b/>
                <w:sz w:val="24"/>
              </w:rPr>
              <w:t>序号</w:t>
            </w:r>
          </w:p>
        </w:tc>
        <w:tc>
          <w:tcPr>
            <w:tcW w:w="1918" w:type="dxa"/>
            <w:vAlign w:val="center"/>
          </w:tcPr>
          <w:p w14:paraId="0EF727A2">
            <w:pPr>
              <w:spacing w:line="400" w:lineRule="exact"/>
              <w:jc w:val="center"/>
              <w:rPr>
                <w:rFonts w:ascii="Arial" w:hAnsi="Arial" w:cs="Arial"/>
                <w:b/>
                <w:sz w:val="24"/>
              </w:rPr>
            </w:pPr>
            <w:r>
              <w:rPr>
                <w:rFonts w:ascii="Arial" w:hAnsi="Arial" w:cs="Arial"/>
                <w:b/>
                <w:sz w:val="24"/>
              </w:rPr>
              <w:t>名称</w:t>
            </w:r>
          </w:p>
        </w:tc>
        <w:tc>
          <w:tcPr>
            <w:tcW w:w="1506" w:type="dxa"/>
            <w:vAlign w:val="center"/>
          </w:tcPr>
          <w:p w14:paraId="11704842">
            <w:pPr>
              <w:spacing w:line="400" w:lineRule="exact"/>
              <w:jc w:val="center"/>
              <w:rPr>
                <w:rFonts w:ascii="Arial" w:hAnsi="Arial" w:cs="Arial"/>
                <w:b/>
                <w:sz w:val="24"/>
              </w:rPr>
            </w:pPr>
            <w:r>
              <w:rPr>
                <w:rFonts w:ascii="Arial" w:hAnsi="Arial" w:cs="Arial"/>
                <w:b/>
                <w:sz w:val="24"/>
              </w:rPr>
              <w:t>合伙人性质</w:t>
            </w:r>
          </w:p>
        </w:tc>
        <w:tc>
          <w:tcPr>
            <w:tcW w:w="2013" w:type="dxa"/>
            <w:vAlign w:val="center"/>
          </w:tcPr>
          <w:p w14:paraId="2E28B608">
            <w:pPr>
              <w:spacing w:line="400" w:lineRule="exact"/>
              <w:jc w:val="center"/>
              <w:rPr>
                <w:rFonts w:ascii="Arial" w:hAnsi="Arial" w:cs="Arial"/>
                <w:b/>
                <w:sz w:val="24"/>
              </w:rPr>
            </w:pPr>
            <w:r>
              <w:rPr>
                <w:rFonts w:ascii="Arial" w:hAnsi="Arial" w:cs="Arial"/>
                <w:b/>
                <w:sz w:val="24"/>
              </w:rPr>
              <w:t>住所</w:t>
            </w:r>
          </w:p>
        </w:tc>
        <w:tc>
          <w:tcPr>
            <w:tcW w:w="1487" w:type="dxa"/>
            <w:vAlign w:val="center"/>
          </w:tcPr>
          <w:p w14:paraId="03C3FEDD">
            <w:pPr>
              <w:spacing w:line="400" w:lineRule="exact"/>
              <w:jc w:val="center"/>
              <w:rPr>
                <w:rFonts w:ascii="Arial" w:hAnsi="Arial" w:cs="Arial"/>
                <w:b/>
                <w:sz w:val="24"/>
              </w:rPr>
            </w:pPr>
            <w:r>
              <w:rPr>
                <w:rFonts w:ascii="Arial" w:hAnsi="Arial" w:cs="Arial"/>
                <w:b/>
                <w:sz w:val="24"/>
              </w:rPr>
              <w:t>统一社会信用代码</w:t>
            </w:r>
          </w:p>
        </w:tc>
        <w:tc>
          <w:tcPr>
            <w:tcW w:w="1341" w:type="dxa"/>
            <w:vAlign w:val="center"/>
          </w:tcPr>
          <w:p w14:paraId="18BF20EF">
            <w:pPr>
              <w:spacing w:line="400" w:lineRule="exact"/>
              <w:jc w:val="center"/>
              <w:rPr>
                <w:rFonts w:ascii="Arial" w:hAnsi="Arial" w:cs="Arial"/>
                <w:b/>
                <w:sz w:val="24"/>
              </w:rPr>
            </w:pPr>
            <w:r>
              <w:rPr>
                <w:rFonts w:ascii="Arial" w:hAnsi="Arial" w:cs="Arial"/>
                <w:b/>
                <w:color w:val="000000"/>
                <w:sz w:val="24"/>
              </w:rPr>
              <w:t>认缴出资额（万元）</w:t>
            </w:r>
          </w:p>
        </w:tc>
        <w:tc>
          <w:tcPr>
            <w:tcW w:w="1320" w:type="dxa"/>
            <w:vAlign w:val="center"/>
          </w:tcPr>
          <w:p w14:paraId="3E8EDB14">
            <w:pPr>
              <w:spacing w:line="400" w:lineRule="exact"/>
              <w:jc w:val="center"/>
              <w:rPr>
                <w:rFonts w:ascii="Arial" w:hAnsi="Arial" w:cs="Arial"/>
                <w:b/>
                <w:sz w:val="24"/>
              </w:rPr>
            </w:pPr>
            <w:r>
              <w:rPr>
                <w:rFonts w:ascii="Arial" w:hAnsi="Arial" w:cs="Arial"/>
                <w:b/>
                <w:color w:val="000000"/>
                <w:sz w:val="24"/>
              </w:rPr>
              <w:t>出资方式</w:t>
            </w:r>
          </w:p>
        </w:tc>
        <w:tc>
          <w:tcPr>
            <w:tcW w:w="1275" w:type="dxa"/>
            <w:vAlign w:val="center"/>
          </w:tcPr>
          <w:p w14:paraId="7748CB0F">
            <w:pPr>
              <w:spacing w:line="400" w:lineRule="exact"/>
              <w:jc w:val="center"/>
              <w:rPr>
                <w:rFonts w:ascii="Arial" w:hAnsi="Arial" w:cs="Arial"/>
                <w:b/>
                <w:sz w:val="24"/>
              </w:rPr>
            </w:pPr>
            <w:r>
              <w:rPr>
                <w:rFonts w:ascii="Arial" w:hAnsi="Arial" w:cs="Arial"/>
                <w:b/>
                <w:color w:val="000000"/>
                <w:sz w:val="24"/>
              </w:rPr>
              <w:t>出资比例</w:t>
            </w:r>
          </w:p>
        </w:tc>
        <w:tc>
          <w:tcPr>
            <w:tcW w:w="3877" w:type="dxa"/>
            <w:vAlign w:val="center"/>
          </w:tcPr>
          <w:p w14:paraId="23CC9667">
            <w:pPr>
              <w:spacing w:line="400" w:lineRule="exact"/>
              <w:jc w:val="center"/>
              <w:rPr>
                <w:rFonts w:ascii="Arial" w:hAnsi="Arial" w:cs="Arial"/>
                <w:b/>
                <w:color w:val="000000"/>
                <w:sz w:val="24"/>
              </w:rPr>
            </w:pPr>
            <w:r>
              <w:rPr>
                <w:rFonts w:hint="eastAsia" w:ascii="Arial" w:hAnsi="Arial" w:cs="Arial"/>
                <w:b/>
                <w:color w:val="000000"/>
                <w:sz w:val="24"/>
              </w:rPr>
              <w:t>主要职能</w:t>
            </w:r>
          </w:p>
        </w:tc>
      </w:tr>
      <w:tr w14:paraId="774D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center"/>
          </w:tcPr>
          <w:p w14:paraId="650E3ADB">
            <w:pPr>
              <w:pStyle w:val="25"/>
              <w:widowControl/>
              <w:numPr>
                <w:ilvl w:val="0"/>
                <w:numId w:val="86"/>
              </w:numPr>
              <w:spacing w:line="400" w:lineRule="exact"/>
              <w:ind w:firstLineChars="0"/>
              <w:jc w:val="center"/>
              <w:rPr>
                <w:rFonts w:ascii="Arial" w:hAnsi="Arial" w:cs="Arial"/>
                <w:sz w:val="24"/>
              </w:rPr>
            </w:pPr>
          </w:p>
        </w:tc>
        <w:tc>
          <w:tcPr>
            <w:tcW w:w="1918" w:type="dxa"/>
            <w:vAlign w:val="center"/>
          </w:tcPr>
          <w:p w14:paraId="7248D74E">
            <w:pPr>
              <w:spacing w:line="400" w:lineRule="exact"/>
              <w:jc w:val="center"/>
              <w:rPr>
                <w:rFonts w:ascii="Arial" w:hAnsi="Arial" w:cs="Arial"/>
                <w:i/>
                <w:color w:val="000000"/>
                <w:sz w:val="24"/>
              </w:rPr>
            </w:pPr>
            <w:r>
              <w:rPr>
                <w:rFonts w:hint="eastAsia" w:ascii="Arial" w:hAnsi="Arial" w:cs="Arial"/>
                <w:color w:val="000000"/>
                <w:sz w:val="24"/>
              </w:rPr>
              <w:t>合肥鼎耘工业智能科技有限公司</w:t>
            </w:r>
          </w:p>
        </w:tc>
        <w:tc>
          <w:tcPr>
            <w:tcW w:w="1506" w:type="dxa"/>
            <w:vAlign w:val="center"/>
          </w:tcPr>
          <w:p w14:paraId="086709D5">
            <w:pPr>
              <w:spacing w:line="400" w:lineRule="exact"/>
              <w:jc w:val="center"/>
              <w:rPr>
                <w:rFonts w:ascii="Arial" w:hAnsi="Arial" w:cs="Arial"/>
                <w:sz w:val="24"/>
              </w:rPr>
            </w:pPr>
            <w:r>
              <w:rPr>
                <w:rFonts w:ascii="Arial" w:hAnsi="Arial" w:cs="Arial"/>
                <w:sz w:val="24"/>
              </w:rPr>
              <w:t>普通合伙人</w:t>
            </w:r>
          </w:p>
        </w:tc>
        <w:tc>
          <w:tcPr>
            <w:tcW w:w="2013" w:type="dxa"/>
            <w:vAlign w:val="center"/>
          </w:tcPr>
          <w:p w14:paraId="1399F69B">
            <w:pPr>
              <w:widowControl/>
              <w:tabs>
                <w:tab w:val="left" w:pos="851"/>
                <w:tab w:val="left" w:pos="1418"/>
              </w:tabs>
              <w:adjustRightInd w:val="0"/>
              <w:snapToGrid w:val="0"/>
              <w:spacing w:line="400" w:lineRule="exact"/>
              <w:jc w:val="center"/>
              <w:rPr>
                <w:rFonts w:ascii="Arial" w:hAnsi="Arial" w:cs="Arial"/>
                <w:kern w:val="0"/>
                <w:sz w:val="24"/>
              </w:rPr>
            </w:pPr>
            <w:r>
              <w:rPr>
                <w:rFonts w:hint="eastAsia" w:ascii="Arial" w:hAnsi="Arial" w:cs="Arial"/>
                <w:kern w:val="0"/>
                <w:sz w:val="24"/>
              </w:rPr>
              <w:t>安徽省合肥市长丰县双凤经济开发区梅冲湖路双凤智谷科技园B座6楼</w:t>
            </w:r>
          </w:p>
        </w:tc>
        <w:tc>
          <w:tcPr>
            <w:tcW w:w="1487" w:type="dxa"/>
            <w:vAlign w:val="center"/>
          </w:tcPr>
          <w:p w14:paraId="71AC6D68">
            <w:pPr>
              <w:widowControl/>
              <w:tabs>
                <w:tab w:val="left" w:pos="851"/>
                <w:tab w:val="left" w:pos="1418"/>
              </w:tabs>
              <w:adjustRightInd w:val="0"/>
              <w:snapToGrid w:val="0"/>
              <w:spacing w:line="400" w:lineRule="exact"/>
              <w:jc w:val="center"/>
              <w:rPr>
                <w:rFonts w:ascii="Arial" w:hAnsi="Arial" w:cs="Arial"/>
                <w:kern w:val="0"/>
                <w:sz w:val="24"/>
              </w:rPr>
            </w:pPr>
            <w:r>
              <w:rPr>
                <w:rFonts w:hint="eastAsia" w:ascii="Arial" w:hAnsi="Arial" w:cs="Arial"/>
                <w:kern w:val="0"/>
                <w:sz w:val="24"/>
              </w:rPr>
              <w:t>91340121MAEN1EYC14</w:t>
            </w:r>
          </w:p>
        </w:tc>
        <w:tc>
          <w:tcPr>
            <w:tcW w:w="1341" w:type="dxa"/>
            <w:vAlign w:val="center"/>
          </w:tcPr>
          <w:p w14:paraId="51DDF784">
            <w:pPr>
              <w:widowControl/>
              <w:tabs>
                <w:tab w:val="left" w:pos="851"/>
                <w:tab w:val="left" w:pos="1418"/>
              </w:tabs>
              <w:adjustRightInd w:val="0"/>
              <w:snapToGrid w:val="0"/>
              <w:spacing w:line="400" w:lineRule="exact"/>
              <w:jc w:val="center"/>
              <w:rPr>
                <w:rFonts w:ascii="Arial" w:hAnsi="Arial" w:cs="Arial"/>
                <w:kern w:val="0"/>
                <w:sz w:val="24"/>
              </w:rPr>
            </w:pPr>
            <w:r>
              <w:rPr>
                <w:rFonts w:ascii="Arial" w:hAnsi="Arial" w:cs="Arial"/>
                <w:sz w:val="24"/>
              </w:rPr>
              <w:t>【500】</w:t>
            </w:r>
          </w:p>
        </w:tc>
        <w:tc>
          <w:tcPr>
            <w:tcW w:w="1320" w:type="dxa"/>
            <w:vAlign w:val="center"/>
          </w:tcPr>
          <w:p w14:paraId="2CF7D8F0">
            <w:pPr>
              <w:widowControl/>
              <w:tabs>
                <w:tab w:val="left" w:pos="851"/>
                <w:tab w:val="left" w:pos="1418"/>
              </w:tabs>
              <w:adjustRightInd w:val="0"/>
              <w:snapToGrid w:val="0"/>
              <w:spacing w:line="400" w:lineRule="exact"/>
              <w:jc w:val="center"/>
              <w:rPr>
                <w:rFonts w:ascii="Arial" w:hAnsi="Arial" w:cs="Arial"/>
                <w:kern w:val="0"/>
                <w:sz w:val="24"/>
              </w:rPr>
            </w:pPr>
            <w:r>
              <w:rPr>
                <w:rFonts w:ascii="Arial" w:hAnsi="Arial" w:cs="Arial"/>
                <w:sz w:val="24"/>
              </w:rPr>
              <w:t>货币</w:t>
            </w:r>
          </w:p>
        </w:tc>
        <w:tc>
          <w:tcPr>
            <w:tcW w:w="1275" w:type="dxa"/>
            <w:vAlign w:val="center"/>
          </w:tcPr>
          <w:p w14:paraId="715BC83F">
            <w:pPr>
              <w:widowControl/>
              <w:tabs>
                <w:tab w:val="left" w:pos="851"/>
                <w:tab w:val="left" w:pos="1341"/>
              </w:tabs>
              <w:adjustRightInd w:val="0"/>
              <w:snapToGrid w:val="0"/>
              <w:spacing w:line="400" w:lineRule="exact"/>
              <w:jc w:val="center"/>
              <w:rPr>
                <w:rFonts w:ascii="Arial" w:hAnsi="Arial" w:cs="Arial"/>
                <w:kern w:val="0"/>
                <w:sz w:val="24"/>
              </w:rPr>
            </w:pPr>
            <w:r>
              <w:rPr>
                <w:rFonts w:ascii="Arial" w:hAnsi="Arial" w:cs="Arial"/>
                <w:sz w:val="24"/>
              </w:rPr>
              <w:t>【0.</w:t>
            </w:r>
            <w:r>
              <w:rPr>
                <w:rFonts w:hint="eastAsia" w:ascii="Arial" w:hAnsi="Arial" w:cs="Arial"/>
                <w:sz w:val="24"/>
                <w:lang w:val="en-US" w:eastAsia="zh-CN"/>
              </w:rPr>
              <w:t>81</w:t>
            </w:r>
            <w:r>
              <w:rPr>
                <w:rFonts w:ascii="Arial" w:hAnsi="Arial" w:cs="Arial"/>
                <w:sz w:val="24"/>
              </w:rPr>
              <w:t>%】</w:t>
            </w:r>
          </w:p>
        </w:tc>
        <w:tc>
          <w:tcPr>
            <w:tcW w:w="3877" w:type="dxa"/>
            <w:vAlign w:val="center"/>
          </w:tcPr>
          <w:p w14:paraId="25BA49C6">
            <w:pPr>
              <w:widowControl/>
              <w:tabs>
                <w:tab w:val="left" w:pos="851"/>
                <w:tab w:val="left" w:pos="1418"/>
              </w:tabs>
              <w:adjustRightInd w:val="0"/>
              <w:snapToGrid w:val="0"/>
              <w:spacing w:line="400" w:lineRule="exact"/>
              <w:rPr>
                <w:rFonts w:ascii="Arial" w:hAnsi="Arial" w:cs="Arial"/>
                <w:sz w:val="24"/>
              </w:rPr>
            </w:pPr>
            <w:r>
              <w:rPr>
                <w:rFonts w:hint="eastAsia" w:ascii="Arial" w:hAnsi="Arial" w:cs="Arial"/>
                <w:sz w:val="24"/>
              </w:rPr>
              <w:t>负责合伙企业的日常经营管理；投资上市公司；引导上市公司在合肥地区投资、孵化上市公司上下游产业项目；聚焦车载半导体的IC设计、封装、器件、模组等细分领域，通过股权投资、收购、资源整合等方式推动产业整合和落地</w:t>
            </w:r>
          </w:p>
        </w:tc>
      </w:tr>
      <w:tr w14:paraId="7A21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trPr>
        <w:tc>
          <w:tcPr>
            <w:tcW w:w="421" w:type="dxa"/>
            <w:vAlign w:val="center"/>
          </w:tcPr>
          <w:p w14:paraId="4659F1ED">
            <w:pPr>
              <w:pStyle w:val="25"/>
              <w:widowControl/>
              <w:numPr>
                <w:ilvl w:val="0"/>
                <w:numId w:val="86"/>
              </w:numPr>
              <w:spacing w:line="400" w:lineRule="exact"/>
              <w:ind w:firstLineChars="0"/>
              <w:jc w:val="center"/>
              <w:rPr>
                <w:rFonts w:ascii="Arial" w:hAnsi="Arial" w:cs="Arial"/>
                <w:sz w:val="24"/>
              </w:rPr>
            </w:pPr>
          </w:p>
        </w:tc>
        <w:tc>
          <w:tcPr>
            <w:tcW w:w="1918" w:type="dxa"/>
            <w:vAlign w:val="center"/>
          </w:tcPr>
          <w:p w14:paraId="54B76F2D">
            <w:pPr>
              <w:spacing w:line="400" w:lineRule="exact"/>
              <w:jc w:val="center"/>
              <w:rPr>
                <w:rFonts w:hint="eastAsia" w:ascii="Arial" w:hAnsi="Arial" w:eastAsia="宋体" w:cs="Arial"/>
                <w:sz w:val="24"/>
                <w:lang w:eastAsia="zh-CN"/>
              </w:rPr>
            </w:pPr>
            <w:r>
              <w:rPr>
                <w:rFonts w:hint="eastAsia" w:ascii="Arial" w:hAnsi="Arial" w:cs="Arial"/>
                <w:sz w:val="24"/>
                <w:lang w:eastAsia="zh-CN"/>
              </w:rPr>
              <w:t>合肥北城建设投资发展控股集团有限公司</w:t>
            </w:r>
          </w:p>
        </w:tc>
        <w:tc>
          <w:tcPr>
            <w:tcW w:w="1506" w:type="dxa"/>
            <w:vAlign w:val="center"/>
          </w:tcPr>
          <w:p w14:paraId="69B348DF">
            <w:pPr>
              <w:spacing w:line="400" w:lineRule="exact"/>
              <w:jc w:val="center"/>
              <w:rPr>
                <w:rFonts w:ascii="Arial" w:hAnsi="Arial" w:cs="Arial"/>
                <w:sz w:val="24"/>
              </w:rPr>
            </w:pPr>
            <w:r>
              <w:rPr>
                <w:rFonts w:ascii="Arial" w:hAnsi="Arial" w:cs="Arial"/>
                <w:sz w:val="24"/>
              </w:rPr>
              <w:t>有限合伙人</w:t>
            </w:r>
          </w:p>
        </w:tc>
        <w:tc>
          <w:tcPr>
            <w:tcW w:w="2013" w:type="dxa"/>
            <w:vAlign w:val="center"/>
          </w:tcPr>
          <w:p w14:paraId="3232A4B2">
            <w:pPr>
              <w:widowControl/>
              <w:tabs>
                <w:tab w:val="left" w:pos="851"/>
                <w:tab w:val="left" w:pos="1418"/>
              </w:tabs>
              <w:adjustRightInd w:val="0"/>
              <w:snapToGrid w:val="0"/>
              <w:spacing w:line="400" w:lineRule="exact"/>
              <w:jc w:val="center"/>
              <w:rPr>
                <w:rFonts w:ascii="Arial" w:hAnsi="Arial" w:cs="Arial"/>
                <w:kern w:val="0"/>
                <w:sz w:val="24"/>
              </w:rPr>
            </w:pPr>
            <w:r>
              <w:rPr>
                <w:rFonts w:hint="eastAsia" w:ascii="Arial" w:hAnsi="Arial" w:cs="Arial"/>
                <w:kern w:val="0"/>
                <w:sz w:val="24"/>
              </w:rPr>
              <w:t>安徽省合肥市长丰县双墩镇阜阳北路北城综合服务中心9楼、10楼</w:t>
            </w:r>
          </w:p>
        </w:tc>
        <w:tc>
          <w:tcPr>
            <w:tcW w:w="1487" w:type="dxa"/>
            <w:vAlign w:val="center"/>
          </w:tcPr>
          <w:p w14:paraId="1E9CDB7A">
            <w:pPr>
              <w:widowControl/>
              <w:tabs>
                <w:tab w:val="left" w:pos="851"/>
                <w:tab w:val="left" w:pos="1418"/>
              </w:tabs>
              <w:adjustRightInd w:val="0"/>
              <w:snapToGrid w:val="0"/>
              <w:spacing w:line="400" w:lineRule="exact"/>
              <w:jc w:val="center"/>
              <w:rPr>
                <w:rFonts w:ascii="Arial" w:hAnsi="Arial" w:cs="Arial"/>
                <w:kern w:val="0"/>
                <w:sz w:val="24"/>
              </w:rPr>
            </w:pPr>
            <w:r>
              <w:rPr>
                <w:rFonts w:hint="eastAsia" w:ascii="Arial" w:hAnsi="Arial" w:cs="Arial"/>
                <w:kern w:val="0"/>
                <w:sz w:val="24"/>
              </w:rPr>
              <w:t>91340121MA2NK51Q32</w:t>
            </w:r>
          </w:p>
        </w:tc>
        <w:tc>
          <w:tcPr>
            <w:tcW w:w="1341" w:type="dxa"/>
            <w:vAlign w:val="center"/>
          </w:tcPr>
          <w:p w14:paraId="1832745D">
            <w:pPr>
              <w:widowControl/>
              <w:tabs>
                <w:tab w:val="left" w:pos="851"/>
                <w:tab w:val="left" w:pos="1418"/>
              </w:tabs>
              <w:adjustRightInd w:val="0"/>
              <w:snapToGrid w:val="0"/>
              <w:spacing w:line="400" w:lineRule="exact"/>
              <w:jc w:val="center"/>
              <w:rPr>
                <w:rFonts w:ascii="Arial" w:hAnsi="Arial" w:cs="Arial"/>
                <w:kern w:val="0"/>
                <w:sz w:val="24"/>
              </w:rPr>
            </w:pPr>
            <w:r>
              <w:rPr>
                <w:rFonts w:hint="eastAsia" w:ascii="Arial" w:hAnsi="Arial" w:cs="Arial"/>
                <w:sz w:val="24"/>
              </w:rPr>
              <w:t>【</w:t>
            </w:r>
            <w:r>
              <w:rPr>
                <w:rFonts w:ascii="Arial" w:hAnsi="Arial" w:cs="Arial"/>
                <w:sz w:val="24"/>
              </w:rPr>
              <w:t>5</w:t>
            </w:r>
            <w:r>
              <w:rPr>
                <w:rFonts w:hint="eastAsia" w:ascii="Arial" w:hAnsi="Arial" w:cs="Arial"/>
                <w:sz w:val="24"/>
                <w:lang w:val="en-US" w:eastAsia="zh-CN"/>
              </w:rPr>
              <w:t>5</w:t>
            </w:r>
            <w:r>
              <w:rPr>
                <w:rFonts w:ascii="Arial" w:hAnsi="Arial" w:cs="Arial"/>
                <w:sz w:val="24"/>
              </w:rPr>
              <w:t>,000</w:t>
            </w:r>
            <w:r>
              <w:rPr>
                <w:rFonts w:hint="eastAsia" w:ascii="Arial" w:hAnsi="Arial" w:cs="Arial"/>
                <w:sz w:val="24"/>
              </w:rPr>
              <w:t>】</w:t>
            </w:r>
          </w:p>
        </w:tc>
        <w:tc>
          <w:tcPr>
            <w:tcW w:w="1320" w:type="dxa"/>
            <w:vAlign w:val="center"/>
          </w:tcPr>
          <w:p w14:paraId="66A77916">
            <w:pPr>
              <w:widowControl/>
              <w:tabs>
                <w:tab w:val="left" w:pos="851"/>
                <w:tab w:val="left" w:pos="1418"/>
              </w:tabs>
              <w:adjustRightInd w:val="0"/>
              <w:snapToGrid w:val="0"/>
              <w:spacing w:line="400" w:lineRule="exact"/>
              <w:jc w:val="center"/>
              <w:rPr>
                <w:rFonts w:ascii="Arial" w:hAnsi="Arial" w:cs="Arial"/>
                <w:kern w:val="0"/>
                <w:sz w:val="24"/>
              </w:rPr>
            </w:pPr>
            <w:r>
              <w:rPr>
                <w:rFonts w:ascii="Arial" w:hAnsi="Arial" w:cs="Arial"/>
                <w:sz w:val="24"/>
              </w:rPr>
              <w:t>货币</w:t>
            </w:r>
          </w:p>
        </w:tc>
        <w:tc>
          <w:tcPr>
            <w:tcW w:w="1275" w:type="dxa"/>
            <w:vAlign w:val="center"/>
          </w:tcPr>
          <w:p w14:paraId="17E44381">
            <w:pPr>
              <w:widowControl/>
              <w:tabs>
                <w:tab w:val="left" w:pos="851"/>
                <w:tab w:val="left" w:pos="1418"/>
              </w:tabs>
              <w:adjustRightInd w:val="0"/>
              <w:snapToGrid w:val="0"/>
              <w:spacing w:line="400" w:lineRule="exact"/>
              <w:jc w:val="center"/>
              <w:rPr>
                <w:rFonts w:ascii="Arial" w:hAnsi="Arial" w:cs="Arial"/>
                <w:kern w:val="0"/>
                <w:sz w:val="24"/>
              </w:rPr>
            </w:pPr>
            <w:r>
              <w:rPr>
                <w:rFonts w:ascii="Arial" w:hAnsi="Arial" w:cs="Arial"/>
                <w:sz w:val="24"/>
              </w:rPr>
              <w:t>【</w:t>
            </w:r>
            <w:r>
              <w:rPr>
                <w:rFonts w:hint="eastAsia" w:ascii="Arial" w:hAnsi="Arial" w:cs="Arial"/>
                <w:sz w:val="24"/>
                <w:lang w:val="en-US" w:eastAsia="zh-CN"/>
              </w:rPr>
              <w:t>8</w:t>
            </w:r>
            <w:r>
              <w:rPr>
                <w:rFonts w:ascii="Arial" w:hAnsi="Arial" w:cs="Arial"/>
                <w:sz w:val="24"/>
              </w:rPr>
              <w:t>9.</w:t>
            </w:r>
            <w:r>
              <w:rPr>
                <w:rFonts w:hint="eastAsia" w:ascii="Arial" w:hAnsi="Arial" w:cs="Arial"/>
                <w:sz w:val="24"/>
                <w:lang w:val="en-US" w:eastAsia="zh-CN"/>
              </w:rPr>
              <w:t>43</w:t>
            </w:r>
            <w:r>
              <w:rPr>
                <w:rFonts w:ascii="Arial" w:hAnsi="Arial" w:cs="Arial"/>
                <w:sz w:val="24"/>
              </w:rPr>
              <w:t>%】</w:t>
            </w:r>
          </w:p>
        </w:tc>
        <w:tc>
          <w:tcPr>
            <w:tcW w:w="3877" w:type="dxa"/>
            <w:vAlign w:val="center"/>
          </w:tcPr>
          <w:p w14:paraId="0BA66D21">
            <w:pPr>
              <w:widowControl/>
              <w:tabs>
                <w:tab w:val="left" w:pos="851"/>
                <w:tab w:val="left" w:pos="1418"/>
              </w:tabs>
              <w:adjustRightInd w:val="0"/>
              <w:snapToGrid w:val="0"/>
              <w:spacing w:line="400" w:lineRule="exact"/>
              <w:rPr>
                <w:rFonts w:ascii="Arial" w:hAnsi="Arial" w:cs="Arial"/>
                <w:sz w:val="24"/>
              </w:rPr>
            </w:pPr>
            <w:r>
              <w:rPr>
                <w:rFonts w:hint="eastAsia" w:ascii="Arial" w:hAnsi="Arial" w:cs="Arial"/>
                <w:sz w:val="24"/>
              </w:rPr>
              <w:t>为合伙企业及其投资项目提供合肥当地的招商引资政策支持，整合并导入当地产业资源，提供产业配套服务</w:t>
            </w:r>
          </w:p>
        </w:tc>
      </w:tr>
      <w:tr w14:paraId="2E810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1" w:type="dxa"/>
            <w:vAlign w:val="center"/>
          </w:tcPr>
          <w:p w14:paraId="7C3E5184">
            <w:pPr>
              <w:pStyle w:val="25"/>
              <w:widowControl/>
              <w:numPr>
                <w:ilvl w:val="0"/>
                <w:numId w:val="86"/>
              </w:numPr>
              <w:spacing w:line="400" w:lineRule="exact"/>
              <w:ind w:firstLineChars="0"/>
              <w:jc w:val="center"/>
              <w:rPr>
                <w:rFonts w:ascii="Arial" w:hAnsi="Arial" w:cs="Arial"/>
                <w:sz w:val="24"/>
              </w:rPr>
            </w:pPr>
          </w:p>
        </w:tc>
        <w:tc>
          <w:tcPr>
            <w:tcW w:w="1918" w:type="dxa"/>
            <w:vAlign w:val="center"/>
          </w:tcPr>
          <w:p w14:paraId="3F031DCC">
            <w:pPr>
              <w:spacing w:line="400" w:lineRule="exact"/>
              <w:jc w:val="center"/>
              <w:rPr>
                <w:rFonts w:ascii="Arial" w:hAnsi="Arial" w:cs="Arial"/>
                <w:sz w:val="24"/>
              </w:rPr>
            </w:pPr>
            <w:r>
              <w:rPr>
                <w:rFonts w:hint="eastAsia" w:ascii="Arial" w:hAnsi="Arial" w:cs="Arial"/>
                <w:sz w:val="24"/>
                <w:lang w:eastAsia="zh-CN"/>
              </w:rPr>
              <w:t>鼎耘投资发展（海南）有限公司</w:t>
            </w:r>
          </w:p>
        </w:tc>
        <w:tc>
          <w:tcPr>
            <w:tcW w:w="1506" w:type="dxa"/>
            <w:vAlign w:val="center"/>
          </w:tcPr>
          <w:p w14:paraId="130FF04D">
            <w:pPr>
              <w:spacing w:line="400" w:lineRule="exact"/>
              <w:jc w:val="center"/>
              <w:rPr>
                <w:rFonts w:ascii="Arial" w:hAnsi="Arial" w:cs="Arial"/>
                <w:sz w:val="24"/>
              </w:rPr>
            </w:pPr>
            <w:r>
              <w:rPr>
                <w:rFonts w:ascii="Arial" w:hAnsi="Arial" w:cs="Arial"/>
                <w:sz w:val="24"/>
              </w:rPr>
              <w:t>有限合伙人</w:t>
            </w:r>
          </w:p>
        </w:tc>
        <w:tc>
          <w:tcPr>
            <w:tcW w:w="2013" w:type="dxa"/>
            <w:vAlign w:val="center"/>
          </w:tcPr>
          <w:p w14:paraId="2D57F943">
            <w:pPr>
              <w:spacing w:line="400" w:lineRule="exact"/>
              <w:jc w:val="center"/>
              <w:rPr>
                <w:rFonts w:ascii="Arial" w:hAnsi="Arial" w:cs="Arial"/>
                <w:sz w:val="24"/>
              </w:rPr>
            </w:pPr>
            <w:r>
              <w:rPr>
                <w:rFonts w:hint="eastAsia" w:ascii="Arial" w:hAnsi="Arial" w:cs="Arial"/>
                <w:sz w:val="24"/>
              </w:rPr>
              <w:t>海南省海口市龙华区滨海大道32号新外滩复兴城第3层C3022房</w:t>
            </w:r>
          </w:p>
        </w:tc>
        <w:tc>
          <w:tcPr>
            <w:tcW w:w="1487" w:type="dxa"/>
            <w:vAlign w:val="center"/>
          </w:tcPr>
          <w:p w14:paraId="35885F9B">
            <w:pPr>
              <w:spacing w:line="400" w:lineRule="exact"/>
              <w:ind w:right="-122" w:rightChars="-58"/>
              <w:jc w:val="center"/>
              <w:rPr>
                <w:rFonts w:ascii="Arial" w:hAnsi="Arial" w:cs="Arial"/>
                <w:sz w:val="24"/>
              </w:rPr>
            </w:pPr>
            <w:r>
              <w:rPr>
                <w:rFonts w:hint="eastAsia" w:ascii="Arial" w:hAnsi="Arial" w:cs="Arial"/>
                <w:sz w:val="24"/>
              </w:rPr>
              <w:t>91460106MAA8YPKDXA</w:t>
            </w:r>
          </w:p>
        </w:tc>
        <w:tc>
          <w:tcPr>
            <w:tcW w:w="1341" w:type="dxa"/>
            <w:vAlign w:val="center"/>
          </w:tcPr>
          <w:p w14:paraId="77DD8189">
            <w:pPr>
              <w:spacing w:line="400" w:lineRule="exact"/>
              <w:ind w:right="-122" w:rightChars="-58"/>
              <w:jc w:val="center"/>
              <w:rPr>
                <w:rFonts w:ascii="Arial" w:hAnsi="Arial" w:cs="Arial"/>
                <w:sz w:val="24"/>
              </w:rPr>
            </w:pPr>
            <w:r>
              <w:rPr>
                <w:rFonts w:ascii="Arial" w:hAnsi="Arial" w:cs="Arial"/>
                <w:sz w:val="24"/>
              </w:rPr>
              <w:t>【</w:t>
            </w:r>
            <w:r>
              <w:rPr>
                <w:rFonts w:hint="eastAsia" w:ascii="Arial" w:hAnsi="Arial" w:cs="Arial"/>
                <w:sz w:val="24"/>
                <w:lang w:val="en-US" w:eastAsia="zh-CN"/>
              </w:rPr>
              <w:t>6</w:t>
            </w:r>
            <w:r>
              <w:rPr>
                <w:rFonts w:ascii="Arial" w:hAnsi="Arial" w:cs="Arial"/>
                <w:sz w:val="24"/>
              </w:rPr>
              <w:t>,000】</w:t>
            </w:r>
          </w:p>
        </w:tc>
        <w:tc>
          <w:tcPr>
            <w:tcW w:w="1320" w:type="dxa"/>
            <w:vAlign w:val="center"/>
          </w:tcPr>
          <w:p w14:paraId="19F6C973">
            <w:pPr>
              <w:spacing w:line="400" w:lineRule="exact"/>
              <w:ind w:right="-122" w:rightChars="-58"/>
              <w:jc w:val="center"/>
              <w:rPr>
                <w:rFonts w:ascii="Arial" w:hAnsi="Arial" w:cs="Arial"/>
                <w:sz w:val="24"/>
              </w:rPr>
            </w:pPr>
            <w:r>
              <w:rPr>
                <w:rFonts w:ascii="Arial" w:hAnsi="Arial" w:cs="Arial"/>
                <w:sz w:val="24"/>
              </w:rPr>
              <w:t>货币</w:t>
            </w:r>
          </w:p>
        </w:tc>
        <w:tc>
          <w:tcPr>
            <w:tcW w:w="1275" w:type="dxa"/>
            <w:vAlign w:val="center"/>
          </w:tcPr>
          <w:p w14:paraId="2E27506C">
            <w:pPr>
              <w:spacing w:line="400" w:lineRule="exact"/>
              <w:ind w:right="-122" w:rightChars="-58"/>
              <w:jc w:val="center"/>
              <w:rPr>
                <w:rFonts w:ascii="Arial" w:hAnsi="Arial" w:cs="Arial"/>
                <w:sz w:val="24"/>
              </w:rPr>
            </w:pPr>
            <w:r>
              <w:rPr>
                <w:rFonts w:ascii="Arial" w:hAnsi="Arial" w:cs="Arial"/>
                <w:sz w:val="24"/>
              </w:rPr>
              <w:t>【9.</w:t>
            </w:r>
            <w:r>
              <w:rPr>
                <w:rFonts w:hint="eastAsia" w:ascii="Arial" w:hAnsi="Arial" w:cs="Arial"/>
                <w:sz w:val="24"/>
                <w:lang w:val="en-US" w:eastAsia="zh-CN"/>
              </w:rPr>
              <w:t>76</w:t>
            </w:r>
            <w:r>
              <w:rPr>
                <w:rFonts w:ascii="Arial" w:hAnsi="Arial" w:cs="Arial"/>
                <w:sz w:val="24"/>
              </w:rPr>
              <w:t>%】</w:t>
            </w:r>
          </w:p>
        </w:tc>
        <w:tc>
          <w:tcPr>
            <w:tcW w:w="3877" w:type="dxa"/>
            <w:vAlign w:val="center"/>
          </w:tcPr>
          <w:p w14:paraId="612D71B1">
            <w:pPr>
              <w:spacing w:line="400" w:lineRule="exact"/>
              <w:ind w:right="-122" w:rightChars="-58"/>
              <w:rPr>
                <w:rFonts w:ascii="Arial" w:hAnsi="Arial" w:cs="Arial"/>
                <w:sz w:val="24"/>
              </w:rPr>
            </w:pPr>
            <w:r>
              <w:rPr>
                <w:rFonts w:hint="eastAsia" w:ascii="Arial" w:hAnsi="Arial" w:cs="Arial"/>
                <w:sz w:val="24"/>
              </w:rPr>
              <w:t>利用自身业务资源，支持合伙企业投资项目，协助 GP 在合肥地区拓展产业资源，引荐符合本协议约定的优质项目</w:t>
            </w:r>
          </w:p>
        </w:tc>
      </w:tr>
    </w:tbl>
    <w:p w14:paraId="4EC50CC5">
      <w:pPr>
        <w:widowControl/>
        <w:tabs>
          <w:tab w:val="left" w:pos="851"/>
          <w:tab w:val="left" w:pos="1418"/>
        </w:tabs>
        <w:adjustRightInd/>
        <w:snapToGrid/>
        <w:spacing w:line="240" w:lineRule="auto"/>
        <w:jc w:val="left"/>
        <w:rPr>
          <w:rFonts w:ascii="Arial" w:hAnsi="Arial" w:eastAsia="楷体_GB2312" w:cs="Arial"/>
          <w:kern w:val="0"/>
          <w:sz w:val="24"/>
        </w:rPr>
        <w:sectPr>
          <w:pgSz w:w="16838" w:h="11906" w:orient="landscape"/>
          <w:pgMar w:top="1418" w:right="1474" w:bottom="1418" w:left="1701" w:header="851" w:footer="992" w:gutter="0"/>
          <w:cols w:space="720" w:num="1"/>
          <w:docGrid w:type="lines" w:linePitch="603" w:charSpace="0"/>
        </w:sectPr>
      </w:pPr>
    </w:p>
    <w:p w14:paraId="6844FF9C">
      <w:pPr>
        <w:spacing w:before="156"/>
        <w:ind w:firstLine="480" w:firstLineChars="0"/>
        <w:jc w:val="both"/>
        <w:rPr>
          <w:rFonts w:hint="eastAsia" w:ascii="Arial" w:hAnsi="Arial" w:cs="Arial"/>
          <w:color w:val="000000"/>
          <w:sz w:val="24"/>
        </w:rPr>
      </w:pPr>
      <w:r>
        <w:rPr>
          <w:rFonts w:hint="eastAsia" w:ascii="Arial" w:hAnsi="Arial" w:cs="Arial"/>
          <w:color w:val="000000"/>
          <w:sz w:val="24"/>
        </w:rPr>
        <w:t>（本页无正文，系《合肥鼎耘科技产业发展合伙企业（有限合伙）之合伙协议》之签章页）</w:t>
      </w:r>
    </w:p>
    <w:p w14:paraId="5BD87838">
      <w:pPr>
        <w:spacing w:before="156"/>
        <w:ind w:firstLine="480"/>
      </w:pPr>
    </w:p>
    <w:p w14:paraId="16787105">
      <w:pPr>
        <w:spacing w:before="156"/>
        <w:ind w:firstLine="480"/>
        <w:jc w:val="right"/>
      </w:pPr>
    </w:p>
    <w:p w14:paraId="433AB584">
      <w:pPr>
        <w:spacing w:before="156"/>
        <w:ind w:firstLine="480"/>
        <w:jc w:val="right"/>
        <w:rPr>
          <w:rFonts w:hint="eastAsia" w:eastAsia="宋体"/>
          <w:lang w:eastAsia="zh-CN"/>
        </w:rPr>
      </w:pPr>
    </w:p>
    <w:p w14:paraId="3850F901">
      <w:pPr>
        <w:spacing w:before="156"/>
        <w:ind w:firstLine="480"/>
        <w:jc w:val="right"/>
      </w:pPr>
    </w:p>
    <w:p w14:paraId="0135DEDF">
      <w:pPr>
        <w:spacing w:before="156"/>
        <w:ind w:firstLine="480"/>
        <w:jc w:val="right"/>
        <w:rPr>
          <w:rFonts w:hint="eastAsia" w:ascii="Arial" w:hAnsi="Arial" w:cs="Arial"/>
          <w:color w:val="000000"/>
          <w:sz w:val="24"/>
        </w:rPr>
      </w:pPr>
      <w:r>
        <w:rPr>
          <w:rFonts w:hint="eastAsia" w:ascii="Arial" w:hAnsi="Arial" w:cs="Arial"/>
          <w:color w:val="000000"/>
          <w:sz w:val="24"/>
          <w:lang w:val="en-US" w:eastAsia="zh-CN"/>
        </w:rPr>
        <w:t>单位名称：</w:t>
      </w:r>
      <w:r>
        <w:rPr>
          <w:rFonts w:hint="eastAsia" w:ascii="Arial" w:hAnsi="Arial" w:cs="Arial"/>
          <w:color w:val="000000"/>
          <w:sz w:val="24"/>
        </w:rPr>
        <w:t>合肥鼎耘工业智能科技有限公司</w:t>
      </w:r>
    </w:p>
    <w:p w14:paraId="6EF825CA">
      <w:pPr>
        <w:wordWrap w:val="0"/>
        <w:spacing w:before="156"/>
        <w:ind w:firstLine="480"/>
        <w:jc w:val="right"/>
        <w:rPr>
          <w:rFonts w:hint="default" w:ascii="Arial" w:hAnsi="Arial" w:eastAsia="宋体" w:cs="Arial"/>
          <w:color w:val="000000"/>
          <w:sz w:val="24"/>
          <w:lang w:val="en-US" w:eastAsia="zh-CN"/>
        </w:rPr>
      </w:pPr>
      <w:r>
        <w:rPr>
          <w:rFonts w:hint="eastAsia" w:ascii="Arial" w:hAnsi="Arial" w:cs="Arial"/>
          <w:color w:val="000000"/>
          <w:sz w:val="24"/>
          <w:lang w:val="en-US" w:eastAsia="zh-CN"/>
        </w:rPr>
        <w:t xml:space="preserve">     法定代表人/授权代表：                  </w:t>
      </w:r>
    </w:p>
    <w:p w14:paraId="71E2C211">
      <w:pPr>
        <w:spacing w:before="156"/>
        <w:ind w:firstLine="480"/>
        <w:jc w:val="right"/>
      </w:pPr>
    </w:p>
    <w:p w14:paraId="14CCDE1F">
      <w:pPr>
        <w:spacing w:before="156"/>
        <w:ind w:firstLine="480"/>
        <w:jc w:val="right"/>
      </w:pPr>
      <w:r>
        <w:t>年</w:t>
      </w:r>
      <w:r>
        <w:rPr>
          <w:rFonts w:hint="eastAsia"/>
        </w:rPr>
        <w:t xml:space="preserve"> </w:t>
      </w:r>
      <w:r>
        <w:t xml:space="preserve"> </w:t>
      </w:r>
      <w:r>
        <w:rPr>
          <w:rFonts w:hint="eastAsia"/>
        </w:rPr>
        <w:t xml:space="preserve"> 月 </w:t>
      </w:r>
      <w:r>
        <w:t xml:space="preserve">  日</w:t>
      </w:r>
    </w:p>
    <w:p w14:paraId="1823EFF0">
      <w:pPr>
        <w:spacing w:before="0"/>
        <w:ind w:firstLine="0"/>
        <w:jc w:val="left"/>
      </w:pPr>
      <w:r>
        <w:br w:type="page"/>
      </w:r>
    </w:p>
    <w:p w14:paraId="79BB0EC6">
      <w:pPr>
        <w:spacing w:before="156"/>
        <w:ind w:firstLine="480" w:firstLineChars="0"/>
        <w:rPr>
          <w:rFonts w:hint="eastAsia" w:ascii="Arial" w:hAnsi="Arial" w:cs="Arial"/>
          <w:color w:val="000000"/>
          <w:sz w:val="24"/>
        </w:rPr>
      </w:pPr>
      <w:r>
        <w:rPr>
          <w:rFonts w:hint="eastAsia" w:ascii="Arial" w:hAnsi="Arial" w:cs="Arial"/>
          <w:color w:val="000000"/>
          <w:sz w:val="24"/>
        </w:rPr>
        <w:t>（本页无正文，系《合肥鼎耘科技产业发展合伙企业（有限合伙）之合伙协议》之签章页）</w:t>
      </w:r>
    </w:p>
    <w:p w14:paraId="464BF992">
      <w:pPr>
        <w:spacing w:before="156"/>
        <w:ind w:firstLine="480"/>
      </w:pPr>
    </w:p>
    <w:p w14:paraId="0650623F">
      <w:pPr>
        <w:spacing w:before="156"/>
        <w:ind w:firstLine="480"/>
        <w:jc w:val="right"/>
      </w:pPr>
    </w:p>
    <w:p w14:paraId="0772C903">
      <w:pPr>
        <w:spacing w:before="156"/>
        <w:ind w:firstLine="480"/>
        <w:jc w:val="right"/>
        <w:rPr>
          <w:rFonts w:hint="eastAsia" w:eastAsia="宋体"/>
          <w:lang w:eastAsia="zh-CN"/>
        </w:rPr>
      </w:pPr>
    </w:p>
    <w:p w14:paraId="1F37AE70">
      <w:pPr>
        <w:spacing w:before="156"/>
        <w:ind w:firstLine="480"/>
        <w:jc w:val="right"/>
      </w:pPr>
    </w:p>
    <w:p w14:paraId="30AD8681">
      <w:pPr>
        <w:spacing w:before="156"/>
        <w:ind w:firstLine="480"/>
        <w:jc w:val="right"/>
        <w:rPr>
          <w:rFonts w:hint="eastAsia" w:ascii="Arial" w:hAnsi="Arial" w:cs="Arial"/>
          <w:color w:val="000000"/>
          <w:sz w:val="24"/>
        </w:rPr>
      </w:pPr>
      <w:r>
        <w:rPr>
          <w:rFonts w:hint="eastAsia" w:ascii="Arial" w:hAnsi="Arial" w:cs="Arial"/>
          <w:color w:val="000000"/>
          <w:sz w:val="24"/>
          <w:lang w:val="en-US" w:eastAsia="zh-CN"/>
        </w:rPr>
        <w:t xml:space="preserve">     单位名称：</w:t>
      </w:r>
      <w:r>
        <w:rPr>
          <w:rFonts w:hint="eastAsia" w:ascii="Arial" w:hAnsi="Arial" w:cs="Arial"/>
          <w:sz w:val="24"/>
          <w:lang w:eastAsia="zh-CN"/>
        </w:rPr>
        <w:t>合肥北城建设投资发展控股集团有限公司</w:t>
      </w:r>
    </w:p>
    <w:p w14:paraId="04B1F0E2">
      <w:pPr>
        <w:wordWrap w:val="0"/>
        <w:spacing w:before="156"/>
        <w:ind w:firstLine="480"/>
        <w:jc w:val="right"/>
        <w:rPr>
          <w:rFonts w:hint="default" w:ascii="Arial" w:hAnsi="Arial" w:eastAsia="宋体" w:cs="Arial"/>
          <w:color w:val="000000"/>
          <w:sz w:val="24"/>
          <w:lang w:val="en-US" w:eastAsia="zh-CN"/>
        </w:rPr>
      </w:pPr>
      <w:r>
        <w:rPr>
          <w:rFonts w:hint="eastAsia" w:ascii="Arial" w:hAnsi="Arial" w:cs="Arial"/>
          <w:color w:val="000000"/>
          <w:sz w:val="24"/>
          <w:lang w:val="en-US" w:eastAsia="zh-CN"/>
        </w:rPr>
        <w:t xml:space="preserve">  法定代表人/授权代表：                          </w:t>
      </w:r>
    </w:p>
    <w:p w14:paraId="4854B539">
      <w:pPr>
        <w:spacing w:before="156"/>
        <w:ind w:firstLine="480"/>
        <w:jc w:val="right"/>
      </w:pPr>
    </w:p>
    <w:p w14:paraId="512D6AAE">
      <w:pPr>
        <w:spacing w:before="156"/>
        <w:ind w:firstLine="480"/>
        <w:jc w:val="right"/>
      </w:pPr>
      <w:r>
        <w:t>年</w:t>
      </w:r>
      <w:r>
        <w:rPr>
          <w:rFonts w:hint="eastAsia"/>
        </w:rPr>
        <w:t xml:space="preserve"> </w:t>
      </w:r>
      <w:r>
        <w:t xml:space="preserve"> </w:t>
      </w:r>
      <w:r>
        <w:rPr>
          <w:rFonts w:hint="eastAsia"/>
        </w:rPr>
        <w:t xml:space="preserve"> 月 </w:t>
      </w:r>
      <w:r>
        <w:t xml:space="preserve">  日</w:t>
      </w:r>
    </w:p>
    <w:p w14:paraId="1A1BE67A">
      <w:pPr>
        <w:spacing w:before="0"/>
        <w:ind w:firstLine="0"/>
        <w:jc w:val="left"/>
      </w:pPr>
      <w:r>
        <w:br w:type="page"/>
      </w:r>
    </w:p>
    <w:p w14:paraId="5E93660A">
      <w:pPr>
        <w:spacing w:before="156"/>
        <w:ind w:firstLine="480" w:firstLineChars="0"/>
        <w:rPr>
          <w:rFonts w:hint="eastAsia" w:ascii="Arial" w:hAnsi="Arial" w:cs="Arial"/>
          <w:color w:val="000000"/>
          <w:sz w:val="24"/>
        </w:rPr>
      </w:pPr>
      <w:r>
        <w:rPr>
          <w:rFonts w:hint="eastAsia" w:ascii="Arial" w:hAnsi="Arial" w:cs="Arial"/>
          <w:color w:val="000000"/>
          <w:sz w:val="24"/>
        </w:rPr>
        <w:t>（本页无正文，系《合肥鼎耘科技产业发展合伙企业（有限合伙）之合伙协议》之签章页）</w:t>
      </w:r>
    </w:p>
    <w:p w14:paraId="23C987A7">
      <w:pPr>
        <w:spacing w:before="156"/>
        <w:ind w:firstLine="480"/>
      </w:pPr>
    </w:p>
    <w:p w14:paraId="4DC02657">
      <w:pPr>
        <w:spacing w:before="156"/>
        <w:ind w:firstLine="480"/>
        <w:jc w:val="right"/>
      </w:pPr>
    </w:p>
    <w:p w14:paraId="3D2AB942">
      <w:pPr>
        <w:spacing w:before="156"/>
        <w:ind w:firstLine="480"/>
        <w:jc w:val="right"/>
        <w:rPr>
          <w:rFonts w:hint="eastAsia" w:eastAsia="宋体"/>
          <w:lang w:eastAsia="zh-CN"/>
        </w:rPr>
      </w:pPr>
    </w:p>
    <w:p w14:paraId="3323845B">
      <w:pPr>
        <w:spacing w:before="156"/>
        <w:ind w:firstLine="480"/>
        <w:jc w:val="right"/>
      </w:pPr>
    </w:p>
    <w:p w14:paraId="5DCD37BB">
      <w:pPr>
        <w:spacing w:before="156"/>
        <w:ind w:firstLine="480"/>
        <w:jc w:val="right"/>
        <w:rPr>
          <w:rFonts w:hint="eastAsia" w:ascii="Arial" w:hAnsi="Arial" w:cs="Arial"/>
          <w:color w:val="000000"/>
          <w:sz w:val="24"/>
        </w:rPr>
      </w:pPr>
      <w:r>
        <w:rPr>
          <w:rFonts w:hint="eastAsia" w:ascii="Arial" w:hAnsi="Arial" w:cs="Arial"/>
          <w:color w:val="000000"/>
          <w:sz w:val="24"/>
          <w:lang w:val="en-US" w:eastAsia="zh-CN"/>
        </w:rPr>
        <w:t xml:space="preserve">     单位名称：</w:t>
      </w:r>
      <w:r>
        <w:rPr>
          <w:rFonts w:hint="eastAsia" w:ascii="Arial" w:hAnsi="Arial" w:cs="Arial"/>
          <w:sz w:val="24"/>
          <w:lang w:eastAsia="zh-CN"/>
        </w:rPr>
        <w:t>鼎耘投资发展（海南）有限公司</w:t>
      </w:r>
    </w:p>
    <w:p w14:paraId="19737EDF">
      <w:pPr>
        <w:wordWrap w:val="0"/>
        <w:spacing w:before="156"/>
        <w:ind w:firstLine="480"/>
        <w:jc w:val="right"/>
        <w:rPr>
          <w:rFonts w:hint="default" w:ascii="Arial" w:hAnsi="Arial" w:eastAsia="宋体" w:cs="Arial"/>
          <w:color w:val="000000"/>
          <w:sz w:val="24"/>
          <w:lang w:val="en-US" w:eastAsia="zh-CN"/>
        </w:rPr>
      </w:pPr>
      <w:r>
        <w:rPr>
          <w:rFonts w:hint="eastAsia" w:ascii="Arial" w:hAnsi="Arial" w:cs="Arial"/>
          <w:color w:val="000000"/>
          <w:sz w:val="24"/>
          <w:lang w:val="en-US" w:eastAsia="zh-CN"/>
        </w:rPr>
        <w:t xml:space="preserve">  法定代表人/授权代表：                 </w:t>
      </w:r>
    </w:p>
    <w:p w14:paraId="370A3645">
      <w:pPr>
        <w:spacing w:before="156"/>
        <w:ind w:firstLine="480"/>
        <w:jc w:val="right"/>
      </w:pPr>
    </w:p>
    <w:p w14:paraId="709B742F">
      <w:pPr>
        <w:spacing w:before="156"/>
        <w:ind w:firstLine="480"/>
        <w:jc w:val="right"/>
      </w:pPr>
      <w:r>
        <w:t>年</w:t>
      </w:r>
      <w:r>
        <w:rPr>
          <w:rFonts w:hint="eastAsia"/>
        </w:rPr>
        <w:t xml:space="preserve"> </w:t>
      </w:r>
      <w:r>
        <w:t xml:space="preserve"> </w:t>
      </w:r>
      <w:r>
        <w:rPr>
          <w:rFonts w:hint="eastAsia"/>
        </w:rPr>
        <w:t xml:space="preserve"> 月 </w:t>
      </w:r>
      <w:r>
        <w:t xml:space="preserve">  日</w:t>
      </w:r>
    </w:p>
    <w:p w14:paraId="4CFD9E8C">
      <w:pPr>
        <w:spacing w:before="156"/>
        <w:ind w:firstLine="480"/>
        <w:jc w:val="right"/>
      </w:pPr>
    </w:p>
    <w:p w14:paraId="5E2EC50C">
      <w:pPr>
        <w:widowControl/>
        <w:adjustRightInd/>
        <w:snapToGrid/>
        <w:spacing w:line="240" w:lineRule="auto"/>
        <w:jc w:val="left"/>
        <w:rPr>
          <w:rFonts w:ascii="Arial" w:hAnsi="Arial" w:eastAsia="楷体_GB2312" w:cs="Arial"/>
          <w:kern w:val="0"/>
          <w:sz w:val="24"/>
        </w:rPr>
      </w:pPr>
    </w:p>
    <w:p w14:paraId="4E97FCD1">
      <w:pPr>
        <w:spacing w:before="156"/>
        <w:ind w:firstLine="480"/>
        <w:jc w:val="right"/>
      </w:pPr>
    </w:p>
    <w:p w14:paraId="1C984D54">
      <w:pPr>
        <w:spacing w:before="156"/>
        <w:ind w:firstLine="480"/>
        <w:jc w:val="right"/>
      </w:pPr>
    </w:p>
    <w:p w14:paraId="35DDED45">
      <w:pPr>
        <w:widowControl/>
        <w:adjustRightInd/>
        <w:snapToGrid/>
        <w:spacing w:line="240" w:lineRule="auto"/>
        <w:jc w:val="left"/>
        <w:rPr>
          <w:rFonts w:ascii="Arial" w:hAnsi="Arial" w:eastAsia="楷体_GB2312" w:cs="Arial"/>
          <w:kern w:val="0"/>
          <w:sz w:val="24"/>
        </w:rPr>
      </w:pPr>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altName w:val="汉仪书宋二KW"/>
    <w:panose1 w:val="02010600030101010101"/>
    <w:charset w:val="88"/>
    <w:family w:val="script"/>
    <w:pitch w:val="default"/>
    <w:sig w:usb0="00000000" w:usb1="00000000" w:usb2="00000006" w:usb3="00000000" w:csb0="00040001"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仿宋_GB2312">
    <w:altName w:val="汉仪仿宋KW"/>
    <w:panose1 w:val="02010609030101010101"/>
    <w:charset w:val="86"/>
    <w:family w:val="modern"/>
    <w:pitch w:val="default"/>
    <w:sig w:usb0="00000000" w:usb1="00000000" w:usb2="00000000" w:usb3="00000000" w:csb0="00040000" w:csb1="00000000"/>
  </w:font>
  <w:font w:name="汉仪仿宋KW">
    <w:panose1 w:val="00020600040101010101"/>
    <w:charset w:val="86"/>
    <w:family w:val="auto"/>
    <w:pitch w:val="default"/>
    <w:sig w:usb0="A00002BF" w:usb1="18EF7CFA" w:usb2="00000016"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楷体_GB2312">
    <w:altName w:val="汉仪楷体KW"/>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87093">
    <w:pPr>
      <w:pStyle w:val="11"/>
      <w:jc w:val="center"/>
    </w:pPr>
    <w:r>
      <w:fldChar w:fldCharType="begin"/>
    </w:r>
    <w:r>
      <w:instrText xml:space="preserve">PAGE   \* MERGEFORMAT</w:instrText>
    </w:r>
    <w:r>
      <w:fldChar w:fldCharType="separate"/>
    </w:r>
    <w:r>
      <w:rPr>
        <w:lang w:val="zh-CN"/>
      </w:rPr>
      <w:t>38</w:t>
    </w:r>
    <w:r>
      <w:fldChar w:fldCharType="end"/>
    </w:r>
  </w:p>
  <w:p w14:paraId="3B3A1899">
    <w:pPr>
      <w:pStyle w:val="1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05501">
    <w:pPr>
      <w:pStyle w:val="11"/>
      <w:framePr w:wrap="around" w:vAnchor="text" w:hAnchor="margin" w:xAlign="right" w:y="1"/>
      <w:rPr>
        <w:rStyle w:val="22"/>
      </w:rPr>
    </w:pPr>
    <w:r>
      <w:rPr>
        <w:rStyle w:val="22"/>
      </w:rPr>
      <w:fldChar w:fldCharType="begin"/>
    </w:r>
    <w:r>
      <w:rPr>
        <w:rStyle w:val="22"/>
      </w:rPr>
      <w:instrText xml:space="preserve">PAGE  </w:instrText>
    </w:r>
    <w:r>
      <w:rPr>
        <w:rStyle w:val="22"/>
      </w:rPr>
      <w:fldChar w:fldCharType="end"/>
    </w:r>
  </w:p>
  <w:p w14:paraId="2497C719">
    <w:pPr>
      <w:pStyle w:val="1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8B19C">
    <w:pPr>
      <w:pStyle w:val="11"/>
      <w:spacing w:before="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190F90">
    <w:pPr>
      <w:pStyle w:val="11"/>
      <w:spacing w:before="120"/>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E85C3">
    <w:pPr>
      <w:pStyle w:val="11"/>
      <w:spacing w:before="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E875">
    <w:pPr>
      <w:spacing w:before="120"/>
      <w:ind w:left="480"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C6496">
    <w:pPr>
      <w:pStyle w:val="12"/>
      <w:spacing w:before="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5348C0">
    <w:pPr>
      <w:pStyle w:val="12"/>
      <w:spacing w:before="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E042E"/>
    <w:multiLevelType w:val="multilevel"/>
    <w:tmpl w:val="003E042E"/>
    <w:lvl w:ilvl="0" w:tentative="0">
      <w:start w:val="1"/>
      <w:numFmt w:val="decimal"/>
      <w:lvlText w:val="15.5.%1"/>
      <w:lvlJc w:val="left"/>
      <w:pPr>
        <w:ind w:left="420" w:hanging="420"/>
      </w:pPr>
      <w:rPr>
        <w:rFonts w:hint="eastAsia"/>
        <w:b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00961E15"/>
    <w:multiLevelType w:val="multilevel"/>
    <w:tmpl w:val="00961E15"/>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29250F2"/>
    <w:multiLevelType w:val="multilevel"/>
    <w:tmpl w:val="029250F2"/>
    <w:lvl w:ilvl="0" w:tentative="0">
      <w:start w:val="1"/>
      <w:numFmt w:val="decimal"/>
      <w:lvlText w:val="15.7.%1"/>
      <w:lvlJc w:val="left"/>
      <w:pPr>
        <w:ind w:left="420" w:hanging="420"/>
      </w:pPr>
      <w:rPr>
        <w:rFonts w:hint="eastAsia"/>
        <w:b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3F277C3"/>
    <w:multiLevelType w:val="multilevel"/>
    <w:tmpl w:val="03F277C3"/>
    <w:lvl w:ilvl="0" w:tentative="0">
      <w:start w:val="1"/>
      <w:numFmt w:val="decimal"/>
      <w:lvlText w:val="14.1.%1"/>
      <w:lvlJc w:val="left"/>
      <w:pPr>
        <w:ind w:left="900" w:hanging="420"/>
      </w:pPr>
      <w:rPr>
        <w:rFonts w:hint="eastAsia"/>
        <w:b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4B71A2F"/>
    <w:multiLevelType w:val="multilevel"/>
    <w:tmpl w:val="04B71A2F"/>
    <w:lvl w:ilvl="0" w:tentative="0">
      <w:start w:val="1"/>
      <w:numFmt w:val="decimal"/>
      <w:lvlText w:val="8.%1"/>
      <w:lvlJc w:val="left"/>
      <w:pPr>
        <w:ind w:left="900" w:hanging="420"/>
      </w:pPr>
      <w:rPr>
        <w:rFonts w:hint="eastAsia"/>
        <w:b/>
        <w:color w:val="auto"/>
        <w:sz w:val="24"/>
        <w:szCs w:val="24"/>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4C1034F"/>
    <w:multiLevelType w:val="multilevel"/>
    <w:tmpl w:val="04C1034F"/>
    <w:lvl w:ilvl="0" w:tentative="0">
      <w:start w:val="1"/>
      <w:numFmt w:val="decimal"/>
      <w:lvlText w:val="4.1.%1"/>
      <w:lvlJc w:val="left"/>
      <w:pPr>
        <w:ind w:left="420" w:hanging="420"/>
      </w:pPr>
      <w:rPr>
        <w:rFonts w:hint="default"/>
        <w:b/>
      </w:rPr>
    </w:lvl>
    <w:lvl w:ilvl="1" w:tentative="0">
      <w:start w:val="1"/>
      <w:numFmt w:val="lowerLetter"/>
      <w:lvlText w:val="%2)"/>
      <w:lvlJc w:val="left"/>
      <w:pPr>
        <w:ind w:left="840" w:hanging="420"/>
      </w:pPr>
    </w:lvl>
    <w:lvl w:ilvl="2" w:tentative="0">
      <w:start w:val="1"/>
      <w:numFmt w:val="decimal"/>
      <w:lvlText w:val="3.1.%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61746FA"/>
    <w:multiLevelType w:val="multilevel"/>
    <w:tmpl w:val="061746FA"/>
    <w:lvl w:ilvl="0" w:tentative="0">
      <w:start w:val="1"/>
      <w:numFmt w:val="decimal"/>
      <w:lvlText w:val="15.1.%1"/>
      <w:lvlJc w:val="left"/>
      <w:pPr>
        <w:ind w:left="420" w:hanging="420"/>
      </w:pPr>
      <w:rPr>
        <w:rFonts w:hint="eastAsia"/>
        <w:b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78E06E6"/>
    <w:multiLevelType w:val="multilevel"/>
    <w:tmpl w:val="078E06E6"/>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90A7EDC"/>
    <w:multiLevelType w:val="multilevel"/>
    <w:tmpl w:val="090A7EDC"/>
    <w:lvl w:ilvl="0" w:tentative="0">
      <w:start w:val="1"/>
      <w:numFmt w:val="decimal"/>
      <w:lvlText w:val="4.%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A587FA2"/>
    <w:multiLevelType w:val="multilevel"/>
    <w:tmpl w:val="0A587FA2"/>
    <w:lvl w:ilvl="0" w:tentative="0">
      <w:start w:val="1"/>
      <w:numFmt w:val="decimal"/>
      <w:lvlText w:val="5.2.%1"/>
      <w:lvlJc w:val="left"/>
      <w:pPr>
        <w:ind w:left="96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AC97AB1"/>
    <w:multiLevelType w:val="multilevel"/>
    <w:tmpl w:val="0AC97AB1"/>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BAB44C4"/>
    <w:multiLevelType w:val="multilevel"/>
    <w:tmpl w:val="0BAB44C4"/>
    <w:lvl w:ilvl="0" w:tentative="0">
      <w:start w:val="1"/>
      <w:numFmt w:val="decimal"/>
      <w:lvlText w:val="8.3.%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0C013E0C"/>
    <w:multiLevelType w:val="multilevel"/>
    <w:tmpl w:val="0C013E0C"/>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0FCC35BF"/>
    <w:multiLevelType w:val="multilevel"/>
    <w:tmpl w:val="0FCC35BF"/>
    <w:lvl w:ilvl="0" w:tentative="0">
      <w:start w:val="1"/>
      <w:numFmt w:val="decimal"/>
      <w:lvlText w:val="15.3.%1"/>
      <w:lvlJc w:val="left"/>
      <w:pPr>
        <w:ind w:left="420" w:hanging="420"/>
      </w:pPr>
      <w:rPr>
        <w:rFonts w:hint="eastAsia"/>
        <w:b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10649A9"/>
    <w:multiLevelType w:val="multilevel"/>
    <w:tmpl w:val="110649A9"/>
    <w:lvl w:ilvl="0" w:tentative="0">
      <w:start w:val="1"/>
      <w:numFmt w:val="decimal"/>
      <w:lvlText w:val="9.1.%1"/>
      <w:lvlJc w:val="left"/>
      <w:pPr>
        <w:ind w:left="900" w:hanging="420"/>
      </w:pPr>
      <w:rPr>
        <w:rFonts w:hint="eastAsia"/>
        <w:b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12476D33"/>
    <w:multiLevelType w:val="multilevel"/>
    <w:tmpl w:val="12476D33"/>
    <w:lvl w:ilvl="0" w:tentative="0">
      <w:start w:val="1"/>
      <w:numFmt w:val="decimal"/>
      <w:lvlText w:val="15.2.%1"/>
      <w:lvlJc w:val="left"/>
      <w:pPr>
        <w:ind w:left="420" w:hanging="420"/>
      </w:pPr>
      <w:rPr>
        <w:rFonts w:hint="eastAsia"/>
        <w:b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3D5097D"/>
    <w:multiLevelType w:val="multilevel"/>
    <w:tmpl w:val="13D5097D"/>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14AC4664"/>
    <w:multiLevelType w:val="multilevel"/>
    <w:tmpl w:val="14AC4664"/>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rPr>
        <w:rFonts w:hint="default"/>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160F7513"/>
    <w:multiLevelType w:val="multilevel"/>
    <w:tmpl w:val="160F7513"/>
    <w:lvl w:ilvl="0" w:tentative="0">
      <w:start w:val="1"/>
      <w:numFmt w:val="decimal"/>
      <w:lvlText w:val="5.1.%1"/>
      <w:lvlJc w:val="left"/>
      <w:pPr>
        <w:ind w:left="96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172A697E"/>
    <w:multiLevelType w:val="multilevel"/>
    <w:tmpl w:val="172A697E"/>
    <w:lvl w:ilvl="0" w:tentative="0">
      <w:start w:val="1"/>
      <w:numFmt w:val="decimal"/>
      <w:lvlText w:val="12.1.%1"/>
      <w:lvlJc w:val="left"/>
      <w:pPr>
        <w:ind w:left="1271" w:hanging="420"/>
      </w:pPr>
      <w:rPr>
        <w:rFonts w:hint="eastAsia"/>
      </w:rPr>
    </w:lvl>
    <w:lvl w:ilvl="1" w:tentative="0">
      <w:start w:val="1"/>
      <w:numFmt w:val="lowerLetter"/>
      <w:lvlText w:val="%2)"/>
      <w:lvlJc w:val="left"/>
      <w:pPr>
        <w:ind w:left="840" w:hanging="420"/>
      </w:pPr>
    </w:lvl>
    <w:lvl w:ilvl="2" w:tentative="0">
      <w:start w:val="1"/>
      <w:numFmt w:val="decimal"/>
      <w:lvlText w:val="12.1.%3"/>
      <w:lvlJc w:val="left"/>
      <w:pPr>
        <w:ind w:left="1260" w:hanging="420"/>
      </w:pPr>
      <w:rPr>
        <w:rFonts w:hint="eastAsia"/>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1A236385"/>
    <w:multiLevelType w:val="multilevel"/>
    <w:tmpl w:val="1A236385"/>
    <w:lvl w:ilvl="0" w:tentative="0">
      <w:start w:val="1"/>
      <w:numFmt w:val="decimal"/>
      <w:lvlText w:val="15.4.%1"/>
      <w:lvlJc w:val="left"/>
      <w:pPr>
        <w:ind w:left="420" w:hanging="420"/>
      </w:pPr>
      <w:rPr>
        <w:rFonts w:hint="eastAsia"/>
        <w:b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1ACE1713"/>
    <w:multiLevelType w:val="multilevel"/>
    <w:tmpl w:val="1ACE1713"/>
    <w:lvl w:ilvl="0" w:tentative="0">
      <w:start w:val="1"/>
      <w:numFmt w:val="decimal"/>
      <w:lvlText w:val="8.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1BD44778"/>
    <w:multiLevelType w:val="multilevel"/>
    <w:tmpl w:val="1BD44778"/>
    <w:lvl w:ilvl="0" w:tentative="0">
      <w:start w:val="1"/>
      <w:numFmt w:val="decimal"/>
      <w:lvlText w:val="2.4.%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1BE42E78"/>
    <w:multiLevelType w:val="multilevel"/>
    <w:tmpl w:val="1BE42E78"/>
    <w:lvl w:ilvl="0" w:tentative="0">
      <w:start w:val="1"/>
      <w:numFmt w:val="decimal"/>
      <w:lvlText w:val="4.1.%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1C837C06"/>
    <w:multiLevelType w:val="multilevel"/>
    <w:tmpl w:val="1C837C06"/>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1CF7678E"/>
    <w:multiLevelType w:val="multilevel"/>
    <w:tmpl w:val="1CF7678E"/>
    <w:lvl w:ilvl="0" w:tentative="0">
      <w:start w:val="1"/>
      <w:numFmt w:val="decimal"/>
      <w:lvlText w:val="3.%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1CFD4F52"/>
    <w:multiLevelType w:val="multilevel"/>
    <w:tmpl w:val="1CFD4F52"/>
    <w:lvl w:ilvl="0" w:tentative="0">
      <w:start w:val="1"/>
      <w:numFmt w:val="decimal"/>
      <w:lvlText w:val="2.1.%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1E090494"/>
    <w:multiLevelType w:val="multilevel"/>
    <w:tmpl w:val="1E090494"/>
    <w:lvl w:ilvl="0" w:tentative="0">
      <w:start w:val="1"/>
      <w:numFmt w:val="decimal"/>
      <w:lvlText w:val="7.%1"/>
      <w:lvlJc w:val="left"/>
      <w:pPr>
        <w:ind w:left="900" w:hanging="420"/>
      </w:pPr>
      <w:rPr>
        <w:rFonts w:hint="eastAsia"/>
        <w:b/>
        <w:color w:val="auto"/>
        <w:sz w:val="24"/>
        <w:szCs w:val="24"/>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1EE3344F"/>
    <w:multiLevelType w:val="multilevel"/>
    <w:tmpl w:val="1EE3344F"/>
    <w:lvl w:ilvl="0" w:tentative="0">
      <w:start w:val="1"/>
      <w:numFmt w:val="decimal"/>
      <w:lvlText w:val="1.5.%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1F0C4C30"/>
    <w:multiLevelType w:val="multilevel"/>
    <w:tmpl w:val="1F0C4C30"/>
    <w:lvl w:ilvl="0" w:tentative="0">
      <w:start w:val="1"/>
      <w:numFmt w:val="decimal"/>
      <w:lvlText w:val="2.3.%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21D17C3F"/>
    <w:multiLevelType w:val="multilevel"/>
    <w:tmpl w:val="21D17C3F"/>
    <w:lvl w:ilvl="0" w:tentative="0">
      <w:start w:val="1"/>
      <w:numFmt w:val="decimal"/>
      <w:lvlText w:val="12.%1"/>
      <w:lvlJc w:val="left"/>
      <w:pPr>
        <w:ind w:left="900" w:hanging="420"/>
      </w:pPr>
      <w:rPr>
        <w:rFonts w:hint="eastAsia"/>
        <w:b/>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26D03193"/>
    <w:multiLevelType w:val="multilevel"/>
    <w:tmpl w:val="26D03193"/>
    <w:lvl w:ilvl="0" w:tentative="0">
      <w:start w:val="1"/>
      <w:numFmt w:val="decimal"/>
      <w:lvlText w:val="13.1.%1"/>
      <w:lvlJc w:val="left"/>
      <w:pPr>
        <w:ind w:left="900" w:hanging="420"/>
      </w:pPr>
      <w:rPr>
        <w:rFonts w:hint="eastAsia"/>
        <w:b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2774595A"/>
    <w:multiLevelType w:val="multilevel"/>
    <w:tmpl w:val="2774595A"/>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27787106"/>
    <w:multiLevelType w:val="multilevel"/>
    <w:tmpl w:val="27787106"/>
    <w:lvl w:ilvl="0" w:tentative="0">
      <w:start w:val="1"/>
      <w:numFmt w:val="decimal"/>
      <w:lvlText w:val="11.1.%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279830C9"/>
    <w:multiLevelType w:val="multilevel"/>
    <w:tmpl w:val="279830C9"/>
    <w:lvl w:ilvl="0" w:tentative="0">
      <w:start w:val="1"/>
      <w:numFmt w:val="japaneseCounting"/>
      <w:lvlText w:val="第%1条"/>
      <w:lvlJc w:val="left"/>
      <w:pPr>
        <w:ind w:left="840" w:hanging="840"/>
      </w:pPr>
      <w:rPr>
        <w:rFonts w:hint="default"/>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283C308E"/>
    <w:multiLevelType w:val="multilevel"/>
    <w:tmpl w:val="283C308E"/>
    <w:lvl w:ilvl="0" w:tentative="0">
      <w:start w:val="1"/>
      <w:numFmt w:val="decimal"/>
      <w:lvlText w:val="15.%1"/>
      <w:lvlJc w:val="left"/>
      <w:pPr>
        <w:ind w:left="900" w:hanging="420"/>
      </w:pPr>
      <w:rPr>
        <w:rFonts w:hint="eastAsia"/>
        <w:b/>
        <w:color w:val="auto"/>
        <w:sz w:val="24"/>
        <w:szCs w:val="24"/>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28987A3C"/>
    <w:multiLevelType w:val="multilevel"/>
    <w:tmpl w:val="28987A3C"/>
    <w:lvl w:ilvl="0" w:tentative="0">
      <w:start w:val="1"/>
      <w:numFmt w:val="decimal"/>
      <w:lvlText w:val="6.1.%1"/>
      <w:lvlJc w:val="left"/>
      <w:pPr>
        <w:ind w:left="1271" w:hanging="420"/>
      </w:pPr>
      <w:rPr>
        <w:rFonts w:hint="eastAsia"/>
      </w:rPr>
    </w:lvl>
    <w:lvl w:ilvl="1" w:tentative="0">
      <w:start w:val="1"/>
      <w:numFmt w:val="lowerLetter"/>
      <w:lvlText w:val="%2)"/>
      <w:lvlJc w:val="left"/>
      <w:pPr>
        <w:ind w:left="1691" w:hanging="420"/>
      </w:pPr>
    </w:lvl>
    <w:lvl w:ilvl="2" w:tentative="0">
      <w:start w:val="1"/>
      <w:numFmt w:val="lowerRoman"/>
      <w:lvlText w:val="%3."/>
      <w:lvlJc w:val="right"/>
      <w:pPr>
        <w:ind w:left="2111" w:hanging="420"/>
      </w:pPr>
    </w:lvl>
    <w:lvl w:ilvl="3" w:tentative="0">
      <w:start w:val="1"/>
      <w:numFmt w:val="decimal"/>
      <w:lvlText w:val="%4."/>
      <w:lvlJc w:val="left"/>
      <w:pPr>
        <w:ind w:left="2531" w:hanging="420"/>
      </w:pPr>
    </w:lvl>
    <w:lvl w:ilvl="4" w:tentative="0">
      <w:start w:val="1"/>
      <w:numFmt w:val="lowerLetter"/>
      <w:lvlText w:val="%5)"/>
      <w:lvlJc w:val="left"/>
      <w:pPr>
        <w:ind w:left="2951" w:hanging="420"/>
      </w:pPr>
    </w:lvl>
    <w:lvl w:ilvl="5" w:tentative="0">
      <w:start w:val="1"/>
      <w:numFmt w:val="lowerRoman"/>
      <w:lvlText w:val="%6."/>
      <w:lvlJc w:val="right"/>
      <w:pPr>
        <w:ind w:left="3371" w:hanging="420"/>
      </w:pPr>
    </w:lvl>
    <w:lvl w:ilvl="6" w:tentative="0">
      <w:start w:val="1"/>
      <w:numFmt w:val="decimal"/>
      <w:lvlText w:val="%7."/>
      <w:lvlJc w:val="left"/>
      <w:pPr>
        <w:ind w:left="3791" w:hanging="420"/>
      </w:pPr>
    </w:lvl>
    <w:lvl w:ilvl="7" w:tentative="0">
      <w:start w:val="1"/>
      <w:numFmt w:val="lowerLetter"/>
      <w:lvlText w:val="%8)"/>
      <w:lvlJc w:val="left"/>
      <w:pPr>
        <w:ind w:left="4211" w:hanging="420"/>
      </w:pPr>
    </w:lvl>
    <w:lvl w:ilvl="8" w:tentative="0">
      <w:start w:val="1"/>
      <w:numFmt w:val="lowerRoman"/>
      <w:lvlText w:val="%9."/>
      <w:lvlJc w:val="right"/>
      <w:pPr>
        <w:ind w:left="4631" w:hanging="420"/>
      </w:pPr>
    </w:lvl>
  </w:abstractNum>
  <w:abstractNum w:abstractNumId="37">
    <w:nsid w:val="28C675BA"/>
    <w:multiLevelType w:val="multilevel"/>
    <w:tmpl w:val="28C675BA"/>
    <w:lvl w:ilvl="0" w:tentative="0">
      <w:start w:val="1"/>
      <w:numFmt w:val="decimal"/>
      <w:lvlText w:val="15.8.%1"/>
      <w:lvlJc w:val="left"/>
      <w:pPr>
        <w:ind w:left="420" w:hanging="420"/>
      </w:pPr>
      <w:rPr>
        <w:rFonts w:hint="eastAsia"/>
        <w:b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2C7E2638"/>
    <w:multiLevelType w:val="multilevel"/>
    <w:tmpl w:val="2C7E2638"/>
    <w:lvl w:ilvl="0" w:tentative="0">
      <w:start w:val="1"/>
      <w:numFmt w:val="decimal"/>
      <w:lvlText w:val="6.%1"/>
      <w:lvlJc w:val="left"/>
      <w:pPr>
        <w:ind w:left="96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2D3459DF"/>
    <w:multiLevelType w:val="multilevel"/>
    <w:tmpl w:val="2D3459DF"/>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2D612871"/>
    <w:multiLevelType w:val="multilevel"/>
    <w:tmpl w:val="2D612871"/>
    <w:lvl w:ilvl="0" w:tentative="0">
      <w:start w:val="1"/>
      <w:numFmt w:val="decimal"/>
      <w:lvlText w:val="15.6.%1"/>
      <w:lvlJc w:val="left"/>
      <w:pPr>
        <w:ind w:left="420" w:hanging="420"/>
      </w:pPr>
      <w:rPr>
        <w:rFonts w:hint="eastAsia"/>
        <w:b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2E1357DF"/>
    <w:multiLevelType w:val="multilevel"/>
    <w:tmpl w:val="2E1357DF"/>
    <w:lvl w:ilvl="0" w:tentative="0">
      <w:start w:val="1"/>
      <w:numFmt w:val="decimal"/>
      <w:lvlText w:val="4.3.%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2EA70418"/>
    <w:multiLevelType w:val="multilevel"/>
    <w:tmpl w:val="2EA70418"/>
    <w:lvl w:ilvl="0" w:tentative="0">
      <w:start w:val="1"/>
      <w:numFmt w:val="decimal"/>
      <w:lvlText w:val="9.1.%1"/>
      <w:lvlJc w:val="left"/>
      <w:pPr>
        <w:ind w:left="900" w:hanging="420"/>
      </w:pPr>
      <w:rPr>
        <w:rFonts w:hint="eastAsia"/>
        <w:b/>
        <w:color w:val="auto"/>
        <w:sz w:val="24"/>
        <w:szCs w:val="24"/>
      </w:rPr>
    </w:lvl>
    <w:lvl w:ilvl="1" w:tentative="0">
      <w:start w:val="1"/>
      <w:numFmt w:val="decimal"/>
      <w:lvlText w:val="8.1.%2"/>
      <w:lvlJc w:val="left"/>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2F256101"/>
    <w:multiLevelType w:val="multilevel"/>
    <w:tmpl w:val="2F256101"/>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301020EC"/>
    <w:multiLevelType w:val="multilevel"/>
    <w:tmpl w:val="301020EC"/>
    <w:lvl w:ilvl="0" w:tentative="0">
      <w:start w:val="1"/>
      <w:numFmt w:val="decimal"/>
      <w:lvlText w:val="11.2.%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340152B5"/>
    <w:multiLevelType w:val="multilevel"/>
    <w:tmpl w:val="340152B5"/>
    <w:lvl w:ilvl="0" w:tentative="0">
      <w:start w:val="1"/>
      <w:numFmt w:val="decimal"/>
      <w:lvlText w:val="2.2.%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348F0198"/>
    <w:multiLevelType w:val="multilevel"/>
    <w:tmpl w:val="348F0198"/>
    <w:lvl w:ilvl="0" w:tentative="0">
      <w:start w:val="1"/>
      <w:numFmt w:val="decimal"/>
      <w:lvlText w:val="14.%1"/>
      <w:lvlJc w:val="left"/>
      <w:pPr>
        <w:ind w:left="900" w:hanging="420"/>
      </w:pPr>
      <w:rPr>
        <w:rFonts w:hint="eastAsia"/>
        <w:b/>
        <w:color w:val="auto"/>
        <w:sz w:val="24"/>
        <w:szCs w:val="24"/>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35B640F4"/>
    <w:multiLevelType w:val="multilevel"/>
    <w:tmpl w:val="35B640F4"/>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3B3B130C"/>
    <w:multiLevelType w:val="multilevel"/>
    <w:tmpl w:val="3B3B130C"/>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3CDB5AAD"/>
    <w:multiLevelType w:val="multilevel"/>
    <w:tmpl w:val="3CDB5AAD"/>
    <w:lvl w:ilvl="0" w:tentative="0">
      <w:start w:val="1"/>
      <w:numFmt w:val="decimal"/>
      <w:lvlText w:val="5.%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3E306DE6"/>
    <w:multiLevelType w:val="multilevel"/>
    <w:tmpl w:val="3E306DE6"/>
    <w:lvl w:ilvl="0" w:tentative="0">
      <w:start w:val="1"/>
      <w:numFmt w:val="decimal"/>
      <w:lvlText w:val="11.3.%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40984802"/>
    <w:multiLevelType w:val="multilevel"/>
    <w:tmpl w:val="40984802"/>
    <w:lvl w:ilvl="0" w:tentative="0">
      <w:start w:val="1"/>
      <w:numFmt w:val="decimal"/>
      <w:lvlText w:val="2.%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42B31B00"/>
    <w:multiLevelType w:val="multilevel"/>
    <w:tmpl w:val="42B31B00"/>
    <w:lvl w:ilvl="0" w:tentative="0">
      <w:start w:val="1"/>
      <w:numFmt w:val="decimal"/>
      <w:lvlText w:val="6.3.%1"/>
      <w:lvlJc w:val="left"/>
      <w:pPr>
        <w:ind w:left="126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42EA5FCE"/>
    <w:multiLevelType w:val="multilevel"/>
    <w:tmpl w:val="42EA5FCE"/>
    <w:lvl w:ilvl="0" w:tentative="0">
      <w:start w:val="1"/>
      <w:numFmt w:val="decimal"/>
      <w:lvlText w:val="3.2.%1"/>
      <w:lvlJc w:val="left"/>
      <w:pPr>
        <w:ind w:left="126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46D50C90"/>
    <w:multiLevelType w:val="multilevel"/>
    <w:tmpl w:val="46D50C90"/>
    <w:lvl w:ilvl="0" w:tentative="0">
      <w:start w:val="1"/>
      <w:numFmt w:val="decimal"/>
      <w:lvlText w:val="6.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491D17DE"/>
    <w:multiLevelType w:val="multilevel"/>
    <w:tmpl w:val="491D17DE"/>
    <w:lvl w:ilvl="0" w:tentative="0">
      <w:start w:val="1"/>
      <w:numFmt w:val="decimal"/>
      <w:lvlText w:val="13.%1"/>
      <w:lvlJc w:val="left"/>
      <w:pPr>
        <w:ind w:left="900" w:hanging="420"/>
      </w:pPr>
      <w:rPr>
        <w:rFonts w:hint="eastAsia"/>
        <w:b/>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4E025DF5"/>
    <w:multiLevelType w:val="multilevel"/>
    <w:tmpl w:val="4E025DF5"/>
    <w:lvl w:ilvl="0" w:tentative="0">
      <w:start w:val="1"/>
      <w:numFmt w:val="decimal"/>
      <w:lvlText w:val="8.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4F2A33E7"/>
    <w:multiLevelType w:val="multilevel"/>
    <w:tmpl w:val="4F2A33E7"/>
    <w:lvl w:ilvl="0" w:tentative="0">
      <w:start w:val="1"/>
      <w:numFmt w:val="decimal"/>
      <w:lvlText w:val="9.2.%1"/>
      <w:lvlJc w:val="left"/>
      <w:pPr>
        <w:ind w:left="900" w:hanging="420"/>
      </w:pPr>
      <w:rPr>
        <w:rFonts w:hint="eastAsia"/>
        <w:b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5096603C"/>
    <w:multiLevelType w:val="multilevel"/>
    <w:tmpl w:val="5096603C"/>
    <w:lvl w:ilvl="0" w:tentative="0">
      <w:start w:val="1"/>
      <w:numFmt w:val="decimal"/>
      <w:lvlText w:val="11.4.%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527639A3"/>
    <w:multiLevelType w:val="multilevel"/>
    <w:tmpl w:val="527639A3"/>
    <w:lvl w:ilvl="0" w:tentative="0">
      <w:start w:val="1"/>
      <w:numFmt w:val="decimal"/>
      <w:lvlText w:val="8.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52EC6F92"/>
    <w:multiLevelType w:val="multilevel"/>
    <w:tmpl w:val="52EC6F92"/>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5430098B"/>
    <w:multiLevelType w:val="multilevel"/>
    <w:tmpl w:val="5430098B"/>
    <w:lvl w:ilvl="0" w:tentative="0">
      <w:start w:val="1"/>
      <w:numFmt w:val="chineseCountingThousand"/>
      <w:lvlText w:val="第%1条"/>
      <w:lvlJc w:val="left"/>
      <w:pPr>
        <w:tabs>
          <w:tab w:val="left" w:pos="2382"/>
        </w:tabs>
        <w:ind w:left="2382" w:hanging="680"/>
      </w:pPr>
      <w:rPr>
        <w:rFonts w:hint="default" w:ascii="宋体" w:hAnsi="宋体" w:eastAsia="宋体" w:cs="Times New Roman"/>
        <w:b/>
        <w:i w:val="0"/>
        <w:sz w:val="24"/>
        <w:szCs w:val="24"/>
      </w:rPr>
    </w:lvl>
    <w:lvl w:ilvl="1" w:tentative="0">
      <w:start w:val="1"/>
      <w:numFmt w:val="chineseCountingThousand"/>
      <w:isLgl/>
      <w:lvlText w:val="%1.%2"/>
      <w:lvlJc w:val="left"/>
      <w:pPr>
        <w:tabs>
          <w:tab w:val="left" w:pos="680"/>
        </w:tabs>
      </w:pPr>
      <w:rPr>
        <w:rFonts w:hint="default" w:ascii="Times New Roman" w:hAnsi="Times New Roman" w:eastAsia="宋体" w:cs="Times New Roman"/>
        <w:b w:val="0"/>
        <w:i w:val="0"/>
        <w:sz w:val="24"/>
        <w:szCs w:val="24"/>
      </w:rPr>
    </w:lvl>
    <w:lvl w:ilvl="2" w:tentative="0">
      <w:start w:val="1"/>
      <w:numFmt w:val="decimal"/>
      <w:lvlText w:val="1.2.%3"/>
      <w:lvlJc w:val="left"/>
      <w:pPr>
        <w:tabs>
          <w:tab w:val="left" w:pos="-114"/>
        </w:tabs>
        <w:ind w:left="226" w:hanging="226"/>
      </w:pPr>
      <w:rPr>
        <w:rFonts w:hint="default"/>
        <w:b w:val="0"/>
        <w:i w:val="0"/>
        <w:sz w:val="24"/>
        <w:szCs w:val="24"/>
      </w:rPr>
    </w:lvl>
    <w:lvl w:ilvl="3" w:tentative="0">
      <w:start w:val="1"/>
      <w:numFmt w:val="decimal"/>
      <w:lvlText w:val="4.3.2.%4"/>
      <w:lvlJc w:val="left"/>
      <w:pPr>
        <w:tabs>
          <w:tab w:val="left" w:pos="994"/>
        </w:tabs>
        <w:ind w:left="1220" w:hanging="680"/>
      </w:pPr>
      <w:rPr>
        <w:rFonts w:hint="eastAsia"/>
        <w:b w:val="0"/>
        <w:sz w:val="24"/>
        <w:szCs w:val="24"/>
      </w:rPr>
    </w:lvl>
    <w:lvl w:ilvl="4" w:tentative="0">
      <w:start w:val="1"/>
      <w:numFmt w:val="decimal"/>
      <w:lvlText w:val="%5）"/>
      <w:lvlJc w:val="left"/>
      <w:pPr>
        <w:tabs>
          <w:tab w:val="left" w:pos="2608"/>
        </w:tabs>
        <w:ind w:left="2608" w:hanging="567"/>
      </w:pPr>
      <w:rPr>
        <w:rFonts w:hint="default" w:ascii="宋体" w:hAnsi="宋体" w:eastAsia="宋体" w:cs="Times New Roman"/>
        <w:sz w:val="21"/>
        <w:szCs w:val="21"/>
      </w:rPr>
    </w:lvl>
    <w:lvl w:ilvl="5" w:tentative="0">
      <w:start w:val="1"/>
      <w:numFmt w:val="lowerLetter"/>
      <w:lvlText w:val="%6)"/>
      <w:lvlJc w:val="left"/>
      <w:pPr>
        <w:tabs>
          <w:tab w:val="left" w:pos="3289"/>
        </w:tabs>
        <w:ind w:left="3289" w:hanging="681"/>
      </w:pPr>
      <w:rPr>
        <w:rFonts w:hint="eastAsia" w:cs="Times New Roman"/>
      </w:rPr>
    </w:lvl>
    <w:lvl w:ilvl="6" w:tentative="0">
      <w:start w:val="1"/>
      <w:numFmt w:val="none"/>
      <w:lvlText w:val=""/>
      <w:lvlJc w:val="left"/>
      <w:pPr>
        <w:tabs>
          <w:tab w:val="left" w:pos="3240"/>
        </w:tabs>
        <w:ind w:left="3240" w:hanging="1080"/>
      </w:pPr>
      <w:rPr>
        <w:rFonts w:hint="eastAsia" w:cs="Times New Roman"/>
      </w:rPr>
    </w:lvl>
    <w:lvl w:ilvl="7" w:tentative="0">
      <w:start w:val="1"/>
      <w:numFmt w:val="none"/>
      <w:lvlText w:val=""/>
      <w:lvlJc w:val="left"/>
      <w:pPr>
        <w:tabs>
          <w:tab w:val="left" w:pos="3744"/>
        </w:tabs>
        <w:ind w:left="3744" w:hanging="1224"/>
      </w:pPr>
      <w:rPr>
        <w:rFonts w:hint="eastAsia" w:cs="Times New Roman"/>
      </w:rPr>
    </w:lvl>
    <w:lvl w:ilvl="8" w:tentative="0">
      <w:start w:val="1"/>
      <w:numFmt w:val="none"/>
      <w:lvlText w:val=""/>
      <w:lvlJc w:val="left"/>
      <w:pPr>
        <w:tabs>
          <w:tab w:val="left" w:pos="4320"/>
        </w:tabs>
        <w:ind w:left="4320" w:hanging="1440"/>
      </w:pPr>
      <w:rPr>
        <w:rFonts w:hint="eastAsia" w:cs="Times New Roman"/>
      </w:rPr>
    </w:lvl>
  </w:abstractNum>
  <w:abstractNum w:abstractNumId="62">
    <w:nsid w:val="55FE467D"/>
    <w:multiLevelType w:val="multilevel"/>
    <w:tmpl w:val="55FE467D"/>
    <w:lvl w:ilvl="0" w:tentative="0">
      <w:start w:val="1"/>
      <w:numFmt w:val="decimal"/>
      <w:lvlText w:val="1.1.%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55FF5115"/>
    <w:multiLevelType w:val="multilevel"/>
    <w:tmpl w:val="55FF5115"/>
    <w:lvl w:ilvl="0" w:tentative="0">
      <w:start w:val="1"/>
      <w:numFmt w:val="decimal"/>
      <w:lvlText w:val="(%1)"/>
      <w:lvlJc w:val="left"/>
      <w:pPr>
        <w:ind w:left="1211" w:hanging="360"/>
      </w:pPr>
      <w:rPr>
        <w:rFonts w:hint="default"/>
        <w:b w:val="0"/>
        <w:bCs/>
      </w:rPr>
    </w:lvl>
    <w:lvl w:ilvl="1" w:tentative="0">
      <w:start w:val="1"/>
      <w:numFmt w:val="lowerLetter"/>
      <w:lvlText w:val="%2."/>
      <w:lvlJc w:val="left"/>
      <w:pPr>
        <w:ind w:left="1931" w:hanging="360"/>
      </w:pPr>
    </w:lvl>
    <w:lvl w:ilvl="2" w:tentative="0">
      <w:start w:val="1"/>
      <w:numFmt w:val="lowerRoman"/>
      <w:lvlText w:val="%3."/>
      <w:lvlJc w:val="right"/>
      <w:pPr>
        <w:ind w:left="2651" w:hanging="180"/>
      </w:pPr>
    </w:lvl>
    <w:lvl w:ilvl="3" w:tentative="0">
      <w:start w:val="1"/>
      <w:numFmt w:val="decimal"/>
      <w:lvlText w:val="%4."/>
      <w:lvlJc w:val="left"/>
      <w:pPr>
        <w:ind w:left="3371" w:hanging="360"/>
      </w:pPr>
    </w:lvl>
    <w:lvl w:ilvl="4" w:tentative="0">
      <w:start w:val="1"/>
      <w:numFmt w:val="lowerLetter"/>
      <w:lvlText w:val="%5."/>
      <w:lvlJc w:val="left"/>
      <w:pPr>
        <w:ind w:left="4091" w:hanging="360"/>
      </w:pPr>
    </w:lvl>
    <w:lvl w:ilvl="5" w:tentative="0">
      <w:start w:val="1"/>
      <w:numFmt w:val="lowerRoman"/>
      <w:lvlText w:val="%6."/>
      <w:lvlJc w:val="right"/>
      <w:pPr>
        <w:ind w:left="4811" w:hanging="180"/>
      </w:pPr>
    </w:lvl>
    <w:lvl w:ilvl="6" w:tentative="0">
      <w:start w:val="1"/>
      <w:numFmt w:val="decimal"/>
      <w:lvlText w:val="%7."/>
      <w:lvlJc w:val="left"/>
      <w:pPr>
        <w:ind w:left="5531" w:hanging="360"/>
      </w:pPr>
    </w:lvl>
    <w:lvl w:ilvl="7" w:tentative="0">
      <w:start w:val="1"/>
      <w:numFmt w:val="lowerLetter"/>
      <w:lvlText w:val="%8."/>
      <w:lvlJc w:val="left"/>
      <w:pPr>
        <w:ind w:left="6251" w:hanging="360"/>
      </w:pPr>
    </w:lvl>
    <w:lvl w:ilvl="8" w:tentative="0">
      <w:start w:val="1"/>
      <w:numFmt w:val="lowerRoman"/>
      <w:lvlText w:val="%9."/>
      <w:lvlJc w:val="right"/>
      <w:pPr>
        <w:ind w:left="6971" w:hanging="180"/>
      </w:pPr>
    </w:lvl>
  </w:abstractNum>
  <w:abstractNum w:abstractNumId="64">
    <w:nsid w:val="57686CC3"/>
    <w:multiLevelType w:val="multilevel"/>
    <w:tmpl w:val="57686CC3"/>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578D142D"/>
    <w:multiLevelType w:val="multilevel"/>
    <w:tmpl w:val="578D142D"/>
    <w:lvl w:ilvl="0" w:tentative="0">
      <w:start w:val="1"/>
      <w:numFmt w:val="decimal"/>
      <w:lvlText w:val="10.1.%1"/>
      <w:lvlJc w:val="left"/>
      <w:pPr>
        <w:ind w:left="900" w:hanging="420"/>
      </w:pPr>
      <w:rPr>
        <w:rFonts w:hint="eastAsia"/>
        <w:b w:val="0"/>
        <w:i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5A9962B1"/>
    <w:multiLevelType w:val="multilevel"/>
    <w:tmpl w:val="5A9962B1"/>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5DF66DAC"/>
    <w:multiLevelType w:val="multilevel"/>
    <w:tmpl w:val="5DF66DAC"/>
    <w:lvl w:ilvl="0" w:tentative="0">
      <w:start w:val="1"/>
      <w:numFmt w:val="decimal"/>
      <w:lvlText w:val="8.2.%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5FF629E5"/>
    <w:multiLevelType w:val="multilevel"/>
    <w:tmpl w:val="5FF629E5"/>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9">
    <w:nsid w:val="61CF1D11"/>
    <w:multiLevelType w:val="multilevel"/>
    <w:tmpl w:val="61CF1D11"/>
    <w:lvl w:ilvl="0" w:tentative="0">
      <w:start w:val="1"/>
      <w:numFmt w:val="decimal"/>
      <w:lvlText w:val="6.2.%1"/>
      <w:lvlJc w:val="left"/>
      <w:pPr>
        <w:ind w:left="126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63BA3048"/>
    <w:multiLevelType w:val="multilevel"/>
    <w:tmpl w:val="63BA3048"/>
    <w:lvl w:ilvl="0" w:tentative="0">
      <w:start w:val="1"/>
      <w:numFmt w:val="decimal"/>
      <w:lvlText w:val="15.9.%1"/>
      <w:lvlJc w:val="left"/>
      <w:pPr>
        <w:ind w:left="420" w:hanging="420"/>
      </w:pPr>
      <w:rPr>
        <w:rFonts w:hint="eastAsia"/>
        <w:b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649B5BA3"/>
    <w:multiLevelType w:val="multilevel"/>
    <w:tmpl w:val="649B5BA3"/>
    <w:lvl w:ilvl="0" w:tentative="0">
      <w:start w:val="1"/>
      <w:numFmt w:val="decimal"/>
      <w:lvlText w:val="1.%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6540040D"/>
    <w:multiLevelType w:val="multilevel"/>
    <w:tmpl w:val="6540040D"/>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690C2DF3"/>
    <w:multiLevelType w:val="multilevel"/>
    <w:tmpl w:val="690C2DF3"/>
    <w:lvl w:ilvl="0" w:tentative="0">
      <w:start w:val="1"/>
      <w:numFmt w:val="decimal"/>
      <w:lvlText w:val="2.4.%1"/>
      <w:lvlJc w:val="left"/>
      <w:pPr>
        <w:ind w:left="1330" w:hanging="420"/>
      </w:pPr>
      <w:rPr>
        <w:rFonts w:hint="eastAsia"/>
      </w:rPr>
    </w:lvl>
    <w:lvl w:ilvl="1" w:tentative="0">
      <w:start w:val="1"/>
      <w:numFmt w:val="decimal"/>
      <w:lvlText w:val="1.4.%2"/>
      <w:lvlJc w:val="left"/>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6CAC48A9"/>
    <w:multiLevelType w:val="multilevel"/>
    <w:tmpl w:val="6CAC48A9"/>
    <w:lvl w:ilvl="0" w:tentative="0">
      <w:start w:val="1"/>
      <w:numFmt w:val="decimal"/>
      <w:lvlText w:val="2.3.%1"/>
      <w:lvlJc w:val="left"/>
      <w:pPr>
        <w:ind w:left="910" w:hanging="420"/>
      </w:pPr>
      <w:rPr>
        <w:rFonts w:hint="default"/>
        <w:b/>
      </w:rPr>
    </w:lvl>
    <w:lvl w:ilvl="1" w:tentative="0">
      <w:start w:val="1"/>
      <w:numFmt w:val="decimal"/>
      <w:lvlText w:val="1.3.%2"/>
      <w:lvlJc w:val="left"/>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6D6801D9"/>
    <w:multiLevelType w:val="multilevel"/>
    <w:tmpl w:val="6D6801D9"/>
    <w:lvl w:ilvl="0" w:tentative="0">
      <w:start w:val="1"/>
      <w:numFmt w:val="decimal"/>
      <w:lvlText w:val="10.%1"/>
      <w:lvlJc w:val="left"/>
      <w:pPr>
        <w:ind w:left="900" w:hanging="420"/>
      </w:pPr>
      <w:rPr>
        <w:rFonts w:hint="eastAsia"/>
        <w:b/>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6E661B37"/>
    <w:multiLevelType w:val="multilevel"/>
    <w:tmpl w:val="6E661B37"/>
    <w:lvl w:ilvl="0" w:tentative="0">
      <w:start w:val="1"/>
      <w:numFmt w:val="decimal"/>
      <w:lvlText w:val="9.%1"/>
      <w:lvlJc w:val="left"/>
      <w:pPr>
        <w:ind w:left="900" w:hanging="420"/>
      </w:pPr>
      <w:rPr>
        <w:rFonts w:hint="eastAsia"/>
        <w:b/>
        <w:color w:val="auto"/>
        <w:sz w:val="24"/>
        <w:szCs w:val="24"/>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6FE02CD6"/>
    <w:multiLevelType w:val="multilevel"/>
    <w:tmpl w:val="6FE02CD6"/>
    <w:lvl w:ilvl="0" w:tentative="0">
      <w:start w:val="1"/>
      <w:numFmt w:val="decimal"/>
      <w:lvlText w:val="14.2.%1"/>
      <w:lvlJc w:val="left"/>
      <w:pPr>
        <w:ind w:left="900" w:hanging="420"/>
      </w:pPr>
      <w:rPr>
        <w:rFonts w:hint="eastAsia"/>
        <w:b w:val="0"/>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8">
    <w:nsid w:val="70E26CB6"/>
    <w:multiLevelType w:val="multilevel"/>
    <w:tmpl w:val="70E26CB6"/>
    <w:lvl w:ilvl="0" w:tentative="0">
      <w:start w:val="1"/>
      <w:numFmt w:val="decimal"/>
      <w:lvlText w:val="11.2.%1"/>
      <w:lvlJc w:val="left"/>
      <w:pPr>
        <w:ind w:left="1380" w:hanging="420"/>
      </w:pPr>
      <w:rPr>
        <w:rFonts w:hint="eastAsia"/>
        <w:b/>
        <w:color w:val="auto"/>
        <w:sz w:val="24"/>
        <w:szCs w:val="24"/>
      </w:rPr>
    </w:lvl>
    <w:lvl w:ilvl="1" w:tentative="0">
      <w:start w:val="1"/>
      <w:numFmt w:val="decimal"/>
      <w:lvlText w:val="10.2.%2"/>
      <w:lvlJc w:val="left"/>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70F40B90"/>
    <w:multiLevelType w:val="multilevel"/>
    <w:tmpl w:val="70F40B90"/>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72B44157"/>
    <w:multiLevelType w:val="multilevel"/>
    <w:tmpl w:val="72B44157"/>
    <w:lvl w:ilvl="0" w:tentative="0">
      <w:start w:val="1"/>
      <w:numFmt w:val="decimal"/>
      <w:lvlText w:val="10.3.%1"/>
      <w:lvlJc w:val="left"/>
      <w:pPr>
        <w:ind w:left="1380" w:hanging="420"/>
      </w:pPr>
      <w:rPr>
        <w:rFonts w:hint="eastAsia"/>
        <w:b/>
        <w:color w:val="auto"/>
        <w:sz w:val="24"/>
        <w:szCs w:val="24"/>
      </w:rPr>
    </w:lvl>
    <w:lvl w:ilvl="1" w:tentative="0">
      <w:start w:val="1"/>
      <w:numFmt w:val="decimal"/>
      <w:lvlText w:val="9.3.%2"/>
      <w:lvlJc w:val="left"/>
      <w:pPr>
        <w:ind w:left="840" w:hanging="420"/>
      </w:pPr>
      <w:rPr>
        <w:rFonts w:hint="eastAsia"/>
        <w:b w:val="0"/>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1">
    <w:nsid w:val="7414024F"/>
    <w:multiLevelType w:val="multilevel"/>
    <w:tmpl w:val="7414024F"/>
    <w:lvl w:ilvl="0" w:tentative="0">
      <w:start w:val="1"/>
      <w:numFmt w:val="decimal"/>
      <w:lvlText w:val="(%1)"/>
      <w:lvlJc w:val="left"/>
      <w:pPr>
        <w:ind w:left="720" w:hanging="720"/>
      </w:pPr>
      <w:rPr>
        <w:rFonts w:hint="eastAsia"/>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2">
    <w:nsid w:val="79B56846"/>
    <w:multiLevelType w:val="multilevel"/>
    <w:tmpl w:val="79B56846"/>
    <w:lvl w:ilvl="0" w:tentative="0">
      <w:start w:val="1"/>
      <w:numFmt w:val="decimal"/>
      <w:lvlText w:val="4.2.%1"/>
      <w:lvlJc w:val="left"/>
      <w:pPr>
        <w:ind w:left="42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3">
    <w:nsid w:val="79EA6BF0"/>
    <w:multiLevelType w:val="multilevel"/>
    <w:tmpl w:val="79EA6BF0"/>
    <w:lvl w:ilvl="0" w:tentative="0">
      <w:start w:val="1"/>
      <w:numFmt w:val="decimal"/>
      <w:lvlText w:val="7.1.%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7B6F15CB"/>
    <w:multiLevelType w:val="multilevel"/>
    <w:tmpl w:val="7B6F15CB"/>
    <w:lvl w:ilvl="0" w:tentative="0">
      <w:start w:val="1"/>
      <w:numFmt w:val="decimal"/>
      <w:lvlText w:val="5.3.%1"/>
      <w:lvlJc w:val="left"/>
      <w:pPr>
        <w:ind w:left="960" w:hanging="420"/>
      </w:pPr>
      <w:rPr>
        <w:rFonts w:hint="eastAsia"/>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7CFE7D15"/>
    <w:multiLevelType w:val="multilevel"/>
    <w:tmpl w:val="7CFE7D15"/>
    <w:lvl w:ilvl="0" w:tentative="0">
      <w:start w:val="1"/>
      <w:numFmt w:val="decimal"/>
      <w:lvlText w:val="11.%1"/>
      <w:lvlJc w:val="left"/>
      <w:pPr>
        <w:ind w:left="900" w:hanging="420"/>
      </w:pPr>
      <w:rPr>
        <w:rFonts w:hint="eastAsia"/>
        <w:b/>
        <w:color w:val="auto"/>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63"/>
  </w:num>
  <w:num w:numId="2">
    <w:abstractNumId w:val="34"/>
  </w:num>
  <w:num w:numId="3">
    <w:abstractNumId w:val="71"/>
  </w:num>
  <w:num w:numId="4">
    <w:abstractNumId w:val="62"/>
  </w:num>
  <w:num w:numId="5">
    <w:abstractNumId w:val="74"/>
  </w:num>
  <w:num w:numId="6">
    <w:abstractNumId w:val="73"/>
  </w:num>
  <w:num w:numId="7">
    <w:abstractNumId w:val="28"/>
  </w:num>
  <w:num w:numId="8">
    <w:abstractNumId w:val="51"/>
  </w:num>
  <w:num w:numId="9">
    <w:abstractNumId w:val="26"/>
  </w:num>
  <w:num w:numId="10">
    <w:abstractNumId w:val="45"/>
  </w:num>
  <w:num w:numId="11">
    <w:abstractNumId w:val="17"/>
  </w:num>
  <w:num w:numId="12">
    <w:abstractNumId w:val="29"/>
  </w:num>
  <w:num w:numId="13">
    <w:abstractNumId w:val="22"/>
  </w:num>
  <w:num w:numId="14">
    <w:abstractNumId w:val="25"/>
  </w:num>
  <w:num w:numId="15">
    <w:abstractNumId w:val="5"/>
  </w:num>
  <w:num w:numId="16">
    <w:abstractNumId w:val="53"/>
  </w:num>
  <w:num w:numId="17">
    <w:abstractNumId w:val="8"/>
  </w:num>
  <w:num w:numId="18">
    <w:abstractNumId w:val="23"/>
  </w:num>
  <w:num w:numId="19">
    <w:abstractNumId w:val="82"/>
  </w:num>
  <w:num w:numId="20">
    <w:abstractNumId w:val="41"/>
  </w:num>
  <w:num w:numId="21">
    <w:abstractNumId w:val="72"/>
  </w:num>
  <w:num w:numId="22">
    <w:abstractNumId w:val="61"/>
  </w:num>
  <w:num w:numId="23">
    <w:abstractNumId w:val="64"/>
  </w:num>
  <w:num w:numId="24">
    <w:abstractNumId w:val="12"/>
  </w:num>
  <w:num w:numId="25">
    <w:abstractNumId w:val="16"/>
  </w:num>
  <w:num w:numId="26">
    <w:abstractNumId w:val="49"/>
  </w:num>
  <w:num w:numId="27">
    <w:abstractNumId w:val="18"/>
  </w:num>
  <w:num w:numId="28">
    <w:abstractNumId w:val="9"/>
  </w:num>
  <w:num w:numId="29">
    <w:abstractNumId w:val="84"/>
  </w:num>
  <w:num w:numId="30">
    <w:abstractNumId w:val="39"/>
  </w:num>
  <w:num w:numId="31">
    <w:abstractNumId w:val="38"/>
  </w:num>
  <w:num w:numId="32">
    <w:abstractNumId w:val="36"/>
  </w:num>
  <w:num w:numId="33">
    <w:abstractNumId w:val="43"/>
  </w:num>
  <w:num w:numId="34">
    <w:abstractNumId w:val="69"/>
  </w:num>
  <w:num w:numId="35">
    <w:abstractNumId w:val="52"/>
  </w:num>
  <w:num w:numId="36">
    <w:abstractNumId w:val="54"/>
  </w:num>
  <w:num w:numId="37">
    <w:abstractNumId w:val="27"/>
  </w:num>
  <w:num w:numId="38">
    <w:abstractNumId w:val="83"/>
  </w:num>
  <w:num w:numId="39">
    <w:abstractNumId w:val="60"/>
  </w:num>
  <w:num w:numId="40">
    <w:abstractNumId w:val="4"/>
  </w:num>
  <w:num w:numId="41">
    <w:abstractNumId w:val="42"/>
  </w:num>
  <w:num w:numId="42">
    <w:abstractNumId w:val="32"/>
  </w:num>
  <w:num w:numId="43">
    <w:abstractNumId w:val="67"/>
  </w:num>
  <w:num w:numId="44">
    <w:abstractNumId w:val="11"/>
  </w:num>
  <w:num w:numId="45">
    <w:abstractNumId w:val="56"/>
  </w:num>
  <w:num w:numId="46">
    <w:abstractNumId w:val="59"/>
  </w:num>
  <w:num w:numId="47">
    <w:abstractNumId w:val="21"/>
  </w:num>
  <w:num w:numId="48">
    <w:abstractNumId w:val="76"/>
  </w:num>
  <w:num w:numId="49">
    <w:abstractNumId w:val="14"/>
  </w:num>
  <w:num w:numId="50">
    <w:abstractNumId w:val="57"/>
  </w:num>
  <w:num w:numId="51">
    <w:abstractNumId w:val="48"/>
  </w:num>
  <w:num w:numId="52">
    <w:abstractNumId w:val="79"/>
  </w:num>
  <w:num w:numId="53">
    <w:abstractNumId w:val="80"/>
  </w:num>
  <w:num w:numId="54">
    <w:abstractNumId w:val="1"/>
  </w:num>
  <w:num w:numId="55">
    <w:abstractNumId w:val="75"/>
  </w:num>
  <w:num w:numId="56">
    <w:abstractNumId w:val="65"/>
  </w:num>
  <w:num w:numId="57">
    <w:abstractNumId w:val="68"/>
  </w:num>
  <w:num w:numId="58">
    <w:abstractNumId w:val="78"/>
  </w:num>
  <w:num w:numId="59">
    <w:abstractNumId w:val="7"/>
  </w:num>
  <w:num w:numId="60">
    <w:abstractNumId w:val="85"/>
  </w:num>
  <w:num w:numId="61">
    <w:abstractNumId w:val="33"/>
  </w:num>
  <w:num w:numId="62">
    <w:abstractNumId w:val="44"/>
  </w:num>
  <w:num w:numId="63">
    <w:abstractNumId w:val="50"/>
  </w:num>
  <w:num w:numId="64">
    <w:abstractNumId w:val="58"/>
  </w:num>
  <w:num w:numId="65">
    <w:abstractNumId w:val="30"/>
  </w:num>
  <w:num w:numId="66">
    <w:abstractNumId w:val="19"/>
  </w:num>
  <w:num w:numId="67">
    <w:abstractNumId w:val="55"/>
  </w:num>
  <w:num w:numId="68">
    <w:abstractNumId w:val="31"/>
  </w:num>
  <w:num w:numId="69">
    <w:abstractNumId w:val="46"/>
  </w:num>
  <w:num w:numId="70">
    <w:abstractNumId w:val="3"/>
  </w:num>
  <w:num w:numId="71">
    <w:abstractNumId w:val="47"/>
  </w:num>
  <w:num w:numId="72">
    <w:abstractNumId w:val="77"/>
  </w:num>
  <w:num w:numId="73">
    <w:abstractNumId w:val="66"/>
  </w:num>
  <w:num w:numId="74">
    <w:abstractNumId w:val="35"/>
  </w:num>
  <w:num w:numId="75">
    <w:abstractNumId w:val="6"/>
  </w:num>
  <w:num w:numId="76">
    <w:abstractNumId w:val="24"/>
  </w:num>
  <w:num w:numId="77">
    <w:abstractNumId w:val="15"/>
  </w:num>
  <w:num w:numId="78">
    <w:abstractNumId w:val="81"/>
  </w:num>
  <w:num w:numId="79">
    <w:abstractNumId w:val="13"/>
  </w:num>
  <w:num w:numId="80">
    <w:abstractNumId w:val="20"/>
  </w:num>
  <w:num w:numId="81">
    <w:abstractNumId w:val="0"/>
  </w:num>
  <w:num w:numId="82">
    <w:abstractNumId w:val="40"/>
  </w:num>
  <w:num w:numId="83">
    <w:abstractNumId w:val="2"/>
  </w:num>
  <w:num w:numId="84">
    <w:abstractNumId w:val="37"/>
  </w:num>
  <w:num w:numId="85">
    <w:abstractNumId w:val="70"/>
  </w:num>
  <w:num w:numId="86">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用户1780305141">
    <w15:presenceInfo w15:providerId="WebOffice Third" w15:userId="AK20251215TTJNYB:17803051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drawingGridHorizontalSpacing w:val="105"/>
  <w:drawingGridVerticalSpacing w:val="60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73C"/>
    <w:rsid w:val="00056F97"/>
    <w:rsid w:val="00102DCC"/>
    <w:rsid w:val="002B7339"/>
    <w:rsid w:val="00514CF8"/>
    <w:rsid w:val="00590BFA"/>
    <w:rsid w:val="005D08A9"/>
    <w:rsid w:val="00601524"/>
    <w:rsid w:val="007B1CFE"/>
    <w:rsid w:val="007C63B7"/>
    <w:rsid w:val="0089173C"/>
    <w:rsid w:val="00AC3318"/>
    <w:rsid w:val="00CE7DF4"/>
    <w:rsid w:val="00D761AD"/>
    <w:rsid w:val="00EE2AB5"/>
    <w:rsid w:val="0604693C"/>
    <w:rsid w:val="1456300A"/>
    <w:rsid w:val="1F4315ED"/>
    <w:rsid w:val="25AC31DE"/>
    <w:rsid w:val="2F906A19"/>
    <w:rsid w:val="361971D0"/>
    <w:rsid w:val="4A6160E5"/>
    <w:rsid w:val="51B57367"/>
    <w:rsid w:val="64136359"/>
    <w:rsid w:val="7DB99463"/>
    <w:rsid w:val="7FC44D2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2"/>
    <w:qFormat/>
    <w:uiPriority w:val="0"/>
    <w:pPr>
      <w:keepNext/>
      <w:keepLines/>
      <w:spacing w:before="260" w:after="260" w:line="416" w:lineRule="auto"/>
      <w:outlineLvl w:val="1"/>
    </w:pPr>
    <w:rPr>
      <w:rFonts w:ascii="Arial" w:hAnsi="Arial" w:eastAsia="黑体"/>
      <w:b/>
      <w:bCs/>
      <w:sz w:val="32"/>
      <w:szCs w:val="32"/>
    </w:rPr>
  </w:style>
  <w:style w:type="paragraph" w:styleId="4">
    <w:name w:val="heading 4"/>
    <w:basedOn w:val="1"/>
    <w:next w:val="1"/>
    <w:link w:val="44"/>
    <w:unhideWhenUsed/>
    <w:qFormat/>
    <w:uiPriority w:val="0"/>
    <w:pPr>
      <w:keepNext/>
      <w:keepLines/>
      <w:spacing w:before="280" w:after="290" w:line="376" w:lineRule="auto"/>
      <w:outlineLvl w:val="3"/>
    </w:pPr>
    <w:rPr>
      <w:rFonts w:ascii="等线 Light" w:hAnsi="等线 Light" w:eastAsia="等线 Light" w:cs="黑体"/>
      <w:b/>
      <w:bCs/>
      <w:sz w:val="28"/>
      <w:szCs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6"/>
    <w:qFormat/>
    <w:uiPriority w:val="0"/>
    <w:pPr>
      <w:jc w:val="left"/>
    </w:pPr>
    <w:rPr>
      <w:lang w:val="zh-CN"/>
    </w:rPr>
  </w:style>
  <w:style w:type="paragraph" w:styleId="6">
    <w:name w:val="Body Text Indent"/>
    <w:basedOn w:val="1"/>
    <w:qFormat/>
    <w:uiPriority w:val="0"/>
    <w:pPr>
      <w:autoSpaceDE w:val="0"/>
      <w:autoSpaceDN w:val="0"/>
      <w:adjustRightInd w:val="0"/>
      <w:spacing w:line="480" w:lineRule="exact"/>
      <w:ind w:firstLine="638" w:firstLineChars="228"/>
    </w:pPr>
    <w:rPr>
      <w:rFonts w:ascii="仿宋_GB2312" w:eastAsia="仿宋_GB2312"/>
      <w:sz w:val="28"/>
      <w:szCs w:val="28"/>
    </w:rPr>
  </w:style>
  <w:style w:type="paragraph" w:styleId="7">
    <w:name w:val="Plain Text"/>
    <w:basedOn w:val="1"/>
    <w:qFormat/>
    <w:uiPriority w:val="0"/>
    <w:pPr>
      <w:widowControl/>
      <w:spacing w:before="100" w:beforeAutospacing="1" w:after="100" w:afterAutospacing="1"/>
      <w:jc w:val="left"/>
    </w:pPr>
    <w:rPr>
      <w:rFonts w:ascii="宋体" w:hAnsi="宋体" w:cs="宋体"/>
      <w:kern w:val="0"/>
      <w:sz w:val="24"/>
    </w:rPr>
  </w:style>
  <w:style w:type="paragraph" w:styleId="8">
    <w:name w:val="Date"/>
    <w:basedOn w:val="1"/>
    <w:next w:val="1"/>
    <w:qFormat/>
    <w:uiPriority w:val="0"/>
    <w:pPr>
      <w:ind w:left="100" w:leftChars="2500"/>
    </w:pPr>
  </w:style>
  <w:style w:type="paragraph" w:styleId="9">
    <w:name w:val="Body Text Indent 2"/>
    <w:basedOn w:val="1"/>
    <w:qFormat/>
    <w:uiPriority w:val="0"/>
    <w:pPr>
      <w:spacing w:line="500" w:lineRule="exact"/>
      <w:ind w:firstLine="566" w:firstLineChars="202"/>
    </w:pPr>
    <w:rPr>
      <w:rFonts w:ascii="仿宋_GB2312" w:eastAsia="仿宋_GB2312"/>
      <w:i/>
      <w:color w:val="FF0000"/>
      <w:sz w:val="28"/>
      <w:szCs w:val="28"/>
    </w:rPr>
  </w:style>
  <w:style w:type="paragraph" w:styleId="10">
    <w:name w:val="Balloon Text"/>
    <w:basedOn w:val="1"/>
    <w:link w:val="35"/>
    <w:qFormat/>
    <w:uiPriority w:val="0"/>
    <w:rPr>
      <w:sz w:val="18"/>
      <w:szCs w:val="18"/>
      <w:lang w:val="zh-CN"/>
    </w:rPr>
  </w:style>
  <w:style w:type="paragraph" w:styleId="11">
    <w:name w:val="footer"/>
    <w:basedOn w:val="1"/>
    <w:link w:val="41"/>
    <w:qFormat/>
    <w:uiPriority w:val="99"/>
    <w:pPr>
      <w:tabs>
        <w:tab w:val="center" w:pos="4153"/>
        <w:tab w:val="right" w:pos="8306"/>
      </w:tabs>
      <w:snapToGrid w:val="0"/>
      <w:jc w:val="left"/>
    </w:pPr>
    <w:rPr>
      <w:sz w:val="18"/>
      <w:szCs w:val="18"/>
    </w:rPr>
  </w:style>
  <w:style w:type="paragraph" w:styleId="12">
    <w:name w:val="header"/>
    <w:basedOn w:val="1"/>
    <w:link w:val="34"/>
    <w:qFormat/>
    <w:uiPriority w:val="0"/>
    <w:pPr>
      <w:pBdr>
        <w:bottom w:val="single" w:color="auto" w:sz="6" w:space="1"/>
      </w:pBdr>
      <w:tabs>
        <w:tab w:val="center" w:pos="4153"/>
        <w:tab w:val="right" w:pos="8306"/>
      </w:tabs>
      <w:snapToGrid w:val="0"/>
      <w:jc w:val="center"/>
    </w:pPr>
    <w:rPr>
      <w:sz w:val="18"/>
      <w:szCs w:val="18"/>
      <w:lang w:val="zh-CN"/>
    </w:rPr>
  </w:style>
  <w:style w:type="paragraph" w:styleId="13">
    <w:name w:val="toc 1"/>
    <w:basedOn w:val="1"/>
    <w:next w:val="1"/>
    <w:qFormat/>
    <w:uiPriority w:val="39"/>
  </w:style>
  <w:style w:type="paragraph" w:styleId="14">
    <w:name w:val="toc 2"/>
    <w:basedOn w:val="1"/>
    <w:next w:val="1"/>
    <w:qFormat/>
    <w:uiPriority w:val="39"/>
    <w:pPr>
      <w:ind w:left="420" w:leftChars="200"/>
    </w:pPr>
  </w:style>
  <w:style w:type="paragraph" w:styleId="15">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6">
    <w:name w:val="Title"/>
    <w:basedOn w:val="1"/>
    <w:next w:val="1"/>
    <w:link w:val="38"/>
    <w:qFormat/>
    <w:uiPriority w:val="10"/>
    <w:pPr>
      <w:spacing w:before="50" w:after="50"/>
      <w:ind w:firstLine="200" w:firstLineChars="200"/>
      <w:jc w:val="center"/>
      <w:outlineLvl w:val="0"/>
    </w:pPr>
    <w:rPr>
      <w:rFonts w:ascii="Calibri" w:hAnsi="Calibri"/>
      <w:b/>
      <w:bCs/>
      <w:kern w:val="0"/>
      <w:sz w:val="36"/>
      <w:szCs w:val="32"/>
    </w:rPr>
  </w:style>
  <w:style w:type="paragraph" w:styleId="17">
    <w:name w:val="annotation subject"/>
    <w:basedOn w:val="5"/>
    <w:next w:val="5"/>
    <w:link w:val="37"/>
    <w:qFormat/>
    <w:uiPriority w:val="0"/>
    <w:rPr>
      <w:b/>
      <w:bCs/>
    </w:rPr>
  </w:style>
  <w:style w:type="table" w:styleId="19">
    <w:name w:val="Table Grid"/>
    <w:basedOn w:val="1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page number"/>
    <w:basedOn w:val="20"/>
    <w:qFormat/>
    <w:uiPriority w:val="0"/>
  </w:style>
  <w:style w:type="character" w:styleId="23">
    <w:name w:val="Hyperlink"/>
    <w:qFormat/>
    <w:uiPriority w:val="99"/>
    <w:rPr>
      <w:color w:val="000000"/>
      <w:u w:val="none"/>
    </w:rPr>
  </w:style>
  <w:style w:type="character" w:styleId="24">
    <w:name w:val="annotation reference"/>
    <w:qFormat/>
    <w:uiPriority w:val="0"/>
    <w:rPr>
      <w:sz w:val="21"/>
      <w:szCs w:val="21"/>
    </w:rPr>
  </w:style>
  <w:style w:type="paragraph" w:customStyle="1" w:styleId="25">
    <w:name w:val="列出段落1"/>
    <w:basedOn w:val="1"/>
    <w:qFormat/>
    <w:uiPriority w:val="34"/>
    <w:pPr>
      <w:ind w:firstLine="420" w:firstLineChars="200"/>
    </w:pPr>
  </w:style>
  <w:style w:type="paragraph" w:customStyle="1" w:styleId="26">
    <w:name w:val="列出段落11"/>
    <w:basedOn w:val="1"/>
    <w:qFormat/>
    <w:uiPriority w:val="34"/>
    <w:pPr>
      <w:ind w:firstLine="420" w:firstLineChars="200"/>
    </w:pPr>
    <w:rPr>
      <w:rFonts w:ascii="Calibri" w:hAnsi="Calibri"/>
      <w:szCs w:val="22"/>
    </w:rPr>
  </w:style>
  <w:style w:type="paragraph" w:customStyle="1" w:styleId="27">
    <w:name w:val="TOC 标题1"/>
    <w:basedOn w:val="2"/>
    <w:next w:val="1"/>
    <w:unhideWhenUsed/>
    <w:qFormat/>
    <w:uiPriority w:val="39"/>
    <w:pPr>
      <w:widowControl/>
      <w:spacing w:before="240" w:after="0" w:line="259" w:lineRule="auto"/>
      <w:jc w:val="left"/>
      <w:outlineLvl w:val="9"/>
    </w:pPr>
    <w:rPr>
      <w:rFonts w:ascii="等线 Light" w:hAnsi="等线 Light" w:eastAsia="等线 Light" w:cs="黑体"/>
      <w:b w:val="0"/>
      <w:bCs w:val="0"/>
      <w:color w:val="2D73B3"/>
      <w:kern w:val="0"/>
      <w:sz w:val="32"/>
      <w:szCs w:val="32"/>
    </w:rPr>
  </w:style>
  <w:style w:type="paragraph" w:customStyle="1" w:styleId="28">
    <w:name w:val="列出段落111"/>
    <w:basedOn w:val="1"/>
    <w:qFormat/>
    <w:uiPriority w:val="34"/>
    <w:pPr>
      <w:widowControl/>
      <w:ind w:firstLine="420"/>
    </w:pPr>
    <w:rPr>
      <w:rFonts w:eastAsia="楷体" w:cs="黑体"/>
      <w:sz w:val="24"/>
      <w:szCs w:val="22"/>
    </w:rPr>
  </w:style>
  <w:style w:type="paragraph" w:customStyle="1" w:styleId="29">
    <w:name w:val="列出段落12"/>
    <w:basedOn w:val="1"/>
    <w:qFormat/>
    <w:uiPriority w:val="34"/>
    <w:pPr>
      <w:widowControl/>
      <w:ind w:firstLine="420"/>
    </w:pPr>
    <w:rPr>
      <w:rFonts w:eastAsia="楷体" w:cs="黑体"/>
      <w:sz w:val="24"/>
      <w:szCs w:val="22"/>
    </w:rPr>
  </w:style>
  <w:style w:type="paragraph" w:customStyle="1" w:styleId="30">
    <w:name w:val="列表段落1"/>
    <w:basedOn w:val="1"/>
    <w:qFormat/>
    <w:uiPriority w:val="34"/>
    <w:pPr>
      <w:ind w:firstLine="420" w:firstLineChars="200"/>
    </w:pPr>
  </w:style>
  <w:style w:type="paragraph" w:customStyle="1" w:styleId="31">
    <w:name w:val="修订1"/>
    <w:hidden/>
    <w:unhideWhenUsed/>
    <w:qFormat/>
    <w:uiPriority w:val="99"/>
    <w:pPr>
      <w:spacing w:after="160" w:line="278" w:lineRule="auto"/>
    </w:pPr>
    <w:rPr>
      <w:rFonts w:ascii="Times New Roman" w:hAnsi="Times New Roman" w:eastAsia="宋体" w:cs="Times New Roman"/>
      <w:kern w:val="2"/>
      <w:sz w:val="21"/>
      <w:szCs w:val="24"/>
      <w:lang w:val="en-US" w:eastAsia="zh-CN" w:bidi="ar-SA"/>
    </w:rPr>
  </w:style>
  <w:style w:type="paragraph" w:customStyle="1" w:styleId="32">
    <w:name w:val="修订2"/>
    <w:hidden/>
    <w:unhideWhenUsed/>
    <w:qFormat/>
    <w:uiPriority w:val="99"/>
    <w:pPr>
      <w:spacing w:after="160" w:line="278" w:lineRule="auto"/>
    </w:pPr>
    <w:rPr>
      <w:rFonts w:ascii="Times New Roman" w:hAnsi="Times New Roman" w:eastAsia="宋体" w:cs="Times New Roman"/>
      <w:kern w:val="2"/>
      <w:sz w:val="21"/>
      <w:szCs w:val="24"/>
      <w:lang w:val="en-US" w:eastAsia="zh-CN" w:bidi="ar-SA"/>
    </w:rPr>
  </w:style>
  <w:style w:type="paragraph" w:customStyle="1" w:styleId="33">
    <w:name w:val="修订3"/>
    <w:hidden/>
    <w:unhideWhenUsed/>
    <w:qFormat/>
    <w:uiPriority w:val="99"/>
    <w:pPr>
      <w:spacing w:after="160" w:line="278" w:lineRule="auto"/>
    </w:pPr>
    <w:rPr>
      <w:rFonts w:ascii="Times New Roman" w:hAnsi="Times New Roman" w:eastAsia="宋体" w:cs="Times New Roman"/>
      <w:kern w:val="2"/>
      <w:sz w:val="21"/>
      <w:szCs w:val="24"/>
      <w:lang w:val="en-US" w:eastAsia="zh-CN" w:bidi="ar-SA"/>
    </w:rPr>
  </w:style>
  <w:style w:type="character" w:customStyle="1" w:styleId="34">
    <w:name w:val="页眉 字符"/>
    <w:link w:val="12"/>
    <w:qFormat/>
    <w:uiPriority w:val="0"/>
    <w:rPr>
      <w:kern w:val="2"/>
      <w:sz w:val="18"/>
      <w:szCs w:val="18"/>
    </w:rPr>
  </w:style>
  <w:style w:type="character" w:customStyle="1" w:styleId="35">
    <w:name w:val="批注框文本 字符"/>
    <w:link w:val="10"/>
    <w:qFormat/>
    <w:uiPriority w:val="0"/>
    <w:rPr>
      <w:kern w:val="2"/>
      <w:sz w:val="18"/>
      <w:szCs w:val="18"/>
    </w:rPr>
  </w:style>
  <w:style w:type="character" w:customStyle="1" w:styleId="36">
    <w:name w:val="批注文字 字符"/>
    <w:link w:val="5"/>
    <w:qFormat/>
    <w:uiPriority w:val="0"/>
    <w:rPr>
      <w:kern w:val="2"/>
      <w:sz w:val="21"/>
      <w:szCs w:val="24"/>
    </w:rPr>
  </w:style>
  <w:style w:type="character" w:customStyle="1" w:styleId="37">
    <w:name w:val="批注主题 字符"/>
    <w:link w:val="17"/>
    <w:qFormat/>
    <w:uiPriority w:val="0"/>
    <w:rPr>
      <w:b/>
      <w:bCs/>
      <w:kern w:val="2"/>
      <w:sz w:val="21"/>
      <w:szCs w:val="24"/>
    </w:rPr>
  </w:style>
  <w:style w:type="character" w:customStyle="1" w:styleId="38">
    <w:name w:val="标题 字符"/>
    <w:link w:val="16"/>
    <w:qFormat/>
    <w:uiPriority w:val="10"/>
    <w:rPr>
      <w:rFonts w:ascii="Calibri" w:hAnsi="Calibri"/>
      <w:b/>
      <w:bCs/>
      <w:sz w:val="36"/>
      <w:szCs w:val="32"/>
      <w:lang w:eastAsia="zh-CN"/>
    </w:rPr>
  </w:style>
  <w:style w:type="character" w:customStyle="1" w:styleId="39">
    <w:name w:val="fontstyle01"/>
    <w:qFormat/>
    <w:uiPriority w:val="0"/>
    <w:rPr>
      <w:rFonts w:hint="eastAsia" w:ascii="宋体" w:hAnsi="宋体" w:eastAsia="宋体"/>
      <w:color w:val="000000"/>
      <w:sz w:val="24"/>
      <w:szCs w:val="24"/>
    </w:rPr>
  </w:style>
  <w:style w:type="character" w:customStyle="1" w:styleId="40">
    <w:name w:val="批注文字 字符2"/>
    <w:qFormat/>
    <w:uiPriority w:val="0"/>
  </w:style>
  <w:style w:type="character" w:customStyle="1" w:styleId="41">
    <w:name w:val="页脚 字符"/>
    <w:link w:val="11"/>
    <w:qFormat/>
    <w:uiPriority w:val="99"/>
    <w:rPr>
      <w:kern w:val="2"/>
      <w:sz w:val="18"/>
      <w:szCs w:val="18"/>
    </w:rPr>
  </w:style>
  <w:style w:type="character" w:customStyle="1" w:styleId="42">
    <w:name w:val="标题 2 字符"/>
    <w:basedOn w:val="20"/>
    <w:link w:val="3"/>
    <w:qFormat/>
    <w:uiPriority w:val="0"/>
    <w:rPr>
      <w:rFonts w:ascii="Arial" w:hAnsi="Arial" w:eastAsia="黑体"/>
      <w:b/>
      <w:bCs/>
      <w:kern w:val="2"/>
      <w:sz w:val="32"/>
      <w:szCs w:val="32"/>
    </w:rPr>
  </w:style>
  <w:style w:type="character" w:customStyle="1" w:styleId="43">
    <w:name w:val="标题 1 字符"/>
    <w:basedOn w:val="20"/>
    <w:link w:val="2"/>
    <w:qFormat/>
    <w:uiPriority w:val="0"/>
    <w:rPr>
      <w:b/>
      <w:bCs/>
      <w:kern w:val="44"/>
      <w:sz w:val="44"/>
      <w:szCs w:val="44"/>
    </w:rPr>
  </w:style>
  <w:style w:type="character" w:customStyle="1" w:styleId="44">
    <w:name w:val="标题 4 字符"/>
    <w:basedOn w:val="20"/>
    <w:link w:val="4"/>
    <w:semiHidden/>
    <w:qFormat/>
    <w:uiPriority w:val="0"/>
    <w:rPr>
      <w:rFonts w:ascii="等线 Light" w:hAnsi="等线 Light" w:eastAsia="等线 Light" w:cs="黑体"/>
      <w:b/>
      <w:bCs/>
      <w:kern w:val="2"/>
      <w:sz w:val="28"/>
      <w:szCs w:val="28"/>
    </w:rPr>
  </w:style>
  <w:style w:type="paragraph" w:customStyle="1" w:styleId="45">
    <w:name w:val="Revision"/>
    <w:hidden/>
    <w:unhideWhenUsed/>
    <w:qFormat/>
    <w:uiPriority w:val="99"/>
    <w:pPr>
      <w:spacing w:after="0" w:line="240" w:lineRule="auto"/>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微软中国</Company>
  <Pages>10</Pages>
  <Words>14782</Words>
  <Characters>15357</Characters>
  <Lines>623</Lines>
  <Paragraphs>533</Paragraphs>
  <TotalTime>58</TotalTime>
  <ScaleCrop>false</ScaleCrop>
  <LinksUpToDate>false</LinksUpToDate>
  <CharactersWithSpaces>15607</CharactersWithSpaces>
  <Application>WPS Office WWO_wpscloud_20251215142724-f884dccf98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2025-10-16T00:17:00Z</dcterms:created>
  <dc:creator>微软用户</dc:creator>
  <cp:lastModifiedBy>zhou</cp:lastModifiedBy>
  <cp:lastPrinted>2025-09-22T14:18:00Z</cp:lastPrinted>
  <dcterms:modified xsi:type="dcterms:W3CDTF">2025-12-18T13:07:11Z</dcterms:modified>
  <dc:title>合伙协议(参考格式)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2052-12.9.0.23663</vt:lpwstr>
  </property>
  <property fmtid="{D5CDD505-2E9C-101B-9397-08002B2CF9AE}" pid="3" name="ICV">
    <vt:lpwstr>1AE6DB9765A876F6FF8B4369291951B5_43</vt:lpwstr>
  </property>
  <property fmtid="{D5CDD505-2E9C-101B-9397-08002B2CF9AE}" pid="4" name="KSOTemplateDocerSaveRecord">
    <vt:lpwstr>eyJoZGlkIjoiMzEwNTM5NzYwMDRjMzkwZTVkZjY2ODkwMGIxNGU0OTUiLCJ1c2VySWQiOiIyMTI2ODE4MTYifQ==</vt:lpwstr>
  </property>
</Properties>
</file>