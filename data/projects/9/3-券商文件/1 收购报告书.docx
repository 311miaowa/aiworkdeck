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8825" w14:textId="77777777" w:rsidR="009514D8" w:rsidRDefault="00000000">
      <w:pPr>
        <w:spacing w:before="156" w:after="156"/>
        <w:jc w:val="center"/>
        <w:rPr>
          <w:rStyle w:val="GChar"/>
        </w:rPr>
      </w:pPr>
      <w:bookmarkStart w:id="0" w:name="_Toc46376142"/>
      <w:bookmarkStart w:id="1" w:name="_Toc87458513"/>
      <w:bookmarkStart w:id="2" w:name="_Toc46436146"/>
      <w:bookmarkStart w:id="3" w:name="_Toc8824"/>
      <w:bookmarkStart w:id="4" w:name="_Toc25755"/>
      <w:bookmarkStart w:id="5" w:name="_Toc22588"/>
      <w:bookmarkStart w:id="6" w:name="_Toc20762"/>
      <w:bookmarkStart w:id="7" w:name="_Toc25453"/>
      <w:bookmarkStart w:id="8" w:name="_Toc28974"/>
      <w:bookmarkStart w:id="9" w:name="_Toc23177"/>
      <w:bookmarkStart w:id="10" w:name="_Toc8845"/>
      <w:bookmarkStart w:id="11" w:name="_Toc31414"/>
      <w:bookmarkStart w:id="12" w:name="_Toc14530"/>
      <w:bookmarkStart w:id="13" w:name="_Toc5011"/>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0A28B5C2" w14:textId="77777777" w:rsidR="009514D8" w:rsidRDefault="009514D8">
      <w:pPr>
        <w:pStyle w:val="G"/>
        <w:spacing w:before="156" w:after="156"/>
        <w:ind w:firstLine="480"/>
        <w:jc w:val="both"/>
      </w:pPr>
    </w:p>
    <w:p w14:paraId="56D17D6F" w14:textId="77777777" w:rsidR="009514D8" w:rsidRDefault="00000000">
      <w:pPr>
        <w:pStyle w:val="G"/>
        <w:spacing w:before="156" w:after="156"/>
        <w:ind w:firstLine="480"/>
        <w:jc w:val="both"/>
      </w:pPr>
      <w:r>
        <w:rPr>
          <w:rFonts w:hint="eastAsia"/>
        </w:rPr>
        <w:t>上市公司名称：四川汇源光通信股份有限公司</w:t>
      </w:r>
    </w:p>
    <w:p w14:paraId="3DC600BD" w14:textId="77777777" w:rsidR="009514D8" w:rsidRDefault="00000000">
      <w:pPr>
        <w:pStyle w:val="G"/>
        <w:spacing w:before="156" w:after="156"/>
        <w:ind w:firstLine="480"/>
        <w:jc w:val="both"/>
      </w:pPr>
      <w:r>
        <w:rPr>
          <w:rFonts w:hint="eastAsia"/>
        </w:rPr>
        <w:t>股票上市地点：深圳证券交易所</w:t>
      </w:r>
    </w:p>
    <w:p w14:paraId="70171E56" w14:textId="77777777" w:rsidR="009514D8" w:rsidRDefault="00000000">
      <w:pPr>
        <w:pStyle w:val="G"/>
        <w:spacing w:before="156" w:after="156"/>
        <w:ind w:firstLine="480"/>
        <w:jc w:val="both"/>
      </w:pPr>
      <w:r>
        <w:rPr>
          <w:rFonts w:hint="eastAsia"/>
        </w:rPr>
        <w:t>股票简称（</w:t>
      </w:r>
      <w:r>
        <w:t>A</w:t>
      </w:r>
      <w:r>
        <w:t>股</w:t>
      </w:r>
      <w:r>
        <w:rPr>
          <w:rFonts w:hint="eastAsia"/>
        </w:rPr>
        <w:t>）：汇源通信</w:t>
      </w:r>
    </w:p>
    <w:p w14:paraId="41F3B49D" w14:textId="77777777" w:rsidR="009514D8"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3D64D01D" w14:textId="77777777" w:rsidR="009514D8" w:rsidRDefault="009514D8">
      <w:pPr>
        <w:pStyle w:val="G"/>
        <w:spacing w:before="156" w:after="156"/>
        <w:ind w:firstLine="480"/>
        <w:jc w:val="both"/>
      </w:pPr>
    </w:p>
    <w:p w14:paraId="5F90C3A5" w14:textId="77777777" w:rsidR="009514D8" w:rsidRDefault="00000000">
      <w:pPr>
        <w:pStyle w:val="G"/>
        <w:spacing w:before="156" w:after="156"/>
        <w:ind w:firstLine="480"/>
        <w:jc w:val="both"/>
      </w:pPr>
      <w:r>
        <w:rPr>
          <w:rFonts w:hint="eastAsia"/>
        </w:rPr>
        <w:t>收购人名称：合肥鼎耘科技产业发展合伙企业（有限合伙）</w:t>
      </w:r>
    </w:p>
    <w:p w14:paraId="4FAE8C59" w14:textId="77777777" w:rsidR="009514D8"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764B1263" w14:textId="77777777" w:rsidR="009514D8" w:rsidRDefault="009514D8">
      <w:pPr>
        <w:pStyle w:val="G"/>
        <w:spacing w:before="156" w:after="156"/>
        <w:ind w:firstLine="480"/>
        <w:jc w:val="both"/>
      </w:pPr>
    </w:p>
    <w:p w14:paraId="390D5AEC" w14:textId="77777777" w:rsidR="009514D8" w:rsidRDefault="00000000">
      <w:pPr>
        <w:pStyle w:val="G"/>
        <w:spacing w:before="156" w:after="156"/>
        <w:ind w:firstLine="480"/>
        <w:jc w:val="both"/>
      </w:pPr>
      <w:r>
        <w:rPr>
          <w:rFonts w:hint="eastAsia"/>
        </w:rPr>
        <w:t>一致行动人名称：北京鼎耘科技发展有限公司</w:t>
      </w:r>
    </w:p>
    <w:p w14:paraId="5065EC6C" w14:textId="77777777" w:rsidR="009514D8"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712BB928" w14:textId="77777777" w:rsidR="009514D8" w:rsidRDefault="009514D8">
      <w:pPr>
        <w:pStyle w:val="G"/>
        <w:spacing w:before="156" w:after="156"/>
        <w:ind w:firstLine="480"/>
        <w:jc w:val="both"/>
      </w:pPr>
    </w:p>
    <w:p w14:paraId="356B3023" w14:textId="77777777" w:rsidR="009514D8" w:rsidRDefault="00000000">
      <w:pPr>
        <w:pStyle w:val="G"/>
        <w:spacing w:before="156" w:after="156"/>
        <w:ind w:firstLine="480"/>
        <w:jc w:val="both"/>
      </w:pPr>
      <w:r>
        <w:rPr>
          <w:rFonts w:hint="eastAsia"/>
        </w:rPr>
        <w:t>股份收购性质：股份增加</w:t>
      </w:r>
    </w:p>
    <w:p w14:paraId="6C228B40" w14:textId="77777777" w:rsidR="009514D8" w:rsidRDefault="009514D8">
      <w:pPr>
        <w:pStyle w:val="G"/>
        <w:spacing w:before="156" w:after="156"/>
        <w:ind w:firstLine="480"/>
        <w:jc w:val="both"/>
      </w:pPr>
    </w:p>
    <w:p w14:paraId="0444FC9B" w14:textId="77777777" w:rsidR="009514D8" w:rsidRDefault="00000000">
      <w:pPr>
        <w:pStyle w:val="G"/>
        <w:spacing w:before="156" w:after="156"/>
        <w:ind w:firstLine="480"/>
        <w:jc w:val="both"/>
      </w:pPr>
      <w:r>
        <w:tab/>
      </w:r>
    </w:p>
    <w:p w14:paraId="659B7E6E" w14:textId="77777777" w:rsidR="009514D8"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194E1DAD" w14:textId="77777777" w:rsidR="009514D8" w:rsidRDefault="009514D8">
      <w:pPr>
        <w:pStyle w:val="G4"/>
        <w:spacing w:before="234" w:after="234"/>
        <w:jc w:val="center"/>
        <w:sectPr w:rsidR="009514D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6376143"/>
      <w:bookmarkStart w:id="15" w:name="_Toc18897"/>
      <w:bookmarkStart w:id="16" w:name="_Toc47346262"/>
      <w:bookmarkStart w:id="17" w:name="_Toc46436147"/>
      <w:bookmarkStart w:id="18" w:name="_Toc47385663"/>
    </w:p>
    <w:p w14:paraId="64D535E9" w14:textId="77777777" w:rsidR="009514D8" w:rsidRDefault="00000000">
      <w:pPr>
        <w:pStyle w:val="G4"/>
        <w:spacing w:before="234" w:after="234"/>
        <w:jc w:val="center"/>
      </w:pPr>
      <w:bookmarkStart w:id="19" w:name="_Toc13702"/>
      <w:bookmarkStart w:id="20" w:name="_Toc10538"/>
      <w:bookmarkStart w:id="21" w:name="_Toc3465"/>
      <w:bookmarkStart w:id="22" w:name="_Toc1511"/>
      <w:bookmarkStart w:id="23" w:name="_Toc13479"/>
      <w:bookmarkStart w:id="24" w:name="_Toc15785"/>
      <w:bookmarkStart w:id="25" w:name="_Toc14217"/>
      <w:bookmarkStart w:id="26" w:name="_Toc2724"/>
      <w:bookmarkStart w:id="27" w:name="_Toc87458514"/>
      <w:bookmarkStart w:id="28" w:name="_Toc30814"/>
      <w:bookmarkStart w:id="29" w:name="_Toc2403"/>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62821118" w14:textId="77777777" w:rsidR="009514D8"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32D6C3AD" w14:textId="77777777" w:rsidR="009514D8"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741D8448" w14:textId="77777777" w:rsidR="009514D8"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2B68C674" w14:textId="77777777" w:rsidR="009514D8"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6D921333" w14:textId="77777777" w:rsidR="009514D8"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r>
        <w:rPr>
          <w:rFonts w:hint="eastAsia"/>
        </w:rPr>
        <w:t>58,032,000</w:t>
      </w:r>
      <w:r>
        <w:rPr>
          <w:rFonts w:hint="eastAsia"/>
        </w:rPr>
        <w:t>股（含）股票，占上市公司本次发行后总股本的比例为不超过</w:t>
      </w:r>
      <w:r>
        <w:rPr>
          <w:rFonts w:hint="eastAsia"/>
        </w:rPr>
        <w:t>23.08%</w:t>
      </w:r>
      <w:r>
        <w:rPr>
          <w:rFonts w:hint="eastAsia"/>
        </w:rPr>
        <w:t>（含），与一致行动人鼎耘科技合计持有上市公司的股权比例预计超过</w:t>
      </w:r>
      <w:r>
        <w:rPr>
          <w:rFonts w:hint="eastAsia"/>
        </w:rPr>
        <w:t>30%</w:t>
      </w:r>
      <w:r>
        <w:rPr>
          <w:rFonts w:hint="eastAsia"/>
        </w:rPr>
        <w:t>，将触发对上市公司的要约收购义务。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17F77B2C" w14:textId="77777777" w:rsidR="009514D8"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0C3D1331" w14:textId="77777777" w:rsidR="009514D8"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经上市公司股东会审议通过、深圳证券交易所审核通过并经中国证监会同意注册后方可进行。本次收购是否能通过相关部门审批及通过审批的时间存在一定的不确定性，提请投资者注意相关风险。</w:t>
      </w:r>
    </w:p>
    <w:p w14:paraId="1E15E7DD" w14:textId="77777777" w:rsidR="009514D8" w:rsidRDefault="00000000">
      <w:pPr>
        <w:pStyle w:val="G"/>
        <w:spacing w:before="156" w:after="156"/>
        <w:ind w:firstLine="480"/>
        <w:jc w:val="both"/>
      </w:pPr>
      <w:r>
        <w:rPr>
          <w:rFonts w:hint="eastAsia"/>
        </w:rPr>
        <w:lastRenderedPageBreak/>
        <w:t>六、本次收购是根据本报告书所载明的资料进行的。除收购人所聘请的专业机构外，没有委托或者授权任何其他人提供未在本报告书中列载的信息和对本报告书所做出任何解释或者说明。</w:t>
      </w:r>
    </w:p>
    <w:p w14:paraId="496CD171" w14:textId="77777777" w:rsidR="009514D8"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6EABB2D1" w14:textId="77777777" w:rsidR="009514D8" w:rsidRDefault="00000000">
      <w:pPr>
        <w:pStyle w:val="G"/>
        <w:spacing w:before="156" w:after="156"/>
        <w:ind w:firstLine="480"/>
        <w:jc w:val="both"/>
      </w:pPr>
      <w:r>
        <w:br w:type="page"/>
      </w:r>
    </w:p>
    <w:p w14:paraId="4BF7E2CD" w14:textId="77777777" w:rsidR="009514D8" w:rsidRDefault="00000000">
      <w:pPr>
        <w:pStyle w:val="G2"/>
        <w:spacing w:before="312" w:after="312" w:line="240" w:lineRule="auto"/>
      </w:pPr>
      <w:bookmarkStart w:id="30" w:name="_Toc16445"/>
      <w:bookmarkStart w:id="31" w:name="_Toc47385664"/>
      <w:bookmarkStart w:id="32" w:name="_Toc7603"/>
      <w:bookmarkStart w:id="33" w:name="_Toc46376144"/>
      <w:bookmarkStart w:id="34" w:name="_Toc47346263"/>
      <w:bookmarkStart w:id="35" w:name="_Toc46436148"/>
      <w:bookmarkStart w:id="36" w:name="_Toc7757"/>
      <w:r>
        <w:rPr>
          <w:rStyle w:val="GChar"/>
          <w:b/>
        </w:rPr>
        <w:lastRenderedPageBreak/>
        <w:t>目录</w:t>
      </w:r>
      <w:bookmarkEnd w:id="30"/>
      <w:bookmarkEnd w:id="31"/>
      <w:bookmarkEnd w:id="32"/>
      <w:bookmarkEnd w:id="33"/>
      <w:bookmarkEnd w:id="34"/>
      <w:bookmarkEnd w:id="35"/>
      <w:bookmarkEnd w:id="36"/>
      <w:r>
        <w:fldChar w:fldCharType="begin"/>
      </w:r>
      <w:r>
        <w:instrText xml:space="preserve"> TOC \o "1-2" \h \z \u </w:instrText>
      </w:r>
      <w:r>
        <w:fldChar w:fldCharType="separate"/>
      </w:r>
    </w:p>
    <w:p w14:paraId="7FC4BB72" w14:textId="77777777" w:rsidR="009514D8" w:rsidRDefault="00000000">
      <w:pPr>
        <w:pStyle w:val="TOC1"/>
        <w:tabs>
          <w:tab w:val="clear" w:pos="8296"/>
          <w:tab w:val="right" w:leader="dot" w:pos="8306"/>
        </w:tabs>
        <w:spacing w:after="156"/>
      </w:pPr>
      <w:hyperlink w:anchor="_Toc10338" w:history="1">
        <w:r>
          <w:rPr>
            <w:rFonts w:hint="eastAsia"/>
          </w:rPr>
          <w:t>释义</w:t>
        </w:r>
        <w:r>
          <w:tab/>
        </w:r>
        <w:r>
          <w:fldChar w:fldCharType="begin"/>
        </w:r>
        <w:r>
          <w:instrText xml:space="preserve"> PAGEREF _Toc10338 \h </w:instrText>
        </w:r>
        <w:r>
          <w:fldChar w:fldCharType="separate"/>
        </w:r>
        <w:r>
          <w:t>6</w:t>
        </w:r>
        <w:r>
          <w:fldChar w:fldCharType="end"/>
        </w:r>
      </w:hyperlink>
    </w:p>
    <w:p w14:paraId="3957F09C" w14:textId="77777777" w:rsidR="009514D8" w:rsidRDefault="00000000">
      <w:pPr>
        <w:pStyle w:val="TOC1"/>
        <w:tabs>
          <w:tab w:val="clear" w:pos="8296"/>
          <w:tab w:val="right" w:leader="dot" w:pos="8306"/>
        </w:tabs>
        <w:spacing w:after="156"/>
      </w:pPr>
      <w:hyperlink w:anchor="_Toc19288" w:history="1">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hyperlink>
    </w:p>
    <w:p w14:paraId="7DB67599" w14:textId="77777777" w:rsidR="009514D8" w:rsidRDefault="00000000">
      <w:pPr>
        <w:pStyle w:val="TOC2"/>
        <w:tabs>
          <w:tab w:val="right" w:leader="dot" w:pos="8306"/>
        </w:tabs>
        <w:spacing w:before="156" w:after="156"/>
        <w:ind w:left="480"/>
      </w:pPr>
      <w:hyperlink w:anchor="_Toc3011" w:history="1">
        <w:r>
          <w:rPr>
            <w:rFonts w:hint="eastAsia"/>
          </w:rPr>
          <w:t>一、收购人基本情况</w:t>
        </w:r>
        <w:r>
          <w:tab/>
        </w:r>
        <w:r>
          <w:fldChar w:fldCharType="begin"/>
        </w:r>
        <w:r>
          <w:instrText xml:space="preserve"> PAGEREF _Toc3011 \h </w:instrText>
        </w:r>
        <w:r>
          <w:fldChar w:fldCharType="separate"/>
        </w:r>
        <w:r>
          <w:t>7</w:t>
        </w:r>
        <w:r>
          <w:fldChar w:fldCharType="end"/>
        </w:r>
      </w:hyperlink>
    </w:p>
    <w:p w14:paraId="5BCA621F" w14:textId="77777777" w:rsidR="009514D8" w:rsidRDefault="00000000">
      <w:pPr>
        <w:pStyle w:val="TOC2"/>
        <w:tabs>
          <w:tab w:val="right" w:leader="dot" w:pos="8306"/>
        </w:tabs>
        <w:spacing w:before="156" w:after="156"/>
        <w:ind w:left="480"/>
      </w:pPr>
      <w:hyperlink w:anchor="_Toc18381" w:history="1">
        <w:r>
          <w:rPr>
            <w:rFonts w:hint="eastAsia"/>
          </w:rPr>
          <w:t>二、一致行动人基本情况</w:t>
        </w:r>
        <w:r>
          <w:tab/>
        </w:r>
        <w:r>
          <w:fldChar w:fldCharType="begin"/>
        </w:r>
        <w:r>
          <w:instrText xml:space="preserve"> PAGEREF _Toc18381 \h </w:instrText>
        </w:r>
        <w:r>
          <w:fldChar w:fldCharType="separate"/>
        </w:r>
        <w:r>
          <w:t>11</w:t>
        </w:r>
        <w:r>
          <w:fldChar w:fldCharType="end"/>
        </w:r>
      </w:hyperlink>
    </w:p>
    <w:p w14:paraId="7E231C8B" w14:textId="77777777" w:rsidR="009514D8" w:rsidRDefault="00000000">
      <w:pPr>
        <w:pStyle w:val="TOC2"/>
        <w:tabs>
          <w:tab w:val="right" w:leader="dot" w:pos="8306"/>
        </w:tabs>
        <w:spacing w:before="156" w:after="156"/>
        <w:ind w:left="480"/>
      </w:pPr>
      <w:hyperlink w:anchor="_Toc28735" w:history="1">
        <w:r>
          <w:rPr>
            <w:rFonts w:hint="eastAsia"/>
          </w:rPr>
          <w:t>三、收购人及一致行动人关系的说明</w:t>
        </w:r>
        <w:r>
          <w:tab/>
        </w:r>
        <w:r>
          <w:fldChar w:fldCharType="begin"/>
        </w:r>
        <w:r>
          <w:instrText xml:space="preserve"> PAGEREF _Toc28735 \h </w:instrText>
        </w:r>
        <w:r>
          <w:fldChar w:fldCharType="separate"/>
        </w:r>
        <w:r>
          <w:t>16</w:t>
        </w:r>
        <w:r>
          <w:fldChar w:fldCharType="end"/>
        </w:r>
      </w:hyperlink>
    </w:p>
    <w:p w14:paraId="240B062C" w14:textId="77777777" w:rsidR="009514D8" w:rsidRDefault="00000000">
      <w:pPr>
        <w:pStyle w:val="TOC1"/>
        <w:tabs>
          <w:tab w:val="clear" w:pos="8296"/>
          <w:tab w:val="right" w:leader="dot" w:pos="8306"/>
        </w:tabs>
        <w:spacing w:after="156"/>
      </w:pPr>
      <w:hyperlink w:anchor="_Toc9190" w:history="1">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18</w:t>
        </w:r>
        <w:r>
          <w:fldChar w:fldCharType="end"/>
        </w:r>
      </w:hyperlink>
    </w:p>
    <w:p w14:paraId="55F87B42" w14:textId="77777777" w:rsidR="009514D8" w:rsidRDefault="00000000">
      <w:pPr>
        <w:pStyle w:val="TOC2"/>
        <w:tabs>
          <w:tab w:val="right" w:leader="dot" w:pos="8306"/>
        </w:tabs>
        <w:spacing w:before="156" w:after="156"/>
        <w:ind w:left="480"/>
      </w:pPr>
      <w:hyperlink w:anchor="_Toc31211" w:history="1">
        <w:r>
          <w:rPr>
            <w:rFonts w:hint="eastAsia"/>
          </w:rPr>
          <w:t>一、本次收购的目的</w:t>
        </w:r>
        <w:r>
          <w:tab/>
        </w:r>
        <w:r>
          <w:fldChar w:fldCharType="begin"/>
        </w:r>
        <w:r>
          <w:instrText xml:space="preserve"> PAGEREF _Toc31211 \h </w:instrText>
        </w:r>
        <w:r>
          <w:fldChar w:fldCharType="separate"/>
        </w:r>
        <w:r>
          <w:t>18</w:t>
        </w:r>
        <w:r>
          <w:fldChar w:fldCharType="end"/>
        </w:r>
      </w:hyperlink>
    </w:p>
    <w:p w14:paraId="389D7270" w14:textId="77777777" w:rsidR="009514D8" w:rsidRDefault="00000000">
      <w:pPr>
        <w:pStyle w:val="TOC2"/>
        <w:tabs>
          <w:tab w:val="right" w:leader="dot" w:pos="8306"/>
        </w:tabs>
        <w:spacing w:before="156" w:after="156"/>
        <w:ind w:left="480"/>
      </w:pPr>
      <w:hyperlink w:anchor="_Toc32035" w:history="1">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18</w:t>
        </w:r>
        <w:r>
          <w:fldChar w:fldCharType="end"/>
        </w:r>
      </w:hyperlink>
    </w:p>
    <w:p w14:paraId="0B3BF5E7" w14:textId="77777777" w:rsidR="009514D8" w:rsidRDefault="00000000">
      <w:pPr>
        <w:pStyle w:val="TOC2"/>
        <w:tabs>
          <w:tab w:val="right" w:leader="dot" w:pos="8306"/>
        </w:tabs>
        <w:spacing w:before="156" w:after="156"/>
        <w:ind w:left="480"/>
      </w:pPr>
      <w:hyperlink w:anchor="_Toc6934" w:history="1">
        <w:r>
          <w:rPr>
            <w:rFonts w:hint="eastAsia"/>
          </w:rPr>
          <w:t>三、本次收购的决策程序</w:t>
        </w:r>
        <w:r>
          <w:tab/>
        </w:r>
        <w:r>
          <w:fldChar w:fldCharType="begin"/>
        </w:r>
        <w:r>
          <w:instrText xml:space="preserve"> PAGEREF _Toc6934 \h </w:instrText>
        </w:r>
        <w:r>
          <w:fldChar w:fldCharType="separate"/>
        </w:r>
        <w:r>
          <w:t>19</w:t>
        </w:r>
        <w:r>
          <w:fldChar w:fldCharType="end"/>
        </w:r>
      </w:hyperlink>
    </w:p>
    <w:p w14:paraId="16554FC6" w14:textId="77777777" w:rsidR="009514D8" w:rsidRDefault="00000000">
      <w:pPr>
        <w:pStyle w:val="TOC1"/>
        <w:tabs>
          <w:tab w:val="clear" w:pos="8296"/>
          <w:tab w:val="right" w:leader="dot" w:pos="8306"/>
        </w:tabs>
        <w:spacing w:after="156"/>
      </w:pPr>
      <w:hyperlink w:anchor="_Toc25629" w:history="1">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21</w:t>
        </w:r>
        <w:r>
          <w:fldChar w:fldCharType="end"/>
        </w:r>
      </w:hyperlink>
    </w:p>
    <w:p w14:paraId="61E222E3" w14:textId="77777777" w:rsidR="009514D8" w:rsidRDefault="00000000">
      <w:pPr>
        <w:pStyle w:val="TOC2"/>
        <w:tabs>
          <w:tab w:val="right" w:leader="dot" w:pos="8306"/>
        </w:tabs>
        <w:spacing w:before="156" w:after="156"/>
        <w:ind w:left="480"/>
      </w:pPr>
      <w:hyperlink w:anchor="_Toc4951" w:history="1">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21</w:t>
        </w:r>
        <w:r>
          <w:fldChar w:fldCharType="end"/>
        </w:r>
      </w:hyperlink>
    </w:p>
    <w:p w14:paraId="3B615501" w14:textId="77777777" w:rsidR="009514D8" w:rsidRDefault="00000000">
      <w:pPr>
        <w:pStyle w:val="TOC2"/>
        <w:tabs>
          <w:tab w:val="right" w:leader="dot" w:pos="8306"/>
        </w:tabs>
        <w:spacing w:before="156" w:after="156"/>
        <w:ind w:left="480"/>
      </w:pPr>
      <w:hyperlink w:anchor="_Toc19945" w:history="1">
        <w:r>
          <w:rPr>
            <w:rFonts w:hint="eastAsia"/>
          </w:rPr>
          <w:t>二、本次收购涉及的交易协议有关情况</w:t>
        </w:r>
        <w:r>
          <w:tab/>
        </w:r>
        <w:r>
          <w:fldChar w:fldCharType="begin"/>
        </w:r>
        <w:r>
          <w:instrText xml:space="preserve"> PAGEREF _Toc19945 \h </w:instrText>
        </w:r>
        <w:r>
          <w:fldChar w:fldCharType="separate"/>
        </w:r>
        <w:r>
          <w:t>22</w:t>
        </w:r>
        <w:r>
          <w:fldChar w:fldCharType="end"/>
        </w:r>
      </w:hyperlink>
    </w:p>
    <w:p w14:paraId="2006C87A" w14:textId="77777777" w:rsidR="009514D8" w:rsidRDefault="00000000">
      <w:pPr>
        <w:pStyle w:val="TOC2"/>
        <w:tabs>
          <w:tab w:val="right" w:leader="dot" w:pos="8306"/>
        </w:tabs>
        <w:spacing w:before="156" w:after="156"/>
        <w:ind w:left="480"/>
      </w:pPr>
      <w:hyperlink w:anchor="_Toc20451" w:history="1">
        <w:r>
          <w:rPr>
            <w:rFonts w:hint="eastAsia"/>
          </w:rPr>
          <w:t>三、收购人拥有权益的上市公司股份存在权利限制的情况</w:t>
        </w:r>
        <w:r>
          <w:tab/>
        </w:r>
        <w:r>
          <w:fldChar w:fldCharType="begin"/>
        </w:r>
        <w:r>
          <w:instrText xml:space="preserve"> PAGEREF _Toc20451 \h </w:instrText>
        </w:r>
        <w:r>
          <w:fldChar w:fldCharType="separate"/>
        </w:r>
        <w:r>
          <w:t>26</w:t>
        </w:r>
        <w:r>
          <w:fldChar w:fldCharType="end"/>
        </w:r>
      </w:hyperlink>
    </w:p>
    <w:p w14:paraId="3F45C43E" w14:textId="77777777" w:rsidR="009514D8" w:rsidRDefault="00000000">
      <w:pPr>
        <w:pStyle w:val="TOC2"/>
        <w:tabs>
          <w:tab w:val="right" w:leader="dot" w:pos="8306"/>
        </w:tabs>
        <w:spacing w:before="156" w:after="156"/>
        <w:ind w:left="480"/>
      </w:pPr>
      <w:hyperlink w:anchor="_Toc21907" w:history="1">
        <w:r>
          <w:rPr>
            <w:rFonts w:hint="eastAsia"/>
          </w:rPr>
          <w:t>四、关于管理层收购规定的说明</w:t>
        </w:r>
        <w:r>
          <w:tab/>
        </w:r>
        <w:r>
          <w:fldChar w:fldCharType="begin"/>
        </w:r>
        <w:r>
          <w:instrText xml:space="preserve"> PAGEREF _Toc21907 \h </w:instrText>
        </w:r>
        <w:r>
          <w:fldChar w:fldCharType="separate"/>
        </w:r>
        <w:r>
          <w:t>27</w:t>
        </w:r>
        <w:r>
          <w:fldChar w:fldCharType="end"/>
        </w:r>
      </w:hyperlink>
    </w:p>
    <w:p w14:paraId="728642C8" w14:textId="77777777" w:rsidR="009514D8" w:rsidRDefault="00000000">
      <w:pPr>
        <w:pStyle w:val="TOC1"/>
        <w:tabs>
          <w:tab w:val="clear" w:pos="8296"/>
          <w:tab w:val="right" w:leader="dot" w:pos="8306"/>
        </w:tabs>
        <w:spacing w:after="156"/>
      </w:pPr>
      <w:hyperlink w:anchor="_Toc32665" w:history="1">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28</w:t>
        </w:r>
        <w:r>
          <w:fldChar w:fldCharType="end"/>
        </w:r>
      </w:hyperlink>
    </w:p>
    <w:p w14:paraId="23BCDEB4" w14:textId="77777777" w:rsidR="009514D8" w:rsidRDefault="00000000">
      <w:pPr>
        <w:pStyle w:val="TOC2"/>
        <w:tabs>
          <w:tab w:val="right" w:leader="dot" w:pos="8306"/>
        </w:tabs>
        <w:spacing w:before="156" w:after="156"/>
        <w:ind w:left="480"/>
      </w:pPr>
      <w:hyperlink w:anchor="_Toc30331" w:history="1">
        <w:r>
          <w:rPr>
            <w:rFonts w:hint="eastAsia"/>
          </w:rPr>
          <w:t>一、本次交易的资金总额</w:t>
        </w:r>
        <w:r>
          <w:tab/>
        </w:r>
        <w:r>
          <w:fldChar w:fldCharType="begin"/>
        </w:r>
        <w:r>
          <w:instrText xml:space="preserve"> PAGEREF _Toc30331 \h </w:instrText>
        </w:r>
        <w:r>
          <w:fldChar w:fldCharType="separate"/>
        </w:r>
        <w:r>
          <w:t>28</w:t>
        </w:r>
        <w:r>
          <w:fldChar w:fldCharType="end"/>
        </w:r>
      </w:hyperlink>
    </w:p>
    <w:p w14:paraId="1FB87662" w14:textId="77777777" w:rsidR="009514D8" w:rsidRDefault="00000000">
      <w:pPr>
        <w:pStyle w:val="TOC2"/>
        <w:tabs>
          <w:tab w:val="right" w:leader="dot" w:pos="8306"/>
        </w:tabs>
        <w:spacing w:before="156" w:after="156"/>
        <w:ind w:left="480"/>
      </w:pPr>
      <w:hyperlink w:anchor="_Toc102" w:history="1">
        <w:r>
          <w:rPr>
            <w:rFonts w:hint="eastAsia"/>
          </w:rPr>
          <w:t>二、本次交易的资金来源</w:t>
        </w:r>
        <w:r>
          <w:tab/>
        </w:r>
        <w:r>
          <w:fldChar w:fldCharType="begin"/>
        </w:r>
        <w:r>
          <w:instrText xml:space="preserve"> PAGEREF _Toc102 \h </w:instrText>
        </w:r>
        <w:r>
          <w:fldChar w:fldCharType="separate"/>
        </w:r>
        <w:r>
          <w:t>28</w:t>
        </w:r>
        <w:r>
          <w:fldChar w:fldCharType="end"/>
        </w:r>
      </w:hyperlink>
    </w:p>
    <w:p w14:paraId="02A26306" w14:textId="77777777" w:rsidR="009514D8" w:rsidRDefault="00000000">
      <w:pPr>
        <w:pStyle w:val="TOC2"/>
        <w:tabs>
          <w:tab w:val="right" w:leader="dot" w:pos="8306"/>
        </w:tabs>
        <w:spacing w:before="156" w:after="156"/>
        <w:ind w:left="480"/>
      </w:pPr>
      <w:hyperlink w:anchor="_Toc28318" w:history="1">
        <w:r>
          <w:rPr>
            <w:rFonts w:hint="eastAsia"/>
          </w:rPr>
          <w:t>三、本次收购的支付方式</w:t>
        </w:r>
        <w:r>
          <w:tab/>
        </w:r>
        <w:r>
          <w:fldChar w:fldCharType="begin"/>
        </w:r>
        <w:r>
          <w:instrText xml:space="preserve"> PAGEREF _Toc28318 \h </w:instrText>
        </w:r>
        <w:r>
          <w:fldChar w:fldCharType="separate"/>
        </w:r>
        <w:r>
          <w:t>28</w:t>
        </w:r>
        <w:r>
          <w:fldChar w:fldCharType="end"/>
        </w:r>
      </w:hyperlink>
    </w:p>
    <w:p w14:paraId="2ABD935B" w14:textId="77777777" w:rsidR="009514D8" w:rsidRDefault="00000000">
      <w:pPr>
        <w:pStyle w:val="TOC1"/>
        <w:tabs>
          <w:tab w:val="clear" w:pos="8296"/>
          <w:tab w:val="right" w:leader="dot" w:pos="8306"/>
        </w:tabs>
        <w:spacing w:after="156"/>
      </w:pPr>
      <w:hyperlink w:anchor="_Toc14587" w:history="1">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29</w:t>
        </w:r>
        <w:r>
          <w:fldChar w:fldCharType="end"/>
        </w:r>
      </w:hyperlink>
    </w:p>
    <w:p w14:paraId="45CACA0D" w14:textId="77777777" w:rsidR="009514D8" w:rsidRDefault="00000000">
      <w:pPr>
        <w:pStyle w:val="TOC2"/>
        <w:tabs>
          <w:tab w:val="right" w:leader="dot" w:pos="8306"/>
        </w:tabs>
        <w:spacing w:before="156" w:after="156"/>
        <w:ind w:left="480"/>
      </w:pPr>
      <w:hyperlink w:anchor="_Toc12297" w:history="1">
        <w:r>
          <w:rPr>
            <w:rFonts w:hint="eastAsia"/>
          </w:rPr>
          <w:t>一、收购人免于发出要约的事项及理由</w:t>
        </w:r>
        <w:r>
          <w:tab/>
        </w:r>
        <w:r>
          <w:fldChar w:fldCharType="begin"/>
        </w:r>
        <w:r>
          <w:instrText xml:space="preserve"> PAGEREF _Toc12297 \h </w:instrText>
        </w:r>
        <w:r>
          <w:fldChar w:fldCharType="separate"/>
        </w:r>
        <w:r>
          <w:t>29</w:t>
        </w:r>
        <w:r>
          <w:fldChar w:fldCharType="end"/>
        </w:r>
      </w:hyperlink>
    </w:p>
    <w:p w14:paraId="0FB623DA" w14:textId="77777777" w:rsidR="009514D8" w:rsidRDefault="00000000">
      <w:pPr>
        <w:pStyle w:val="TOC2"/>
        <w:tabs>
          <w:tab w:val="right" w:leader="dot" w:pos="8306"/>
        </w:tabs>
        <w:spacing w:before="156" w:after="156"/>
        <w:ind w:left="480"/>
      </w:pPr>
      <w:hyperlink w:anchor="_Toc18655" w:history="1">
        <w:r>
          <w:rPr>
            <w:rFonts w:hint="eastAsia"/>
          </w:rPr>
          <w:t>二、本次收购前后上市公司股权结构</w:t>
        </w:r>
        <w:r>
          <w:tab/>
        </w:r>
        <w:r>
          <w:fldChar w:fldCharType="begin"/>
        </w:r>
        <w:r>
          <w:instrText xml:space="preserve"> PAGEREF _Toc18655 \h </w:instrText>
        </w:r>
        <w:r>
          <w:fldChar w:fldCharType="separate"/>
        </w:r>
        <w:r>
          <w:t>29</w:t>
        </w:r>
        <w:r>
          <w:fldChar w:fldCharType="end"/>
        </w:r>
      </w:hyperlink>
    </w:p>
    <w:p w14:paraId="598A0E7A" w14:textId="77777777" w:rsidR="009514D8" w:rsidRDefault="00000000">
      <w:pPr>
        <w:pStyle w:val="TOC1"/>
        <w:tabs>
          <w:tab w:val="clear" w:pos="8296"/>
          <w:tab w:val="right" w:leader="dot" w:pos="8306"/>
        </w:tabs>
        <w:spacing w:after="156"/>
      </w:pPr>
      <w:hyperlink w:anchor="_Toc17164" w:history="1">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31</w:t>
        </w:r>
        <w:r>
          <w:fldChar w:fldCharType="end"/>
        </w:r>
      </w:hyperlink>
    </w:p>
    <w:p w14:paraId="205A4593" w14:textId="77777777" w:rsidR="009514D8" w:rsidRDefault="00000000">
      <w:pPr>
        <w:pStyle w:val="TOC2"/>
        <w:tabs>
          <w:tab w:val="right" w:leader="dot" w:pos="8306"/>
        </w:tabs>
        <w:spacing w:before="156" w:after="156"/>
        <w:ind w:left="480"/>
      </w:pPr>
      <w:hyperlink w:anchor="_Toc2662" w:history="1">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31</w:t>
        </w:r>
        <w:r>
          <w:fldChar w:fldCharType="end"/>
        </w:r>
      </w:hyperlink>
    </w:p>
    <w:p w14:paraId="422BD76B" w14:textId="77777777" w:rsidR="009514D8" w:rsidRDefault="00000000">
      <w:pPr>
        <w:pStyle w:val="TOC2"/>
        <w:tabs>
          <w:tab w:val="right" w:leader="dot" w:pos="8306"/>
        </w:tabs>
        <w:spacing w:before="156" w:after="156"/>
        <w:ind w:left="480"/>
      </w:pPr>
      <w:hyperlink w:anchor="_Toc18154" w:history="1">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31</w:t>
        </w:r>
        <w:r>
          <w:fldChar w:fldCharType="end"/>
        </w:r>
      </w:hyperlink>
    </w:p>
    <w:p w14:paraId="26F3F47F" w14:textId="77777777" w:rsidR="009514D8" w:rsidRDefault="00000000">
      <w:pPr>
        <w:pStyle w:val="TOC2"/>
        <w:tabs>
          <w:tab w:val="right" w:leader="dot" w:pos="8306"/>
        </w:tabs>
        <w:spacing w:before="156" w:after="156"/>
        <w:ind w:left="480"/>
      </w:pPr>
      <w:hyperlink w:anchor="_Toc32023" w:history="1">
        <w:r>
          <w:rPr>
            <w:rFonts w:hint="eastAsia"/>
          </w:rPr>
          <w:t>三、改变上市公司现任董事会或高级管理人员的调整计划</w:t>
        </w:r>
        <w:r>
          <w:tab/>
        </w:r>
        <w:r>
          <w:fldChar w:fldCharType="begin"/>
        </w:r>
        <w:r>
          <w:instrText xml:space="preserve"> PAGEREF _Toc32023 \h </w:instrText>
        </w:r>
        <w:r>
          <w:fldChar w:fldCharType="separate"/>
        </w:r>
        <w:r>
          <w:t>31</w:t>
        </w:r>
        <w:r>
          <w:fldChar w:fldCharType="end"/>
        </w:r>
      </w:hyperlink>
    </w:p>
    <w:p w14:paraId="77F770B1" w14:textId="77777777" w:rsidR="009514D8" w:rsidRDefault="00000000">
      <w:pPr>
        <w:pStyle w:val="TOC2"/>
        <w:tabs>
          <w:tab w:val="right" w:leader="dot" w:pos="8306"/>
        </w:tabs>
        <w:spacing w:before="156" w:after="156"/>
        <w:ind w:left="480"/>
      </w:pPr>
      <w:hyperlink w:anchor="_Toc27924" w:history="1">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31</w:t>
        </w:r>
        <w:r>
          <w:fldChar w:fldCharType="end"/>
        </w:r>
      </w:hyperlink>
    </w:p>
    <w:p w14:paraId="6AAB3E38" w14:textId="77777777" w:rsidR="009514D8" w:rsidRDefault="00000000">
      <w:pPr>
        <w:pStyle w:val="TOC2"/>
        <w:tabs>
          <w:tab w:val="right" w:leader="dot" w:pos="8306"/>
        </w:tabs>
        <w:spacing w:before="156" w:after="156"/>
        <w:ind w:left="480"/>
      </w:pPr>
      <w:hyperlink w:anchor="_Toc9346" w:history="1">
        <w:r>
          <w:rPr>
            <w:rFonts w:hint="eastAsia"/>
          </w:rPr>
          <w:t>五、对上市公司现有员工聘用计划作重大变动的计划</w:t>
        </w:r>
        <w:r>
          <w:tab/>
        </w:r>
        <w:r>
          <w:fldChar w:fldCharType="begin"/>
        </w:r>
        <w:r>
          <w:instrText xml:space="preserve"> PAGEREF _Toc9346 \h </w:instrText>
        </w:r>
        <w:r>
          <w:fldChar w:fldCharType="separate"/>
        </w:r>
        <w:r>
          <w:t>32</w:t>
        </w:r>
        <w:r>
          <w:fldChar w:fldCharType="end"/>
        </w:r>
      </w:hyperlink>
    </w:p>
    <w:p w14:paraId="467ED737" w14:textId="77777777" w:rsidR="009514D8" w:rsidRDefault="00000000">
      <w:pPr>
        <w:pStyle w:val="TOC2"/>
        <w:tabs>
          <w:tab w:val="right" w:leader="dot" w:pos="8306"/>
        </w:tabs>
        <w:spacing w:before="156" w:after="156"/>
        <w:ind w:left="480"/>
      </w:pPr>
      <w:hyperlink w:anchor="_Toc27443" w:history="1">
        <w:r>
          <w:rPr>
            <w:rFonts w:hint="eastAsia"/>
          </w:rPr>
          <w:t>六、对上市公司分红政策的重大调整计划</w:t>
        </w:r>
        <w:r>
          <w:tab/>
        </w:r>
        <w:r>
          <w:fldChar w:fldCharType="begin"/>
        </w:r>
        <w:r>
          <w:instrText xml:space="preserve"> PAGEREF _Toc27443 \h </w:instrText>
        </w:r>
        <w:r>
          <w:fldChar w:fldCharType="separate"/>
        </w:r>
        <w:r>
          <w:t>32</w:t>
        </w:r>
        <w:r>
          <w:fldChar w:fldCharType="end"/>
        </w:r>
      </w:hyperlink>
    </w:p>
    <w:p w14:paraId="0B132FE7" w14:textId="77777777" w:rsidR="009514D8" w:rsidRDefault="00000000">
      <w:pPr>
        <w:pStyle w:val="TOC2"/>
        <w:tabs>
          <w:tab w:val="right" w:leader="dot" w:pos="8306"/>
        </w:tabs>
        <w:spacing w:before="156" w:after="156"/>
        <w:ind w:left="480"/>
      </w:pPr>
      <w:hyperlink w:anchor="_Toc1695" w:history="1">
        <w:r>
          <w:rPr>
            <w:rFonts w:hint="eastAsia"/>
          </w:rPr>
          <w:t>七、其他对上市公司业务和组织结构有重大影响的计划</w:t>
        </w:r>
        <w:r>
          <w:tab/>
        </w:r>
        <w:r>
          <w:fldChar w:fldCharType="begin"/>
        </w:r>
        <w:r>
          <w:instrText xml:space="preserve"> PAGEREF _Toc1695 \h </w:instrText>
        </w:r>
        <w:r>
          <w:fldChar w:fldCharType="separate"/>
        </w:r>
        <w:r>
          <w:t>32</w:t>
        </w:r>
        <w:r>
          <w:fldChar w:fldCharType="end"/>
        </w:r>
      </w:hyperlink>
    </w:p>
    <w:p w14:paraId="7A215900" w14:textId="77777777" w:rsidR="009514D8" w:rsidRDefault="00000000">
      <w:pPr>
        <w:pStyle w:val="TOC1"/>
        <w:tabs>
          <w:tab w:val="clear" w:pos="8296"/>
          <w:tab w:val="right" w:leader="dot" w:pos="8306"/>
        </w:tabs>
        <w:spacing w:after="156"/>
      </w:pPr>
      <w:hyperlink w:anchor="_Toc653" w:history="1">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33</w:t>
        </w:r>
        <w:r>
          <w:fldChar w:fldCharType="end"/>
        </w:r>
      </w:hyperlink>
    </w:p>
    <w:p w14:paraId="6C605C05" w14:textId="77777777" w:rsidR="009514D8" w:rsidRDefault="00000000">
      <w:pPr>
        <w:pStyle w:val="TOC2"/>
        <w:tabs>
          <w:tab w:val="right" w:leader="dot" w:pos="8306"/>
        </w:tabs>
        <w:spacing w:before="156" w:after="156"/>
        <w:ind w:left="480"/>
      </w:pPr>
      <w:hyperlink w:anchor="_Toc3615" w:history="1">
        <w:r>
          <w:rPr>
            <w:rFonts w:hint="eastAsia"/>
          </w:rPr>
          <w:t>一、对上市公司独立性的影响</w:t>
        </w:r>
        <w:r>
          <w:tab/>
        </w:r>
        <w:r>
          <w:fldChar w:fldCharType="begin"/>
        </w:r>
        <w:r>
          <w:instrText xml:space="preserve"> PAGEREF _Toc3615 \h </w:instrText>
        </w:r>
        <w:r>
          <w:fldChar w:fldCharType="separate"/>
        </w:r>
        <w:r>
          <w:t>33</w:t>
        </w:r>
        <w:r>
          <w:fldChar w:fldCharType="end"/>
        </w:r>
      </w:hyperlink>
    </w:p>
    <w:p w14:paraId="47B711CB" w14:textId="77777777" w:rsidR="009514D8" w:rsidRDefault="00000000">
      <w:pPr>
        <w:pStyle w:val="TOC2"/>
        <w:tabs>
          <w:tab w:val="right" w:leader="dot" w:pos="8306"/>
        </w:tabs>
        <w:spacing w:before="156" w:after="156"/>
        <w:ind w:left="480"/>
      </w:pPr>
      <w:hyperlink w:anchor="_Toc28553" w:history="1">
        <w:r>
          <w:rPr>
            <w:rFonts w:hint="eastAsia"/>
          </w:rPr>
          <w:t>二、对同业竞争的影响</w:t>
        </w:r>
        <w:r>
          <w:tab/>
        </w:r>
        <w:r>
          <w:fldChar w:fldCharType="begin"/>
        </w:r>
        <w:r>
          <w:instrText xml:space="preserve"> PAGEREF _Toc28553 \h </w:instrText>
        </w:r>
        <w:r>
          <w:fldChar w:fldCharType="separate"/>
        </w:r>
        <w:r>
          <w:t>35</w:t>
        </w:r>
        <w:r>
          <w:fldChar w:fldCharType="end"/>
        </w:r>
      </w:hyperlink>
    </w:p>
    <w:p w14:paraId="55327AD4" w14:textId="77777777" w:rsidR="009514D8" w:rsidRDefault="00000000">
      <w:pPr>
        <w:pStyle w:val="TOC2"/>
        <w:tabs>
          <w:tab w:val="right" w:leader="dot" w:pos="8306"/>
        </w:tabs>
        <w:spacing w:before="156" w:after="156"/>
        <w:ind w:left="480"/>
      </w:pPr>
      <w:hyperlink w:anchor="_Toc30812" w:history="1">
        <w:r>
          <w:rPr>
            <w:rFonts w:hint="eastAsia"/>
          </w:rPr>
          <w:t>三、对关联交易的影响</w:t>
        </w:r>
        <w:r>
          <w:tab/>
        </w:r>
        <w:r>
          <w:fldChar w:fldCharType="begin"/>
        </w:r>
        <w:r>
          <w:instrText xml:space="preserve"> PAGEREF _Toc30812 \h </w:instrText>
        </w:r>
        <w:r>
          <w:fldChar w:fldCharType="separate"/>
        </w:r>
        <w:r>
          <w:t>36</w:t>
        </w:r>
        <w:r>
          <w:fldChar w:fldCharType="end"/>
        </w:r>
      </w:hyperlink>
    </w:p>
    <w:p w14:paraId="0C9EE7F1" w14:textId="77777777" w:rsidR="009514D8" w:rsidRDefault="00000000">
      <w:pPr>
        <w:pStyle w:val="TOC1"/>
        <w:tabs>
          <w:tab w:val="clear" w:pos="8296"/>
          <w:tab w:val="right" w:leader="dot" w:pos="8306"/>
        </w:tabs>
        <w:spacing w:after="156"/>
      </w:pPr>
      <w:hyperlink w:anchor="_Toc27230" w:history="1">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38</w:t>
        </w:r>
        <w:r>
          <w:fldChar w:fldCharType="end"/>
        </w:r>
      </w:hyperlink>
    </w:p>
    <w:p w14:paraId="4734C29F" w14:textId="77777777" w:rsidR="009514D8" w:rsidRDefault="00000000">
      <w:pPr>
        <w:pStyle w:val="TOC2"/>
        <w:tabs>
          <w:tab w:val="right" w:leader="dot" w:pos="8306"/>
        </w:tabs>
        <w:spacing w:before="156" w:after="156"/>
        <w:ind w:left="480"/>
      </w:pPr>
      <w:hyperlink w:anchor="_Toc29652" w:history="1">
        <w:r>
          <w:rPr>
            <w:rFonts w:hint="eastAsia"/>
          </w:rPr>
          <w:t>一、与上市公司及其子公司之间的交易</w:t>
        </w:r>
        <w:r>
          <w:tab/>
        </w:r>
        <w:r>
          <w:fldChar w:fldCharType="begin"/>
        </w:r>
        <w:r>
          <w:instrText xml:space="preserve"> PAGEREF _Toc29652 \h </w:instrText>
        </w:r>
        <w:r>
          <w:fldChar w:fldCharType="separate"/>
        </w:r>
        <w:r>
          <w:t>38</w:t>
        </w:r>
        <w:r>
          <w:fldChar w:fldCharType="end"/>
        </w:r>
      </w:hyperlink>
    </w:p>
    <w:p w14:paraId="4E1B1ED5" w14:textId="77777777" w:rsidR="009514D8" w:rsidRDefault="00000000">
      <w:pPr>
        <w:pStyle w:val="TOC2"/>
        <w:tabs>
          <w:tab w:val="right" w:leader="dot" w:pos="8306"/>
        </w:tabs>
        <w:spacing w:before="156" w:after="156"/>
        <w:ind w:left="480"/>
      </w:pPr>
      <w:hyperlink w:anchor="_Toc27187" w:history="1">
        <w:r>
          <w:rPr>
            <w:rFonts w:hint="eastAsia"/>
          </w:rPr>
          <w:t>二、与上市公司的董事、高级管理人员之间的交易</w:t>
        </w:r>
        <w:r>
          <w:tab/>
        </w:r>
        <w:r>
          <w:fldChar w:fldCharType="begin"/>
        </w:r>
        <w:r>
          <w:instrText xml:space="preserve"> PAGEREF _Toc27187 \h </w:instrText>
        </w:r>
        <w:r>
          <w:fldChar w:fldCharType="separate"/>
        </w:r>
        <w:r>
          <w:t>38</w:t>
        </w:r>
        <w:r>
          <w:fldChar w:fldCharType="end"/>
        </w:r>
      </w:hyperlink>
    </w:p>
    <w:p w14:paraId="017ABFC1" w14:textId="77777777" w:rsidR="009514D8" w:rsidRDefault="00000000">
      <w:pPr>
        <w:pStyle w:val="TOC2"/>
        <w:tabs>
          <w:tab w:val="right" w:leader="dot" w:pos="8306"/>
        </w:tabs>
        <w:spacing w:before="156" w:after="156"/>
        <w:ind w:left="480"/>
      </w:pPr>
      <w:hyperlink w:anchor="_Toc31556" w:history="1">
        <w:r>
          <w:rPr>
            <w:rFonts w:hint="eastAsia"/>
          </w:rPr>
          <w:t>三、对拟更换上市公司董事、高级管理人员的补偿或类似安排</w:t>
        </w:r>
        <w:r>
          <w:tab/>
        </w:r>
        <w:r>
          <w:fldChar w:fldCharType="begin"/>
        </w:r>
        <w:r>
          <w:instrText xml:space="preserve"> PAGEREF _Toc31556 \h </w:instrText>
        </w:r>
        <w:r>
          <w:fldChar w:fldCharType="separate"/>
        </w:r>
        <w:r>
          <w:t>38</w:t>
        </w:r>
        <w:r>
          <w:fldChar w:fldCharType="end"/>
        </w:r>
      </w:hyperlink>
    </w:p>
    <w:p w14:paraId="5D1AF194" w14:textId="77777777" w:rsidR="009514D8" w:rsidRDefault="00000000">
      <w:pPr>
        <w:pStyle w:val="TOC2"/>
        <w:tabs>
          <w:tab w:val="right" w:leader="dot" w:pos="8306"/>
        </w:tabs>
        <w:spacing w:before="156" w:after="156"/>
        <w:ind w:left="480"/>
      </w:pPr>
      <w:hyperlink w:anchor="_Toc9782" w:history="1">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38</w:t>
        </w:r>
        <w:r>
          <w:fldChar w:fldCharType="end"/>
        </w:r>
      </w:hyperlink>
    </w:p>
    <w:p w14:paraId="6DB2A9E2" w14:textId="77777777" w:rsidR="009514D8" w:rsidRDefault="00000000">
      <w:pPr>
        <w:pStyle w:val="TOC1"/>
        <w:tabs>
          <w:tab w:val="clear" w:pos="8296"/>
          <w:tab w:val="right" w:leader="dot" w:pos="8306"/>
        </w:tabs>
        <w:spacing w:after="156"/>
      </w:pPr>
      <w:hyperlink w:anchor="_Toc6885" w:history="1">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39</w:t>
        </w:r>
        <w:r>
          <w:fldChar w:fldCharType="end"/>
        </w:r>
      </w:hyperlink>
    </w:p>
    <w:p w14:paraId="7A2C36B6" w14:textId="77777777" w:rsidR="009514D8" w:rsidRDefault="00000000">
      <w:pPr>
        <w:pStyle w:val="TOC2"/>
        <w:tabs>
          <w:tab w:val="right" w:leader="dot" w:pos="8306"/>
        </w:tabs>
        <w:spacing w:before="156" w:after="156"/>
        <w:ind w:left="480"/>
      </w:pPr>
      <w:hyperlink w:anchor="_Toc27763" w:history="1">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39</w:t>
        </w:r>
        <w:r>
          <w:fldChar w:fldCharType="end"/>
        </w:r>
      </w:hyperlink>
    </w:p>
    <w:p w14:paraId="0D3BEED0" w14:textId="77777777" w:rsidR="009514D8" w:rsidRDefault="00000000">
      <w:pPr>
        <w:pStyle w:val="TOC2"/>
        <w:tabs>
          <w:tab w:val="right" w:leader="dot" w:pos="8306"/>
        </w:tabs>
        <w:spacing w:before="156" w:after="156"/>
        <w:ind w:left="480"/>
      </w:pPr>
      <w:hyperlink w:anchor="_Toc30818" w:history="1">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39</w:t>
        </w:r>
        <w:r>
          <w:fldChar w:fldCharType="end"/>
        </w:r>
      </w:hyperlink>
    </w:p>
    <w:p w14:paraId="4F455D6E" w14:textId="77777777" w:rsidR="009514D8" w:rsidRDefault="00000000">
      <w:pPr>
        <w:pStyle w:val="TOC1"/>
        <w:tabs>
          <w:tab w:val="clear" w:pos="8296"/>
          <w:tab w:val="right" w:leader="dot" w:pos="8306"/>
        </w:tabs>
        <w:spacing w:after="156"/>
      </w:pPr>
      <w:hyperlink w:anchor="_Toc25725" w:history="1">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40</w:t>
        </w:r>
        <w:r>
          <w:fldChar w:fldCharType="end"/>
        </w:r>
      </w:hyperlink>
    </w:p>
    <w:p w14:paraId="331E23D2" w14:textId="77777777" w:rsidR="009514D8" w:rsidRDefault="00000000">
      <w:pPr>
        <w:pStyle w:val="TOC2"/>
        <w:tabs>
          <w:tab w:val="right" w:leader="dot" w:pos="8306"/>
        </w:tabs>
        <w:spacing w:before="156" w:after="156"/>
        <w:ind w:left="480"/>
      </w:pPr>
      <w:hyperlink w:anchor="_Toc31594" w:history="1">
        <w:r>
          <w:rPr>
            <w:rFonts w:hint="eastAsia"/>
          </w:rPr>
          <w:t>一、收购人最近三年的财务资料</w:t>
        </w:r>
        <w:r>
          <w:tab/>
        </w:r>
        <w:r>
          <w:fldChar w:fldCharType="begin"/>
        </w:r>
        <w:r>
          <w:instrText xml:space="preserve"> PAGEREF _Toc31594 \h </w:instrText>
        </w:r>
        <w:r>
          <w:fldChar w:fldCharType="separate"/>
        </w:r>
        <w:r>
          <w:t>40</w:t>
        </w:r>
        <w:r>
          <w:fldChar w:fldCharType="end"/>
        </w:r>
      </w:hyperlink>
    </w:p>
    <w:p w14:paraId="2651077B" w14:textId="77777777" w:rsidR="009514D8" w:rsidRDefault="00000000">
      <w:pPr>
        <w:pStyle w:val="TOC2"/>
        <w:tabs>
          <w:tab w:val="right" w:leader="dot" w:pos="8306"/>
        </w:tabs>
        <w:spacing w:before="156" w:after="156"/>
        <w:ind w:left="480"/>
      </w:pPr>
      <w:hyperlink w:anchor="_Toc17431" w:history="1">
        <w:r>
          <w:rPr>
            <w:rFonts w:hint="eastAsia"/>
          </w:rPr>
          <w:t>二、一致行动人最近三年的财务资料</w:t>
        </w:r>
        <w:r>
          <w:tab/>
        </w:r>
        <w:r>
          <w:fldChar w:fldCharType="begin"/>
        </w:r>
        <w:r>
          <w:instrText xml:space="preserve"> PAGEREF _Toc17431 \h </w:instrText>
        </w:r>
        <w:r>
          <w:fldChar w:fldCharType="separate"/>
        </w:r>
        <w:r>
          <w:t>40</w:t>
        </w:r>
        <w:r>
          <w:fldChar w:fldCharType="end"/>
        </w:r>
      </w:hyperlink>
    </w:p>
    <w:p w14:paraId="0D98CB82" w14:textId="77777777" w:rsidR="009514D8" w:rsidRDefault="00000000">
      <w:pPr>
        <w:pStyle w:val="TOC1"/>
        <w:tabs>
          <w:tab w:val="clear" w:pos="8296"/>
          <w:tab w:val="right" w:leader="dot" w:pos="8306"/>
        </w:tabs>
        <w:spacing w:after="156"/>
      </w:pPr>
      <w:hyperlink w:anchor="_Toc9248" w:history="1">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44</w:t>
        </w:r>
        <w:r>
          <w:fldChar w:fldCharType="end"/>
        </w:r>
      </w:hyperlink>
    </w:p>
    <w:p w14:paraId="39C3FB31" w14:textId="77777777" w:rsidR="009514D8" w:rsidRDefault="00000000">
      <w:pPr>
        <w:pStyle w:val="TOC1"/>
        <w:tabs>
          <w:tab w:val="clear" w:pos="8296"/>
          <w:tab w:val="right" w:leader="dot" w:pos="8306"/>
        </w:tabs>
        <w:spacing w:after="156"/>
      </w:pPr>
      <w:hyperlink w:anchor="_Toc28298" w:history="1">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45</w:t>
        </w:r>
        <w:r>
          <w:fldChar w:fldCharType="end"/>
        </w:r>
      </w:hyperlink>
    </w:p>
    <w:p w14:paraId="2E884CC9" w14:textId="77777777" w:rsidR="009514D8" w:rsidRDefault="00000000">
      <w:pPr>
        <w:pStyle w:val="TOC1"/>
        <w:tabs>
          <w:tab w:val="clear" w:pos="8296"/>
          <w:tab w:val="right" w:leader="dot" w:pos="8306"/>
        </w:tabs>
        <w:spacing w:after="156"/>
      </w:pPr>
      <w:hyperlink w:anchor="_Toc7741" w:history="1">
        <w:r>
          <w:rPr>
            <w:rFonts w:hint="eastAsia"/>
          </w:rPr>
          <w:t>附表：《四川汇源光通信股份有限公司收购报告书》</w:t>
        </w:r>
        <w:r>
          <w:tab/>
        </w:r>
        <w:r>
          <w:fldChar w:fldCharType="begin"/>
        </w:r>
        <w:r>
          <w:instrText xml:space="preserve"> PAGEREF _Toc7741 \h </w:instrText>
        </w:r>
        <w:r>
          <w:fldChar w:fldCharType="separate"/>
        </w:r>
        <w:r>
          <w:t>52</w:t>
        </w:r>
        <w:r>
          <w:fldChar w:fldCharType="end"/>
        </w:r>
      </w:hyperlink>
    </w:p>
    <w:p w14:paraId="3DF68786" w14:textId="77777777" w:rsidR="009514D8" w:rsidRDefault="00000000">
      <w:pPr>
        <w:spacing w:before="156" w:after="156" w:line="240" w:lineRule="auto"/>
        <w:jc w:val="both"/>
      </w:pPr>
      <w:r>
        <w:fldChar w:fldCharType="end"/>
      </w:r>
      <w:bookmarkStart w:id="37" w:name="_Toc46376145"/>
      <w:bookmarkStart w:id="38" w:name="_Toc10828"/>
    </w:p>
    <w:p w14:paraId="35B9E49D" w14:textId="77777777" w:rsidR="009514D8" w:rsidRDefault="00000000">
      <w:pPr>
        <w:pStyle w:val="G2"/>
        <w:spacing w:before="312" w:after="312" w:line="240" w:lineRule="auto"/>
      </w:pPr>
      <w:bookmarkStart w:id="39" w:name="_Toc10338"/>
      <w:r>
        <w:rPr>
          <w:rFonts w:hint="eastAsia"/>
        </w:rPr>
        <w:lastRenderedPageBreak/>
        <w:t>释义</w:t>
      </w:r>
      <w:bookmarkEnd w:id="37"/>
      <w:bookmarkEnd w:id="38"/>
      <w:bookmarkEnd w:id="39"/>
    </w:p>
    <w:p w14:paraId="37843912" w14:textId="77777777" w:rsidR="009514D8" w:rsidRDefault="00000000">
      <w:pPr>
        <w:pStyle w:val="G"/>
        <w:spacing w:before="156" w:after="156"/>
        <w:ind w:firstLine="480"/>
      </w:pPr>
      <w:r>
        <w:rPr>
          <w:rFonts w:hint="eastAsia"/>
        </w:rPr>
        <w:t>除非文义另有所指，下列简称在本报告书中具有以下含义：</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32"/>
        <w:gridCol w:w="476"/>
        <w:gridCol w:w="5814"/>
      </w:tblGrid>
      <w:tr w:rsidR="009514D8" w14:paraId="23B8B63D" w14:textId="77777777">
        <w:trPr>
          <w:trHeight w:val="397"/>
          <w:jc w:val="center"/>
        </w:trPr>
        <w:tc>
          <w:tcPr>
            <w:tcW w:w="1310" w:type="pct"/>
            <w:vAlign w:val="center"/>
          </w:tcPr>
          <w:p w14:paraId="668E3FCD" w14:textId="77777777" w:rsidR="009514D8" w:rsidRDefault="00000000">
            <w:pPr>
              <w:pStyle w:val="G3"/>
            </w:pPr>
            <w:r>
              <w:rPr>
                <w:rFonts w:hint="eastAsia"/>
              </w:rPr>
              <w:t>本</w:t>
            </w:r>
            <w:r>
              <w:t>报告书</w:t>
            </w:r>
          </w:p>
        </w:tc>
        <w:tc>
          <w:tcPr>
            <w:tcW w:w="279" w:type="pct"/>
            <w:vAlign w:val="center"/>
          </w:tcPr>
          <w:p w14:paraId="7A329A9F" w14:textId="77777777" w:rsidR="009514D8" w:rsidRDefault="00000000">
            <w:pPr>
              <w:pStyle w:val="G3"/>
              <w:jc w:val="center"/>
            </w:pPr>
            <w:r>
              <w:rPr>
                <w:rFonts w:hint="eastAsia"/>
              </w:rPr>
              <w:t>指</w:t>
            </w:r>
          </w:p>
        </w:tc>
        <w:tc>
          <w:tcPr>
            <w:tcW w:w="3410" w:type="pct"/>
            <w:vAlign w:val="center"/>
          </w:tcPr>
          <w:p w14:paraId="0262CF56" w14:textId="77777777" w:rsidR="009514D8" w:rsidRDefault="00000000">
            <w:pPr>
              <w:pStyle w:val="G3"/>
            </w:pPr>
            <w:r>
              <w:rPr>
                <w:rFonts w:hint="eastAsia"/>
              </w:rPr>
              <w:t>《四川汇源光通信股份有限公司收购报告书》</w:t>
            </w:r>
          </w:p>
        </w:tc>
      </w:tr>
      <w:tr w:rsidR="009514D8" w14:paraId="797054CB" w14:textId="77777777">
        <w:trPr>
          <w:trHeight w:val="397"/>
          <w:jc w:val="center"/>
        </w:trPr>
        <w:tc>
          <w:tcPr>
            <w:tcW w:w="1310" w:type="pct"/>
            <w:vAlign w:val="center"/>
          </w:tcPr>
          <w:p w14:paraId="00340B26" w14:textId="77777777" w:rsidR="009514D8" w:rsidRDefault="00000000">
            <w:pPr>
              <w:pStyle w:val="G3"/>
            </w:pPr>
            <w:r>
              <w:rPr>
                <w:rFonts w:hint="eastAsia"/>
              </w:rPr>
              <w:t>收购人</w:t>
            </w:r>
            <w:r>
              <w:rPr>
                <w:rFonts w:hint="eastAsia"/>
              </w:rPr>
              <w:t>/</w:t>
            </w:r>
            <w:r>
              <w:rPr>
                <w:rFonts w:hint="eastAsia"/>
              </w:rPr>
              <w:t>鼎耘产业</w:t>
            </w:r>
          </w:p>
        </w:tc>
        <w:tc>
          <w:tcPr>
            <w:tcW w:w="279" w:type="pct"/>
            <w:vAlign w:val="center"/>
          </w:tcPr>
          <w:p w14:paraId="679C51C5" w14:textId="77777777" w:rsidR="009514D8" w:rsidRDefault="00000000">
            <w:pPr>
              <w:pStyle w:val="G3"/>
              <w:jc w:val="center"/>
            </w:pPr>
            <w:r>
              <w:rPr>
                <w:rFonts w:hint="eastAsia"/>
              </w:rPr>
              <w:t>指</w:t>
            </w:r>
          </w:p>
        </w:tc>
        <w:tc>
          <w:tcPr>
            <w:tcW w:w="3410" w:type="pct"/>
            <w:vAlign w:val="center"/>
          </w:tcPr>
          <w:p w14:paraId="72F9EFC5" w14:textId="77777777" w:rsidR="009514D8" w:rsidRDefault="00000000">
            <w:pPr>
              <w:pStyle w:val="G3"/>
            </w:pPr>
            <w:r>
              <w:rPr>
                <w:rFonts w:hint="eastAsia"/>
              </w:rPr>
              <w:t>合肥鼎耘科技产业发展合伙企业（有限合伙）</w:t>
            </w:r>
          </w:p>
        </w:tc>
      </w:tr>
      <w:tr w:rsidR="009514D8" w14:paraId="7ADDDDDC" w14:textId="77777777">
        <w:trPr>
          <w:trHeight w:val="397"/>
          <w:jc w:val="center"/>
        </w:trPr>
        <w:tc>
          <w:tcPr>
            <w:tcW w:w="1310" w:type="pct"/>
            <w:vAlign w:val="center"/>
          </w:tcPr>
          <w:p w14:paraId="6571F617" w14:textId="77777777" w:rsidR="009514D8" w:rsidRDefault="00000000">
            <w:pPr>
              <w:pStyle w:val="G3"/>
            </w:pPr>
            <w:r>
              <w:rPr>
                <w:rFonts w:hint="eastAsia"/>
              </w:rPr>
              <w:t>一致行动人</w:t>
            </w:r>
            <w:r>
              <w:rPr>
                <w:rFonts w:hint="eastAsia"/>
              </w:rPr>
              <w:t>/</w:t>
            </w:r>
            <w:r>
              <w:rPr>
                <w:rFonts w:hint="eastAsia"/>
              </w:rPr>
              <w:t>鼎耘科技</w:t>
            </w:r>
          </w:p>
        </w:tc>
        <w:tc>
          <w:tcPr>
            <w:tcW w:w="279" w:type="pct"/>
            <w:vAlign w:val="center"/>
          </w:tcPr>
          <w:p w14:paraId="5FFAC46B" w14:textId="77777777" w:rsidR="009514D8" w:rsidRDefault="00000000">
            <w:pPr>
              <w:pStyle w:val="G3"/>
              <w:jc w:val="center"/>
            </w:pPr>
            <w:r>
              <w:rPr>
                <w:rFonts w:hint="eastAsia"/>
              </w:rPr>
              <w:t>指</w:t>
            </w:r>
          </w:p>
        </w:tc>
        <w:tc>
          <w:tcPr>
            <w:tcW w:w="3410" w:type="pct"/>
            <w:vAlign w:val="center"/>
          </w:tcPr>
          <w:p w14:paraId="324E2493" w14:textId="77777777" w:rsidR="009514D8" w:rsidRDefault="00000000">
            <w:pPr>
              <w:pStyle w:val="G3"/>
            </w:pPr>
            <w:r>
              <w:rPr>
                <w:rFonts w:hint="eastAsia"/>
              </w:rPr>
              <w:t>北京鼎耘科技发展有限公司</w:t>
            </w:r>
          </w:p>
        </w:tc>
      </w:tr>
      <w:tr w:rsidR="009514D8" w14:paraId="3FEEFD30" w14:textId="77777777">
        <w:trPr>
          <w:trHeight w:val="413"/>
          <w:jc w:val="center"/>
        </w:trPr>
        <w:tc>
          <w:tcPr>
            <w:tcW w:w="1310" w:type="pct"/>
            <w:vAlign w:val="center"/>
          </w:tcPr>
          <w:p w14:paraId="2C95458C" w14:textId="77777777" w:rsidR="009514D8" w:rsidRDefault="00000000">
            <w:pPr>
              <w:pStyle w:val="G3"/>
            </w:pPr>
            <w:r>
              <w:rPr>
                <w:rFonts w:hint="eastAsia"/>
              </w:rPr>
              <w:t>上市公司</w:t>
            </w:r>
            <w:r>
              <w:rPr>
                <w:rFonts w:hint="eastAsia"/>
              </w:rPr>
              <w:t>/</w:t>
            </w:r>
            <w:r>
              <w:rPr>
                <w:rFonts w:hint="eastAsia"/>
              </w:rPr>
              <w:t>汇源通信</w:t>
            </w:r>
          </w:p>
        </w:tc>
        <w:tc>
          <w:tcPr>
            <w:tcW w:w="279" w:type="pct"/>
            <w:vAlign w:val="center"/>
          </w:tcPr>
          <w:p w14:paraId="7599D2AA" w14:textId="77777777" w:rsidR="009514D8" w:rsidRDefault="00000000">
            <w:pPr>
              <w:pStyle w:val="G3"/>
              <w:jc w:val="center"/>
            </w:pPr>
            <w:r>
              <w:rPr>
                <w:rFonts w:hint="eastAsia"/>
              </w:rPr>
              <w:t>指</w:t>
            </w:r>
          </w:p>
        </w:tc>
        <w:tc>
          <w:tcPr>
            <w:tcW w:w="3410" w:type="pct"/>
            <w:vAlign w:val="center"/>
          </w:tcPr>
          <w:p w14:paraId="2933B68D" w14:textId="77777777" w:rsidR="009514D8" w:rsidRDefault="00000000">
            <w:pPr>
              <w:pStyle w:val="G3"/>
            </w:pPr>
            <w:r>
              <w:rPr>
                <w:rFonts w:hint="eastAsia"/>
              </w:rPr>
              <w:t>四川汇源光通信股份有限公司</w:t>
            </w:r>
          </w:p>
        </w:tc>
      </w:tr>
      <w:tr w:rsidR="009514D8" w14:paraId="0DE43F7F" w14:textId="77777777">
        <w:trPr>
          <w:trHeight w:val="397"/>
          <w:jc w:val="center"/>
        </w:trPr>
        <w:tc>
          <w:tcPr>
            <w:tcW w:w="1310" w:type="pct"/>
            <w:vAlign w:val="center"/>
          </w:tcPr>
          <w:p w14:paraId="4E73FC98" w14:textId="77777777" w:rsidR="009514D8" w:rsidRDefault="00000000">
            <w:pPr>
              <w:pStyle w:val="G3"/>
            </w:pPr>
            <w:r>
              <w:rPr>
                <w:rFonts w:hint="eastAsia"/>
              </w:rPr>
              <w:t>鼎耘工业</w:t>
            </w:r>
          </w:p>
        </w:tc>
        <w:tc>
          <w:tcPr>
            <w:tcW w:w="279" w:type="pct"/>
            <w:vAlign w:val="center"/>
          </w:tcPr>
          <w:p w14:paraId="52AE2B1C" w14:textId="77777777" w:rsidR="009514D8" w:rsidRDefault="00000000">
            <w:pPr>
              <w:pStyle w:val="G3"/>
              <w:jc w:val="center"/>
            </w:pPr>
            <w:r>
              <w:rPr>
                <w:rFonts w:hint="eastAsia"/>
              </w:rPr>
              <w:t>指</w:t>
            </w:r>
          </w:p>
        </w:tc>
        <w:tc>
          <w:tcPr>
            <w:tcW w:w="3410" w:type="pct"/>
            <w:vAlign w:val="center"/>
          </w:tcPr>
          <w:p w14:paraId="7EB8AD7B" w14:textId="77777777" w:rsidR="009514D8" w:rsidRDefault="00000000">
            <w:pPr>
              <w:pStyle w:val="G3"/>
              <w:jc w:val="both"/>
            </w:pPr>
            <w:r>
              <w:rPr>
                <w:rFonts w:hint="eastAsia"/>
              </w:rPr>
              <w:t>合肥鼎耘工业智能科技有限公司，为鼎耘产业的执行事务合伙人</w:t>
            </w:r>
          </w:p>
        </w:tc>
      </w:tr>
      <w:tr w:rsidR="009514D8" w14:paraId="236D6AE6" w14:textId="77777777">
        <w:trPr>
          <w:trHeight w:val="397"/>
          <w:jc w:val="center"/>
        </w:trPr>
        <w:tc>
          <w:tcPr>
            <w:tcW w:w="1310" w:type="pct"/>
            <w:vAlign w:val="center"/>
          </w:tcPr>
          <w:p w14:paraId="0864AFB3" w14:textId="77777777" w:rsidR="009514D8" w:rsidRDefault="00000000">
            <w:pPr>
              <w:pStyle w:val="G3"/>
            </w:pPr>
            <w:r>
              <w:rPr>
                <w:rFonts w:hint="eastAsia"/>
              </w:rPr>
              <w:t>海南鼎耘</w:t>
            </w:r>
          </w:p>
        </w:tc>
        <w:tc>
          <w:tcPr>
            <w:tcW w:w="279" w:type="pct"/>
            <w:vAlign w:val="center"/>
          </w:tcPr>
          <w:p w14:paraId="19B52139" w14:textId="77777777" w:rsidR="009514D8" w:rsidRDefault="00000000">
            <w:pPr>
              <w:pStyle w:val="G3"/>
              <w:jc w:val="center"/>
            </w:pPr>
            <w:r>
              <w:rPr>
                <w:rFonts w:hint="eastAsia"/>
              </w:rPr>
              <w:t>指</w:t>
            </w:r>
          </w:p>
        </w:tc>
        <w:tc>
          <w:tcPr>
            <w:tcW w:w="3410" w:type="pct"/>
            <w:vAlign w:val="center"/>
          </w:tcPr>
          <w:p w14:paraId="54C84E37" w14:textId="77777777" w:rsidR="009514D8" w:rsidRDefault="00000000">
            <w:pPr>
              <w:pStyle w:val="G3"/>
            </w:pPr>
            <w:r>
              <w:rPr>
                <w:rFonts w:hint="eastAsia"/>
              </w:rPr>
              <w:t>鼎耘投资发展（海南）有限公司</w:t>
            </w:r>
          </w:p>
        </w:tc>
      </w:tr>
      <w:tr w:rsidR="009514D8" w14:paraId="6499A5C0" w14:textId="77777777">
        <w:trPr>
          <w:trHeight w:val="397"/>
          <w:jc w:val="center"/>
        </w:trPr>
        <w:tc>
          <w:tcPr>
            <w:tcW w:w="1310" w:type="pct"/>
            <w:vAlign w:val="center"/>
          </w:tcPr>
          <w:p w14:paraId="37AAC801" w14:textId="77777777" w:rsidR="009514D8" w:rsidRDefault="00000000">
            <w:pPr>
              <w:pStyle w:val="G3"/>
            </w:pPr>
            <w:r>
              <w:rPr>
                <w:rFonts w:hint="eastAsia"/>
              </w:rPr>
              <w:t>家家悦控股</w:t>
            </w:r>
          </w:p>
        </w:tc>
        <w:tc>
          <w:tcPr>
            <w:tcW w:w="279" w:type="pct"/>
            <w:vAlign w:val="center"/>
          </w:tcPr>
          <w:p w14:paraId="2DC7AF06" w14:textId="77777777" w:rsidR="009514D8" w:rsidRDefault="00000000">
            <w:pPr>
              <w:pStyle w:val="G3"/>
              <w:jc w:val="center"/>
            </w:pPr>
            <w:r>
              <w:rPr>
                <w:rFonts w:hint="eastAsia"/>
              </w:rPr>
              <w:t>指</w:t>
            </w:r>
          </w:p>
        </w:tc>
        <w:tc>
          <w:tcPr>
            <w:tcW w:w="3410" w:type="pct"/>
            <w:vAlign w:val="center"/>
          </w:tcPr>
          <w:p w14:paraId="609238CB" w14:textId="77777777" w:rsidR="009514D8" w:rsidRDefault="00000000">
            <w:pPr>
              <w:pStyle w:val="G3"/>
              <w:jc w:val="both"/>
            </w:pPr>
            <w:hyperlink r:id="rId13" w:tgtFrame="https://www.qcc.com/firm/_blank" w:history="1">
              <w:r>
                <w:rPr>
                  <w:rFonts w:hint="eastAsia"/>
                </w:rPr>
                <w:t>家家悦控股集团股份有限公司</w:t>
              </w:r>
            </w:hyperlink>
          </w:p>
        </w:tc>
      </w:tr>
      <w:tr w:rsidR="009514D8" w14:paraId="70610360" w14:textId="77777777">
        <w:trPr>
          <w:trHeight w:val="397"/>
          <w:jc w:val="center"/>
        </w:trPr>
        <w:tc>
          <w:tcPr>
            <w:tcW w:w="1310" w:type="pct"/>
            <w:vAlign w:val="center"/>
          </w:tcPr>
          <w:p w14:paraId="7578A711" w14:textId="77777777" w:rsidR="009514D8" w:rsidRDefault="00000000">
            <w:pPr>
              <w:pStyle w:val="G3"/>
            </w:pPr>
            <w:r>
              <w:rPr>
                <w:rFonts w:hint="eastAsia"/>
              </w:rPr>
              <w:t>本次收购</w:t>
            </w:r>
            <w:r>
              <w:rPr>
                <w:rFonts w:hint="eastAsia"/>
              </w:rPr>
              <w:t>/</w:t>
            </w:r>
            <w:r>
              <w:rPr>
                <w:rFonts w:hint="eastAsia"/>
              </w:rPr>
              <w:t>本次交易</w:t>
            </w:r>
          </w:p>
        </w:tc>
        <w:tc>
          <w:tcPr>
            <w:tcW w:w="279" w:type="pct"/>
            <w:vAlign w:val="center"/>
          </w:tcPr>
          <w:p w14:paraId="30AE1BBB" w14:textId="77777777" w:rsidR="009514D8" w:rsidRDefault="00000000">
            <w:pPr>
              <w:pStyle w:val="G3"/>
              <w:jc w:val="center"/>
            </w:pPr>
            <w:r>
              <w:rPr>
                <w:rFonts w:hint="eastAsia"/>
              </w:rPr>
              <w:t>指</w:t>
            </w:r>
          </w:p>
        </w:tc>
        <w:tc>
          <w:tcPr>
            <w:tcW w:w="3410" w:type="pct"/>
            <w:vAlign w:val="center"/>
          </w:tcPr>
          <w:p w14:paraId="226AA5A2" w14:textId="77777777" w:rsidR="009514D8" w:rsidRDefault="00000000">
            <w:pPr>
              <w:pStyle w:val="G3"/>
              <w:jc w:val="both"/>
            </w:pPr>
            <w:r>
              <w:rPr>
                <w:rFonts w:hint="eastAsia"/>
              </w:rPr>
              <w:t>鼎耘产业</w:t>
            </w:r>
            <w:r>
              <w:t>拟以现金认购上市公司本次向特定对象发行的全部股票，认购股票数量不</w:t>
            </w:r>
            <w:r>
              <w:rPr>
                <w:rFonts w:hint="eastAsia"/>
              </w:rPr>
              <w:t>超过</w:t>
            </w:r>
            <w:r>
              <w:t>58,032,000</w:t>
            </w:r>
            <w:r>
              <w:t>股（含本数）</w:t>
            </w:r>
          </w:p>
        </w:tc>
      </w:tr>
      <w:tr w:rsidR="009514D8" w14:paraId="1097B19E" w14:textId="77777777">
        <w:trPr>
          <w:trHeight w:val="397"/>
          <w:jc w:val="center"/>
        </w:trPr>
        <w:tc>
          <w:tcPr>
            <w:tcW w:w="1310" w:type="pct"/>
            <w:vAlign w:val="center"/>
          </w:tcPr>
          <w:p w14:paraId="54CB7DAC" w14:textId="77777777" w:rsidR="009514D8" w:rsidRDefault="00000000">
            <w:pPr>
              <w:pStyle w:val="G3"/>
              <w:jc w:val="both"/>
            </w:pPr>
            <w:r>
              <w:t>本次发行</w:t>
            </w:r>
            <w:r>
              <w:t>/</w:t>
            </w:r>
            <w:r>
              <w:t>本次向特定对象发行</w:t>
            </w:r>
          </w:p>
        </w:tc>
        <w:tc>
          <w:tcPr>
            <w:tcW w:w="279" w:type="pct"/>
            <w:vAlign w:val="center"/>
          </w:tcPr>
          <w:p w14:paraId="1DA11CCF" w14:textId="77777777" w:rsidR="009514D8" w:rsidRDefault="00000000">
            <w:pPr>
              <w:pStyle w:val="G3"/>
              <w:jc w:val="center"/>
            </w:pPr>
            <w:r>
              <w:rPr>
                <w:rFonts w:hint="eastAsia"/>
              </w:rPr>
              <w:t>指</w:t>
            </w:r>
          </w:p>
        </w:tc>
        <w:tc>
          <w:tcPr>
            <w:tcW w:w="3410" w:type="pct"/>
            <w:vAlign w:val="center"/>
          </w:tcPr>
          <w:p w14:paraId="48DAE533" w14:textId="77777777" w:rsidR="009514D8" w:rsidRDefault="00000000">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9514D8" w14:paraId="65528982" w14:textId="77777777">
        <w:trPr>
          <w:trHeight w:val="397"/>
          <w:jc w:val="center"/>
        </w:trPr>
        <w:tc>
          <w:tcPr>
            <w:tcW w:w="1310" w:type="pct"/>
            <w:vAlign w:val="center"/>
          </w:tcPr>
          <w:p w14:paraId="2685B6F1" w14:textId="77777777" w:rsidR="009514D8" w:rsidRDefault="00000000">
            <w:pPr>
              <w:pStyle w:val="G3"/>
            </w:pPr>
            <w:r>
              <w:rPr>
                <w:rFonts w:hint="eastAsia"/>
              </w:rPr>
              <w:t>《附条件生效的股份认购协议》</w:t>
            </w:r>
          </w:p>
        </w:tc>
        <w:tc>
          <w:tcPr>
            <w:tcW w:w="279" w:type="pct"/>
            <w:vAlign w:val="center"/>
          </w:tcPr>
          <w:p w14:paraId="72C80C65" w14:textId="77777777" w:rsidR="009514D8" w:rsidRDefault="00000000">
            <w:pPr>
              <w:pStyle w:val="G3"/>
              <w:jc w:val="center"/>
            </w:pPr>
            <w:r>
              <w:rPr>
                <w:rFonts w:hint="eastAsia"/>
              </w:rPr>
              <w:t>指</w:t>
            </w:r>
          </w:p>
        </w:tc>
        <w:tc>
          <w:tcPr>
            <w:tcW w:w="3410" w:type="pct"/>
            <w:vAlign w:val="center"/>
          </w:tcPr>
          <w:p w14:paraId="7F907E84" w14:textId="77777777" w:rsidR="009514D8" w:rsidRDefault="00000000">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9514D8" w14:paraId="11449CC2" w14:textId="77777777">
        <w:trPr>
          <w:trHeight w:val="397"/>
          <w:jc w:val="center"/>
        </w:trPr>
        <w:tc>
          <w:tcPr>
            <w:tcW w:w="1310" w:type="pct"/>
            <w:vAlign w:val="center"/>
          </w:tcPr>
          <w:p w14:paraId="2A722E4C" w14:textId="77777777" w:rsidR="009514D8" w:rsidRDefault="00000000">
            <w:pPr>
              <w:pStyle w:val="G3"/>
            </w:pPr>
            <w:r>
              <w:rPr>
                <w:rFonts w:hint="eastAsia"/>
              </w:rPr>
              <w:t>《公司章程》</w:t>
            </w:r>
          </w:p>
        </w:tc>
        <w:tc>
          <w:tcPr>
            <w:tcW w:w="279" w:type="pct"/>
            <w:vAlign w:val="center"/>
          </w:tcPr>
          <w:p w14:paraId="7966ECED" w14:textId="77777777" w:rsidR="009514D8" w:rsidRDefault="00000000">
            <w:pPr>
              <w:pStyle w:val="G3"/>
              <w:jc w:val="center"/>
            </w:pPr>
            <w:r>
              <w:rPr>
                <w:rFonts w:hint="eastAsia"/>
              </w:rPr>
              <w:t>指</w:t>
            </w:r>
          </w:p>
        </w:tc>
        <w:tc>
          <w:tcPr>
            <w:tcW w:w="3410" w:type="pct"/>
            <w:vAlign w:val="center"/>
          </w:tcPr>
          <w:p w14:paraId="7C9C3FB2" w14:textId="77777777" w:rsidR="009514D8" w:rsidRDefault="00000000">
            <w:pPr>
              <w:pStyle w:val="G3"/>
            </w:pPr>
            <w:r>
              <w:rPr>
                <w:rFonts w:hint="eastAsia"/>
              </w:rPr>
              <w:t>《</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"240FC8CC97A338BAA0CF21BC9B591FF3" </w:instrText>
            </w:r>
            <w:r>
              <w:rPr>
                <w:rFonts w:hint="eastAsia"/>
              </w:rPr>
            </w:r>
            <w:r>
              <w:rPr>
                <w:rFonts w:hint="eastAsia"/>
              </w:rPr>
              <w:fldChar w:fldCharType="separate"/>
            </w:r>
            <w:r>
              <w:rPr>
                <w:rFonts w:hint="eastAsia"/>
              </w:rPr>
              <w:t>四川汇源光通信股份有限公司章程</w:t>
            </w:r>
            <w:r>
              <w:rPr>
                <w:rFonts w:hint="eastAsia"/>
              </w:rPr>
              <w:fldChar w:fldCharType="end"/>
            </w:r>
            <w:r>
              <w:rPr>
                <w:rFonts w:hint="eastAsia"/>
              </w:rPr>
              <w:t>》</w:t>
            </w:r>
          </w:p>
        </w:tc>
      </w:tr>
      <w:tr w:rsidR="009514D8" w14:paraId="014D189D" w14:textId="77777777">
        <w:trPr>
          <w:trHeight w:val="397"/>
          <w:jc w:val="center"/>
        </w:trPr>
        <w:tc>
          <w:tcPr>
            <w:tcW w:w="1310" w:type="pct"/>
            <w:vAlign w:val="center"/>
          </w:tcPr>
          <w:p w14:paraId="103E7328" w14:textId="77777777" w:rsidR="009514D8" w:rsidRDefault="00000000">
            <w:pPr>
              <w:pStyle w:val="G3"/>
            </w:pPr>
            <w:r>
              <w:rPr>
                <w:rFonts w:hint="eastAsia"/>
              </w:rPr>
              <w:t>中国证监会</w:t>
            </w:r>
          </w:p>
        </w:tc>
        <w:tc>
          <w:tcPr>
            <w:tcW w:w="279" w:type="pct"/>
            <w:vAlign w:val="center"/>
          </w:tcPr>
          <w:p w14:paraId="46D46D3E" w14:textId="77777777" w:rsidR="009514D8" w:rsidRDefault="00000000">
            <w:pPr>
              <w:pStyle w:val="G3"/>
              <w:jc w:val="center"/>
            </w:pPr>
            <w:r>
              <w:rPr>
                <w:rFonts w:hint="eastAsia"/>
              </w:rPr>
              <w:t>指</w:t>
            </w:r>
          </w:p>
        </w:tc>
        <w:tc>
          <w:tcPr>
            <w:tcW w:w="3410" w:type="pct"/>
            <w:vAlign w:val="center"/>
          </w:tcPr>
          <w:p w14:paraId="5E6FC7B3" w14:textId="77777777" w:rsidR="009514D8" w:rsidRDefault="00000000">
            <w:pPr>
              <w:pStyle w:val="G3"/>
            </w:pPr>
            <w:r>
              <w:rPr>
                <w:rFonts w:hint="eastAsia"/>
              </w:rPr>
              <w:t>中国证券监督管理委员会</w:t>
            </w:r>
          </w:p>
        </w:tc>
      </w:tr>
      <w:tr w:rsidR="009514D8" w14:paraId="34EDDD57" w14:textId="77777777">
        <w:trPr>
          <w:trHeight w:val="397"/>
          <w:jc w:val="center"/>
        </w:trPr>
        <w:tc>
          <w:tcPr>
            <w:tcW w:w="1310" w:type="pct"/>
            <w:vAlign w:val="center"/>
          </w:tcPr>
          <w:p w14:paraId="05B5F8CF" w14:textId="77777777" w:rsidR="009514D8" w:rsidRDefault="00000000">
            <w:pPr>
              <w:pStyle w:val="G3"/>
            </w:pPr>
            <w:r>
              <w:rPr>
                <w:rFonts w:hint="eastAsia"/>
              </w:rPr>
              <w:t>深交所</w:t>
            </w:r>
          </w:p>
        </w:tc>
        <w:tc>
          <w:tcPr>
            <w:tcW w:w="279" w:type="pct"/>
            <w:vAlign w:val="center"/>
          </w:tcPr>
          <w:p w14:paraId="3116D267" w14:textId="77777777" w:rsidR="009514D8" w:rsidRDefault="00000000">
            <w:pPr>
              <w:pStyle w:val="G3"/>
              <w:jc w:val="center"/>
            </w:pPr>
            <w:r>
              <w:rPr>
                <w:rFonts w:hint="eastAsia"/>
              </w:rPr>
              <w:t>指</w:t>
            </w:r>
          </w:p>
        </w:tc>
        <w:tc>
          <w:tcPr>
            <w:tcW w:w="3410" w:type="pct"/>
            <w:vAlign w:val="center"/>
          </w:tcPr>
          <w:p w14:paraId="5392770C" w14:textId="77777777" w:rsidR="009514D8" w:rsidRDefault="00000000">
            <w:pPr>
              <w:pStyle w:val="G3"/>
            </w:pPr>
            <w:r>
              <w:rPr>
                <w:rFonts w:hint="eastAsia"/>
              </w:rPr>
              <w:t>深圳证券交易所</w:t>
            </w:r>
          </w:p>
        </w:tc>
      </w:tr>
      <w:tr w:rsidR="009514D8" w14:paraId="004F82F0" w14:textId="77777777">
        <w:trPr>
          <w:trHeight w:val="397"/>
          <w:jc w:val="center"/>
        </w:trPr>
        <w:tc>
          <w:tcPr>
            <w:tcW w:w="1310" w:type="pct"/>
            <w:vAlign w:val="center"/>
          </w:tcPr>
          <w:p w14:paraId="245129E6" w14:textId="77777777" w:rsidR="009514D8" w:rsidRDefault="00000000">
            <w:pPr>
              <w:pStyle w:val="G3"/>
            </w:pPr>
            <w:r>
              <w:rPr>
                <w:rFonts w:hint="eastAsia"/>
              </w:rPr>
              <w:t>财务顾问</w:t>
            </w:r>
          </w:p>
        </w:tc>
        <w:tc>
          <w:tcPr>
            <w:tcW w:w="279" w:type="pct"/>
            <w:vAlign w:val="center"/>
          </w:tcPr>
          <w:p w14:paraId="58C1277B" w14:textId="77777777" w:rsidR="009514D8" w:rsidRDefault="00000000">
            <w:pPr>
              <w:pStyle w:val="G3"/>
              <w:jc w:val="center"/>
            </w:pPr>
            <w:r>
              <w:rPr>
                <w:rFonts w:hint="eastAsia"/>
              </w:rPr>
              <w:t>指</w:t>
            </w:r>
          </w:p>
        </w:tc>
        <w:tc>
          <w:tcPr>
            <w:tcW w:w="3410" w:type="pct"/>
            <w:vAlign w:val="center"/>
          </w:tcPr>
          <w:p w14:paraId="05148C1A" w14:textId="77777777" w:rsidR="009514D8" w:rsidRDefault="00000000">
            <w:pPr>
              <w:pStyle w:val="G3"/>
            </w:pPr>
            <w:r>
              <w:rPr>
                <w:rFonts w:hint="eastAsia"/>
              </w:rPr>
              <w:t>中国银河证券股份有限公司</w:t>
            </w:r>
          </w:p>
        </w:tc>
      </w:tr>
      <w:tr w:rsidR="009514D8" w14:paraId="6662668F" w14:textId="77777777">
        <w:trPr>
          <w:trHeight w:val="397"/>
          <w:jc w:val="center"/>
        </w:trPr>
        <w:tc>
          <w:tcPr>
            <w:tcW w:w="1310" w:type="pct"/>
            <w:vAlign w:val="center"/>
          </w:tcPr>
          <w:p w14:paraId="055EDB3A" w14:textId="77777777" w:rsidR="009514D8" w:rsidRDefault="00000000">
            <w:pPr>
              <w:pStyle w:val="G3"/>
            </w:pPr>
            <w:r>
              <w:rPr>
                <w:rFonts w:hint="eastAsia"/>
              </w:rPr>
              <w:t>股东会</w:t>
            </w:r>
          </w:p>
        </w:tc>
        <w:tc>
          <w:tcPr>
            <w:tcW w:w="279" w:type="pct"/>
            <w:vAlign w:val="center"/>
          </w:tcPr>
          <w:p w14:paraId="230CEFBA" w14:textId="77777777" w:rsidR="009514D8" w:rsidRDefault="00000000">
            <w:pPr>
              <w:pStyle w:val="G3"/>
              <w:jc w:val="center"/>
            </w:pPr>
            <w:r>
              <w:rPr>
                <w:rFonts w:hint="eastAsia"/>
              </w:rPr>
              <w:t>指</w:t>
            </w:r>
          </w:p>
        </w:tc>
        <w:tc>
          <w:tcPr>
            <w:tcW w:w="3410" w:type="pct"/>
            <w:vAlign w:val="center"/>
          </w:tcPr>
          <w:p w14:paraId="42558880" w14:textId="77777777" w:rsidR="009514D8" w:rsidRDefault="00000000">
            <w:pPr>
              <w:pStyle w:val="G3"/>
            </w:pPr>
            <w:r>
              <w:rPr>
                <w:rFonts w:hint="eastAsia"/>
              </w:rPr>
              <w:t>四川汇源光通信股份有限公司股东会</w:t>
            </w:r>
          </w:p>
        </w:tc>
      </w:tr>
      <w:tr w:rsidR="009514D8" w14:paraId="10ED652D" w14:textId="77777777">
        <w:trPr>
          <w:trHeight w:val="397"/>
          <w:jc w:val="center"/>
        </w:trPr>
        <w:tc>
          <w:tcPr>
            <w:tcW w:w="1310" w:type="pct"/>
            <w:vAlign w:val="center"/>
          </w:tcPr>
          <w:p w14:paraId="68056C31" w14:textId="77777777" w:rsidR="009514D8" w:rsidRDefault="00000000">
            <w:pPr>
              <w:pStyle w:val="G3"/>
            </w:pPr>
            <w:r>
              <w:rPr>
                <w:rFonts w:hint="eastAsia"/>
              </w:rPr>
              <w:t>董事会</w:t>
            </w:r>
          </w:p>
        </w:tc>
        <w:tc>
          <w:tcPr>
            <w:tcW w:w="279" w:type="pct"/>
            <w:vAlign w:val="center"/>
          </w:tcPr>
          <w:p w14:paraId="33147163" w14:textId="77777777" w:rsidR="009514D8" w:rsidRDefault="00000000">
            <w:pPr>
              <w:pStyle w:val="G3"/>
              <w:jc w:val="center"/>
            </w:pPr>
            <w:r>
              <w:rPr>
                <w:rFonts w:hint="eastAsia"/>
              </w:rPr>
              <w:t>指</w:t>
            </w:r>
          </w:p>
        </w:tc>
        <w:tc>
          <w:tcPr>
            <w:tcW w:w="3410" w:type="pct"/>
            <w:vAlign w:val="center"/>
          </w:tcPr>
          <w:p w14:paraId="324EB7C9" w14:textId="77777777" w:rsidR="009514D8" w:rsidRDefault="00000000">
            <w:pPr>
              <w:pStyle w:val="G3"/>
            </w:pPr>
            <w:r>
              <w:rPr>
                <w:rFonts w:hint="eastAsia"/>
              </w:rPr>
              <w:t>四川汇源光通信股份有限公司董事会</w:t>
            </w:r>
          </w:p>
        </w:tc>
      </w:tr>
      <w:tr w:rsidR="009514D8" w14:paraId="722B64DA" w14:textId="77777777">
        <w:trPr>
          <w:trHeight w:val="397"/>
          <w:jc w:val="center"/>
        </w:trPr>
        <w:tc>
          <w:tcPr>
            <w:tcW w:w="1310" w:type="pct"/>
            <w:vAlign w:val="center"/>
          </w:tcPr>
          <w:p w14:paraId="7E4F29F0" w14:textId="77777777" w:rsidR="009514D8" w:rsidRDefault="00000000">
            <w:pPr>
              <w:pStyle w:val="G3"/>
            </w:pPr>
            <w:r>
              <w:rPr>
                <w:rFonts w:hint="eastAsia"/>
              </w:rPr>
              <w:t>《公司法》</w:t>
            </w:r>
          </w:p>
        </w:tc>
        <w:tc>
          <w:tcPr>
            <w:tcW w:w="279" w:type="pct"/>
            <w:vAlign w:val="center"/>
          </w:tcPr>
          <w:p w14:paraId="3E08DE0A" w14:textId="77777777" w:rsidR="009514D8" w:rsidRDefault="00000000">
            <w:pPr>
              <w:pStyle w:val="G3"/>
              <w:jc w:val="center"/>
            </w:pPr>
            <w:r>
              <w:rPr>
                <w:rFonts w:hint="eastAsia"/>
              </w:rPr>
              <w:t>指</w:t>
            </w:r>
          </w:p>
        </w:tc>
        <w:tc>
          <w:tcPr>
            <w:tcW w:w="3410" w:type="pct"/>
            <w:vAlign w:val="center"/>
          </w:tcPr>
          <w:p w14:paraId="753AF73A" w14:textId="77777777" w:rsidR="009514D8" w:rsidRDefault="00000000">
            <w:pPr>
              <w:pStyle w:val="G3"/>
            </w:pPr>
            <w:r>
              <w:rPr>
                <w:rFonts w:hint="eastAsia"/>
              </w:rPr>
              <w:t>《中华人民共和国公司法》</w:t>
            </w:r>
          </w:p>
        </w:tc>
      </w:tr>
      <w:tr w:rsidR="009514D8" w14:paraId="682AFE34" w14:textId="77777777">
        <w:trPr>
          <w:trHeight w:val="397"/>
          <w:jc w:val="center"/>
        </w:trPr>
        <w:tc>
          <w:tcPr>
            <w:tcW w:w="1310" w:type="pct"/>
            <w:vAlign w:val="center"/>
          </w:tcPr>
          <w:p w14:paraId="05C8F7E9" w14:textId="77777777" w:rsidR="009514D8" w:rsidRDefault="00000000">
            <w:pPr>
              <w:pStyle w:val="G3"/>
            </w:pPr>
            <w:r>
              <w:rPr>
                <w:rFonts w:hint="eastAsia"/>
              </w:rPr>
              <w:t>《证券法》</w:t>
            </w:r>
          </w:p>
        </w:tc>
        <w:tc>
          <w:tcPr>
            <w:tcW w:w="279" w:type="pct"/>
            <w:vAlign w:val="center"/>
          </w:tcPr>
          <w:p w14:paraId="09DB4ABD" w14:textId="77777777" w:rsidR="009514D8" w:rsidRDefault="00000000">
            <w:pPr>
              <w:pStyle w:val="G3"/>
              <w:jc w:val="center"/>
            </w:pPr>
            <w:r>
              <w:rPr>
                <w:rFonts w:hint="eastAsia"/>
              </w:rPr>
              <w:t>指</w:t>
            </w:r>
          </w:p>
        </w:tc>
        <w:tc>
          <w:tcPr>
            <w:tcW w:w="3410" w:type="pct"/>
            <w:vAlign w:val="center"/>
          </w:tcPr>
          <w:p w14:paraId="3CCEE4C4" w14:textId="77777777" w:rsidR="009514D8" w:rsidRDefault="00000000">
            <w:pPr>
              <w:pStyle w:val="G3"/>
            </w:pPr>
            <w:r>
              <w:rPr>
                <w:rFonts w:hint="eastAsia"/>
              </w:rPr>
              <w:t>《中华人民共和国证券法》</w:t>
            </w:r>
          </w:p>
        </w:tc>
      </w:tr>
      <w:tr w:rsidR="009514D8" w14:paraId="0C32CE9F" w14:textId="77777777">
        <w:trPr>
          <w:trHeight w:val="397"/>
          <w:jc w:val="center"/>
        </w:trPr>
        <w:tc>
          <w:tcPr>
            <w:tcW w:w="1310" w:type="pct"/>
            <w:vAlign w:val="center"/>
          </w:tcPr>
          <w:p w14:paraId="54670A46" w14:textId="77777777" w:rsidR="009514D8" w:rsidRDefault="00000000">
            <w:pPr>
              <w:pStyle w:val="G3"/>
            </w:pPr>
            <w:r>
              <w:rPr>
                <w:rFonts w:hint="eastAsia"/>
              </w:rPr>
              <w:t>《收购办法》</w:t>
            </w:r>
          </w:p>
        </w:tc>
        <w:tc>
          <w:tcPr>
            <w:tcW w:w="279" w:type="pct"/>
            <w:vAlign w:val="center"/>
          </w:tcPr>
          <w:p w14:paraId="1002032A" w14:textId="77777777" w:rsidR="009514D8" w:rsidRDefault="00000000">
            <w:pPr>
              <w:pStyle w:val="G3"/>
              <w:jc w:val="center"/>
            </w:pPr>
            <w:r>
              <w:rPr>
                <w:rFonts w:hint="eastAsia"/>
              </w:rPr>
              <w:t>指</w:t>
            </w:r>
          </w:p>
        </w:tc>
        <w:tc>
          <w:tcPr>
            <w:tcW w:w="3410" w:type="pct"/>
            <w:vAlign w:val="center"/>
          </w:tcPr>
          <w:p w14:paraId="38400CAB" w14:textId="77777777" w:rsidR="009514D8" w:rsidRDefault="00000000">
            <w:pPr>
              <w:pStyle w:val="G3"/>
            </w:pPr>
            <w:r>
              <w:rPr>
                <w:rFonts w:hint="eastAsia"/>
              </w:rPr>
              <w:t>《上市公司收购管理办法》</w:t>
            </w:r>
          </w:p>
        </w:tc>
      </w:tr>
      <w:tr w:rsidR="009514D8" w14:paraId="4A18845F" w14:textId="77777777">
        <w:trPr>
          <w:trHeight w:val="397"/>
          <w:jc w:val="center"/>
        </w:trPr>
        <w:tc>
          <w:tcPr>
            <w:tcW w:w="1310" w:type="pct"/>
            <w:vAlign w:val="center"/>
          </w:tcPr>
          <w:p w14:paraId="142D5CB7" w14:textId="77777777" w:rsidR="009514D8" w:rsidRDefault="00000000">
            <w:pPr>
              <w:pStyle w:val="G3"/>
            </w:pPr>
            <w:r>
              <w:rPr>
                <w:rFonts w:hint="eastAsia"/>
              </w:rPr>
              <w:t>《准则第</w:t>
            </w:r>
            <w:r>
              <w:rPr>
                <w:rFonts w:hint="eastAsia"/>
              </w:rPr>
              <w:t>16</w:t>
            </w:r>
            <w:r>
              <w:rPr>
                <w:rFonts w:hint="eastAsia"/>
              </w:rPr>
              <w:t>号》</w:t>
            </w:r>
          </w:p>
        </w:tc>
        <w:tc>
          <w:tcPr>
            <w:tcW w:w="279" w:type="pct"/>
            <w:vAlign w:val="center"/>
          </w:tcPr>
          <w:p w14:paraId="2B4A9FBD" w14:textId="77777777" w:rsidR="009514D8" w:rsidRDefault="00000000">
            <w:pPr>
              <w:pStyle w:val="G3"/>
              <w:jc w:val="center"/>
            </w:pPr>
            <w:r>
              <w:rPr>
                <w:rFonts w:hint="eastAsia"/>
              </w:rPr>
              <w:t>指</w:t>
            </w:r>
          </w:p>
        </w:tc>
        <w:tc>
          <w:tcPr>
            <w:tcW w:w="3410" w:type="pct"/>
            <w:vAlign w:val="center"/>
          </w:tcPr>
          <w:p w14:paraId="68DEE588" w14:textId="77777777" w:rsidR="009514D8" w:rsidRDefault="00000000">
            <w:pPr>
              <w:pStyle w:val="G3"/>
            </w:pPr>
            <w:r>
              <w:rPr>
                <w:rFonts w:hint="eastAsia"/>
              </w:rPr>
              <w:t>《公开发行证券的公司信息披露内容与格式准则第</w:t>
            </w:r>
            <w:r>
              <w:rPr>
                <w:rFonts w:hint="eastAsia"/>
              </w:rPr>
              <w:t>16</w:t>
            </w:r>
            <w:r>
              <w:rPr>
                <w:rFonts w:hint="eastAsia"/>
              </w:rPr>
              <w:t>号——上市公司收购报告书》</w:t>
            </w:r>
          </w:p>
        </w:tc>
      </w:tr>
      <w:tr w:rsidR="009514D8" w14:paraId="5780EBF2" w14:textId="77777777">
        <w:trPr>
          <w:trHeight w:val="397"/>
          <w:jc w:val="center"/>
        </w:trPr>
        <w:tc>
          <w:tcPr>
            <w:tcW w:w="1310" w:type="pct"/>
            <w:vAlign w:val="center"/>
          </w:tcPr>
          <w:p w14:paraId="299B14EB" w14:textId="77777777" w:rsidR="009514D8" w:rsidRDefault="00000000">
            <w:pPr>
              <w:pStyle w:val="G3"/>
            </w:pPr>
            <w:r>
              <w:rPr>
                <w:rFonts w:hint="eastAsia"/>
              </w:rPr>
              <w:t>A</w:t>
            </w:r>
            <w:r>
              <w:rPr>
                <w:rFonts w:hint="eastAsia"/>
              </w:rPr>
              <w:t>股、股</w:t>
            </w:r>
          </w:p>
        </w:tc>
        <w:tc>
          <w:tcPr>
            <w:tcW w:w="279" w:type="pct"/>
            <w:vAlign w:val="center"/>
          </w:tcPr>
          <w:p w14:paraId="3D7E3E22" w14:textId="77777777" w:rsidR="009514D8" w:rsidRDefault="00000000">
            <w:pPr>
              <w:pStyle w:val="G3"/>
              <w:jc w:val="center"/>
            </w:pPr>
            <w:r>
              <w:rPr>
                <w:rFonts w:hint="eastAsia"/>
              </w:rPr>
              <w:t>指</w:t>
            </w:r>
          </w:p>
        </w:tc>
        <w:tc>
          <w:tcPr>
            <w:tcW w:w="3410" w:type="pct"/>
            <w:vAlign w:val="center"/>
          </w:tcPr>
          <w:p w14:paraId="2F22721F" w14:textId="77777777" w:rsidR="009514D8" w:rsidRDefault="00000000">
            <w:pPr>
              <w:pStyle w:val="G3"/>
            </w:pPr>
            <w:r>
              <w:rPr>
                <w:rFonts w:hint="eastAsia"/>
              </w:rPr>
              <w:t>人民币普通股</w:t>
            </w:r>
          </w:p>
        </w:tc>
      </w:tr>
      <w:tr w:rsidR="009514D8" w14:paraId="0A7C0AF3" w14:textId="77777777">
        <w:trPr>
          <w:trHeight w:val="397"/>
          <w:jc w:val="center"/>
        </w:trPr>
        <w:tc>
          <w:tcPr>
            <w:tcW w:w="1310" w:type="pct"/>
            <w:vAlign w:val="center"/>
          </w:tcPr>
          <w:p w14:paraId="07E89735" w14:textId="77777777" w:rsidR="009514D8" w:rsidRDefault="00000000">
            <w:pPr>
              <w:pStyle w:val="G3"/>
            </w:pPr>
            <w:r>
              <w:rPr>
                <w:rFonts w:hint="eastAsia"/>
              </w:rPr>
              <w:t>元、万元、亿元</w:t>
            </w:r>
          </w:p>
        </w:tc>
        <w:tc>
          <w:tcPr>
            <w:tcW w:w="279" w:type="pct"/>
            <w:vAlign w:val="center"/>
          </w:tcPr>
          <w:p w14:paraId="00FD7C23" w14:textId="77777777" w:rsidR="009514D8" w:rsidRDefault="00000000">
            <w:pPr>
              <w:pStyle w:val="G3"/>
              <w:jc w:val="center"/>
            </w:pPr>
            <w:r>
              <w:rPr>
                <w:rFonts w:hint="eastAsia"/>
              </w:rPr>
              <w:t>指</w:t>
            </w:r>
          </w:p>
        </w:tc>
        <w:tc>
          <w:tcPr>
            <w:tcW w:w="3410" w:type="pct"/>
            <w:vAlign w:val="center"/>
          </w:tcPr>
          <w:p w14:paraId="179000D1" w14:textId="77777777" w:rsidR="009514D8" w:rsidRDefault="00000000">
            <w:pPr>
              <w:pStyle w:val="G3"/>
            </w:pPr>
            <w:r>
              <w:rPr>
                <w:rFonts w:hint="eastAsia"/>
              </w:rPr>
              <w:t>人民币元、万元、亿元</w:t>
            </w:r>
          </w:p>
        </w:tc>
      </w:tr>
    </w:tbl>
    <w:p w14:paraId="53BCD405" w14:textId="77777777" w:rsidR="009514D8" w:rsidRDefault="00000000">
      <w:pPr>
        <w:pStyle w:val="G3"/>
      </w:pPr>
      <w:r>
        <w:rPr>
          <w:rFonts w:hint="eastAsia"/>
        </w:rPr>
        <w:t>注：由于四舍五入的原因，本报告书中分项之和与合计项之间可能存在尾差。</w:t>
      </w:r>
    </w:p>
    <w:p w14:paraId="0E1EADCE" w14:textId="77777777" w:rsidR="009514D8" w:rsidRDefault="00000000">
      <w:pPr>
        <w:pStyle w:val="G2"/>
        <w:spacing w:before="312" w:after="312"/>
      </w:pPr>
      <w:bookmarkStart w:id="40" w:name="_Toc32248"/>
      <w:bookmarkStart w:id="41" w:name="_Toc19288"/>
      <w:bookmarkStart w:id="42" w:name="_Toc46376146"/>
      <w:r>
        <w:rPr>
          <w:rFonts w:hint="eastAsia"/>
        </w:rPr>
        <w:lastRenderedPageBreak/>
        <w:t>第一节</w:t>
      </w:r>
      <w:r>
        <w:t xml:space="preserve"> </w:t>
      </w:r>
      <w:r>
        <w:rPr>
          <w:rFonts w:hint="eastAsia"/>
        </w:rPr>
        <w:t>收购人及其一致行动人介绍</w:t>
      </w:r>
      <w:bookmarkEnd w:id="40"/>
      <w:bookmarkEnd w:id="41"/>
      <w:bookmarkEnd w:id="42"/>
    </w:p>
    <w:p w14:paraId="49FE7BDF" w14:textId="77777777" w:rsidR="009514D8" w:rsidRDefault="00000000">
      <w:pPr>
        <w:pStyle w:val="G4"/>
        <w:spacing w:before="234" w:after="234"/>
      </w:pPr>
      <w:bookmarkStart w:id="43" w:name="_Toc46376147"/>
      <w:bookmarkStart w:id="44" w:name="_Toc31117"/>
      <w:bookmarkStart w:id="45" w:name="_Toc3011"/>
      <w:r>
        <w:rPr>
          <w:rFonts w:hint="eastAsia"/>
        </w:rPr>
        <w:t>一、收购人基本情况</w:t>
      </w:r>
      <w:bookmarkEnd w:id="43"/>
      <w:bookmarkEnd w:id="44"/>
      <w:bookmarkEnd w:id="45"/>
    </w:p>
    <w:p w14:paraId="42E2F127" w14:textId="77777777" w:rsidR="009514D8" w:rsidRDefault="00000000">
      <w:pPr>
        <w:pStyle w:val="G0"/>
        <w:spacing w:before="156" w:after="156"/>
      </w:pPr>
      <w:r>
        <w:rPr>
          <w:rFonts w:hint="eastAsia"/>
        </w:rPr>
        <w:t>（一）收购人基本情况</w:t>
      </w:r>
    </w:p>
    <w:p w14:paraId="174A4887" w14:textId="77777777" w:rsidR="009514D8"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803"/>
        <w:gridCol w:w="6640"/>
      </w:tblGrid>
      <w:tr w:rsidR="009514D8" w14:paraId="755BD063" w14:textId="77777777">
        <w:trPr>
          <w:trHeight w:val="397"/>
          <w:jc w:val="center"/>
        </w:trPr>
        <w:tc>
          <w:tcPr>
            <w:tcW w:w="1068" w:type="pct"/>
            <w:vAlign w:val="center"/>
          </w:tcPr>
          <w:p w14:paraId="17CD10FA" w14:textId="77777777" w:rsidR="009514D8" w:rsidRDefault="00000000">
            <w:pPr>
              <w:pStyle w:val="G3"/>
              <w:rPr>
                <w:b/>
                <w:bCs/>
              </w:rPr>
            </w:pPr>
            <w:r>
              <w:rPr>
                <w:rFonts w:hint="eastAsia"/>
                <w:b/>
                <w:bCs/>
              </w:rPr>
              <w:t>企业</w:t>
            </w:r>
            <w:r>
              <w:rPr>
                <w:b/>
                <w:bCs/>
              </w:rPr>
              <w:t>名称</w:t>
            </w:r>
          </w:p>
        </w:tc>
        <w:tc>
          <w:tcPr>
            <w:tcW w:w="3931" w:type="pct"/>
            <w:vAlign w:val="center"/>
          </w:tcPr>
          <w:p w14:paraId="3111078F" w14:textId="77777777" w:rsidR="009514D8" w:rsidRDefault="00000000">
            <w:pPr>
              <w:pStyle w:val="G3"/>
            </w:pPr>
            <w:r>
              <w:rPr>
                <w:rFonts w:hint="eastAsia"/>
              </w:rPr>
              <w:t>合肥鼎耘科技产业发展合伙企业（有限合伙）</w:t>
            </w:r>
          </w:p>
        </w:tc>
      </w:tr>
      <w:tr w:rsidR="009514D8" w14:paraId="289A230F" w14:textId="77777777">
        <w:trPr>
          <w:trHeight w:val="397"/>
          <w:jc w:val="center"/>
        </w:trPr>
        <w:tc>
          <w:tcPr>
            <w:tcW w:w="1068" w:type="pct"/>
            <w:vAlign w:val="center"/>
          </w:tcPr>
          <w:p w14:paraId="5E566531" w14:textId="77777777" w:rsidR="009514D8" w:rsidRDefault="00000000">
            <w:pPr>
              <w:pStyle w:val="G3"/>
              <w:rPr>
                <w:b/>
                <w:bCs/>
              </w:rPr>
            </w:pPr>
            <w:r>
              <w:rPr>
                <w:rFonts w:hint="eastAsia"/>
                <w:b/>
                <w:bCs/>
              </w:rPr>
              <w:t>执行事务合伙人</w:t>
            </w:r>
          </w:p>
        </w:tc>
        <w:tc>
          <w:tcPr>
            <w:tcW w:w="3931" w:type="pct"/>
            <w:vAlign w:val="center"/>
          </w:tcPr>
          <w:p w14:paraId="3374F2FA" w14:textId="77777777" w:rsidR="009514D8" w:rsidRDefault="00000000">
            <w:pPr>
              <w:pStyle w:val="G3"/>
            </w:pPr>
            <w:r>
              <w:rPr>
                <w:rFonts w:hint="eastAsia"/>
              </w:rPr>
              <w:t>合肥鼎耘工业智能科技有限公司</w:t>
            </w:r>
          </w:p>
        </w:tc>
      </w:tr>
      <w:tr w:rsidR="009514D8" w14:paraId="5568B907" w14:textId="77777777">
        <w:trPr>
          <w:trHeight w:val="397"/>
          <w:jc w:val="center"/>
        </w:trPr>
        <w:tc>
          <w:tcPr>
            <w:tcW w:w="1068" w:type="pct"/>
            <w:vAlign w:val="center"/>
          </w:tcPr>
          <w:p w14:paraId="3C3FBFCE" w14:textId="77777777" w:rsidR="009514D8" w:rsidRDefault="00000000">
            <w:pPr>
              <w:pStyle w:val="G3"/>
              <w:rPr>
                <w:b/>
                <w:bCs/>
              </w:rPr>
            </w:pPr>
            <w:r>
              <w:rPr>
                <w:rFonts w:hint="eastAsia"/>
                <w:b/>
                <w:bCs/>
              </w:rPr>
              <w:t>认缴出资额</w:t>
            </w:r>
          </w:p>
        </w:tc>
        <w:tc>
          <w:tcPr>
            <w:tcW w:w="3931" w:type="pct"/>
            <w:vAlign w:val="center"/>
          </w:tcPr>
          <w:p w14:paraId="74AE1501" w14:textId="77777777" w:rsidR="009514D8" w:rsidRDefault="00000000">
            <w:pPr>
              <w:pStyle w:val="G3"/>
              <w:rPr>
                <w:vertAlign w:val="superscript"/>
              </w:rPr>
            </w:pPr>
            <w:r>
              <w:rPr>
                <w:rFonts w:hint="eastAsia"/>
              </w:rPr>
              <w:t>61,500</w:t>
            </w:r>
            <w:r>
              <w:rPr>
                <w:rFonts w:hint="eastAsia"/>
              </w:rPr>
              <w:t>万元人民币</w:t>
            </w:r>
          </w:p>
        </w:tc>
      </w:tr>
      <w:tr w:rsidR="009514D8" w14:paraId="14170BFD" w14:textId="77777777">
        <w:trPr>
          <w:trHeight w:val="397"/>
          <w:jc w:val="center"/>
        </w:trPr>
        <w:tc>
          <w:tcPr>
            <w:tcW w:w="1068" w:type="pct"/>
            <w:vAlign w:val="center"/>
          </w:tcPr>
          <w:p w14:paraId="2D8F3083" w14:textId="77777777" w:rsidR="009514D8" w:rsidRDefault="00000000">
            <w:pPr>
              <w:pStyle w:val="G3"/>
              <w:rPr>
                <w:b/>
                <w:bCs/>
              </w:rPr>
            </w:pPr>
            <w:r>
              <w:rPr>
                <w:b/>
                <w:bCs/>
              </w:rPr>
              <w:t>统一社会信用代码</w:t>
            </w:r>
          </w:p>
        </w:tc>
        <w:tc>
          <w:tcPr>
            <w:tcW w:w="3931" w:type="pct"/>
            <w:vAlign w:val="center"/>
          </w:tcPr>
          <w:p w14:paraId="6944EBCD" w14:textId="77777777" w:rsidR="009514D8" w:rsidRDefault="00000000">
            <w:pPr>
              <w:pStyle w:val="G3"/>
            </w:pPr>
            <w:r>
              <w:rPr>
                <w:rFonts w:hint="eastAsia"/>
              </w:rPr>
              <w:t>91340121MAEW2WFM51</w:t>
            </w:r>
          </w:p>
        </w:tc>
      </w:tr>
      <w:tr w:rsidR="009514D8" w14:paraId="6235FA59" w14:textId="77777777">
        <w:trPr>
          <w:trHeight w:val="397"/>
          <w:jc w:val="center"/>
        </w:trPr>
        <w:tc>
          <w:tcPr>
            <w:tcW w:w="1068" w:type="pct"/>
            <w:vAlign w:val="center"/>
          </w:tcPr>
          <w:p w14:paraId="5333ADB2" w14:textId="77777777" w:rsidR="009514D8" w:rsidRDefault="00000000">
            <w:pPr>
              <w:pStyle w:val="G3"/>
              <w:rPr>
                <w:b/>
                <w:bCs/>
              </w:rPr>
            </w:pPr>
            <w:r>
              <w:rPr>
                <w:rFonts w:hint="eastAsia"/>
                <w:b/>
                <w:bCs/>
              </w:rPr>
              <w:t>企业</w:t>
            </w:r>
            <w:r>
              <w:rPr>
                <w:b/>
                <w:bCs/>
              </w:rPr>
              <w:t>类型</w:t>
            </w:r>
          </w:p>
        </w:tc>
        <w:tc>
          <w:tcPr>
            <w:tcW w:w="3931" w:type="pct"/>
            <w:vAlign w:val="center"/>
          </w:tcPr>
          <w:p w14:paraId="009B55C4" w14:textId="77777777" w:rsidR="009514D8" w:rsidRDefault="00000000">
            <w:pPr>
              <w:pStyle w:val="G3"/>
            </w:pPr>
            <w:r>
              <w:rPr>
                <w:rFonts w:hint="eastAsia"/>
              </w:rPr>
              <w:t>有限合伙企业</w:t>
            </w:r>
          </w:p>
        </w:tc>
      </w:tr>
      <w:tr w:rsidR="009514D8" w14:paraId="0F449C43" w14:textId="77777777">
        <w:trPr>
          <w:trHeight w:val="397"/>
          <w:jc w:val="center"/>
        </w:trPr>
        <w:tc>
          <w:tcPr>
            <w:tcW w:w="1068" w:type="pct"/>
            <w:vAlign w:val="center"/>
          </w:tcPr>
          <w:p w14:paraId="4BD20060" w14:textId="77777777" w:rsidR="009514D8" w:rsidRDefault="00000000">
            <w:pPr>
              <w:pStyle w:val="G3"/>
              <w:rPr>
                <w:b/>
                <w:bCs/>
              </w:rPr>
            </w:pPr>
            <w:r>
              <w:rPr>
                <w:b/>
                <w:bCs/>
              </w:rPr>
              <w:t>经营范围</w:t>
            </w:r>
          </w:p>
        </w:tc>
        <w:tc>
          <w:tcPr>
            <w:tcW w:w="3931" w:type="pct"/>
            <w:vAlign w:val="center"/>
          </w:tcPr>
          <w:p w14:paraId="52653239" w14:textId="77777777" w:rsidR="009514D8"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9514D8" w14:paraId="1AD2B972" w14:textId="77777777">
        <w:trPr>
          <w:trHeight w:val="397"/>
          <w:jc w:val="center"/>
        </w:trPr>
        <w:tc>
          <w:tcPr>
            <w:tcW w:w="1068" w:type="pct"/>
            <w:vAlign w:val="center"/>
          </w:tcPr>
          <w:p w14:paraId="562B6ADD" w14:textId="77777777" w:rsidR="009514D8" w:rsidRDefault="00000000">
            <w:pPr>
              <w:pStyle w:val="G3"/>
              <w:rPr>
                <w:b/>
                <w:bCs/>
              </w:rPr>
            </w:pPr>
            <w:r>
              <w:rPr>
                <w:rFonts w:hint="eastAsia"/>
                <w:b/>
                <w:bCs/>
              </w:rPr>
              <w:t>成立日期</w:t>
            </w:r>
          </w:p>
        </w:tc>
        <w:tc>
          <w:tcPr>
            <w:tcW w:w="3931" w:type="pct"/>
            <w:vAlign w:val="center"/>
          </w:tcPr>
          <w:p w14:paraId="5AAF86C9" w14:textId="77777777" w:rsidR="009514D8"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9514D8" w14:paraId="77E8102E" w14:textId="77777777">
        <w:trPr>
          <w:trHeight w:val="397"/>
          <w:jc w:val="center"/>
        </w:trPr>
        <w:tc>
          <w:tcPr>
            <w:tcW w:w="1068" w:type="pct"/>
            <w:vAlign w:val="center"/>
          </w:tcPr>
          <w:p w14:paraId="2120F786" w14:textId="77777777" w:rsidR="009514D8" w:rsidRDefault="00000000">
            <w:pPr>
              <w:pStyle w:val="G3"/>
              <w:rPr>
                <w:b/>
                <w:bCs/>
              </w:rPr>
            </w:pPr>
            <w:r>
              <w:rPr>
                <w:rFonts w:hint="eastAsia"/>
                <w:b/>
                <w:bCs/>
              </w:rPr>
              <w:t>经营</w:t>
            </w:r>
            <w:r>
              <w:rPr>
                <w:b/>
                <w:bCs/>
              </w:rPr>
              <w:t>期限</w:t>
            </w:r>
          </w:p>
        </w:tc>
        <w:tc>
          <w:tcPr>
            <w:tcW w:w="3931" w:type="pct"/>
            <w:vAlign w:val="center"/>
          </w:tcPr>
          <w:p w14:paraId="08C4907F" w14:textId="77777777" w:rsidR="009514D8"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9514D8" w14:paraId="2E6119E8" w14:textId="77777777">
        <w:trPr>
          <w:trHeight w:val="397"/>
          <w:jc w:val="center"/>
        </w:trPr>
        <w:tc>
          <w:tcPr>
            <w:tcW w:w="1068" w:type="pct"/>
            <w:vAlign w:val="center"/>
          </w:tcPr>
          <w:p w14:paraId="1CC1AFD2" w14:textId="77777777" w:rsidR="009514D8" w:rsidRDefault="00000000">
            <w:pPr>
              <w:pStyle w:val="G3"/>
              <w:rPr>
                <w:b/>
                <w:bCs/>
              </w:rPr>
            </w:pPr>
            <w:r>
              <w:rPr>
                <w:rFonts w:hint="eastAsia"/>
                <w:b/>
                <w:bCs/>
              </w:rPr>
              <w:t>注册地址</w:t>
            </w:r>
          </w:p>
        </w:tc>
        <w:tc>
          <w:tcPr>
            <w:tcW w:w="3931" w:type="pct"/>
            <w:vAlign w:val="center"/>
          </w:tcPr>
          <w:p w14:paraId="4D82CF8C" w14:textId="77777777" w:rsidR="009514D8"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9514D8" w14:paraId="6A0F5B5E" w14:textId="77777777">
        <w:trPr>
          <w:trHeight w:val="397"/>
          <w:jc w:val="center"/>
        </w:trPr>
        <w:tc>
          <w:tcPr>
            <w:tcW w:w="1068" w:type="pct"/>
            <w:vAlign w:val="center"/>
          </w:tcPr>
          <w:p w14:paraId="5E2BB045" w14:textId="77777777" w:rsidR="009514D8" w:rsidRDefault="00000000">
            <w:pPr>
              <w:pStyle w:val="G3"/>
              <w:rPr>
                <w:b/>
                <w:bCs/>
              </w:rPr>
            </w:pPr>
            <w:r>
              <w:rPr>
                <w:rFonts w:hint="eastAsia"/>
                <w:b/>
                <w:bCs/>
              </w:rPr>
              <w:t>通讯地址</w:t>
            </w:r>
          </w:p>
        </w:tc>
        <w:tc>
          <w:tcPr>
            <w:tcW w:w="3931" w:type="pct"/>
            <w:vAlign w:val="center"/>
          </w:tcPr>
          <w:p w14:paraId="4D1642D9" w14:textId="77777777" w:rsidR="009514D8"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6A310B80" w14:textId="77777777" w:rsidR="009514D8" w:rsidRDefault="00000000">
      <w:pPr>
        <w:pStyle w:val="G0"/>
        <w:spacing w:before="156" w:after="156"/>
      </w:pPr>
      <w:r>
        <w:rPr>
          <w:rFonts w:hint="eastAsia"/>
        </w:rPr>
        <w:t>（二）收购人股权及控制关系</w:t>
      </w:r>
    </w:p>
    <w:p w14:paraId="76930BFB" w14:textId="77777777" w:rsidR="009514D8" w:rsidRDefault="00000000">
      <w:pPr>
        <w:pStyle w:val="G0"/>
        <w:spacing w:before="156" w:after="156"/>
        <w:ind w:firstLineChars="200" w:firstLine="482"/>
      </w:pPr>
      <w:r>
        <w:rPr>
          <w:rFonts w:hint="eastAsia"/>
        </w:rPr>
        <w:t>1</w:t>
      </w:r>
      <w:r>
        <w:rPr>
          <w:rFonts w:hint="eastAsia"/>
        </w:rPr>
        <w:t>、收购人的股权结构关系</w:t>
      </w:r>
    </w:p>
    <w:p w14:paraId="023F9E43" w14:textId="77777777" w:rsidR="009514D8"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5DA73067" w14:textId="77777777" w:rsidR="009514D8"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32"/>
        <w:gridCol w:w="4099"/>
        <w:gridCol w:w="1963"/>
        <w:gridCol w:w="1426"/>
      </w:tblGrid>
      <w:tr w:rsidR="009514D8" w14:paraId="30168FE5" w14:textId="77777777">
        <w:tc>
          <w:tcPr>
            <w:tcW w:w="1032" w:type="dxa"/>
            <w:tcBorders>
              <w:tl2br w:val="nil"/>
              <w:tr2bl w:val="nil"/>
            </w:tcBorders>
            <w:vAlign w:val="center"/>
          </w:tcPr>
          <w:p w14:paraId="71F8C4DF" w14:textId="77777777" w:rsidR="009514D8" w:rsidRDefault="00000000">
            <w:pPr>
              <w:pStyle w:val="G3"/>
              <w:jc w:val="center"/>
              <w:rPr>
                <w:b/>
                <w:bCs/>
              </w:rPr>
            </w:pPr>
            <w:r>
              <w:rPr>
                <w:rFonts w:hint="eastAsia"/>
                <w:b/>
                <w:bCs/>
              </w:rPr>
              <w:t>序号</w:t>
            </w:r>
          </w:p>
        </w:tc>
        <w:tc>
          <w:tcPr>
            <w:tcW w:w="4099" w:type="dxa"/>
            <w:tcBorders>
              <w:tl2br w:val="nil"/>
              <w:tr2bl w:val="nil"/>
            </w:tcBorders>
            <w:vAlign w:val="center"/>
          </w:tcPr>
          <w:p w14:paraId="6FA58D9A" w14:textId="0CD0DBC3" w:rsidR="009514D8" w:rsidRDefault="00050134">
            <w:pPr>
              <w:pStyle w:val="G3"/>
              <w:jc w:val="center"/>
              <w:rPr>
                <w:b/>
                <w:bCs/>
              </w:rPr>
            </w:pPr>
            <w:ins w:id="46" w:author="Han Zewei" w:date="2025-11-16T07:52:00Z" w16du:dateUtc="2025-11-15T23:52:00Z">
              <w:r>
                <w:rPr>
                  <w:rFonts w:hint="eastAsia"/>
                  <w:b/>
                  <w:bCs/>
                </w:rPr>
                <w:t>合伙人</w:t>
              </w:r>
            </w:ins>
            <w:del w:id="47" w:author="Han Zewei" w:date="2025-11-16T07:52:00Z" w16du:dateUtc="2025-11-15T23:52:00Z">
              <w:r w:rsidR="00000000" w:rsidDel="00050134">
                <w:rPr>
                  <w:rFonts w:hint="eastAsia"/>
                  <w:b/>
                  <w:bCs/>
                </w:rPr>
                <w:delText>股东</w:delText>
              </w:r>
            </w:del>
            <w:r w:rsidR="00000000">
              <w:rPr>
                <w:rFonts w:hint="eastAsia"/>
                <w:b/>
                <w:bCs/>
              </w:rPr>
              <w:t>姓名</w:t>
            </w:r>
          </w:p>
        </w:tc>
        <w:tc>
          <w:tcPr>
            <w:tcW w:w="1963" w:type="dxa"/>
            <w:tcBorders>
              <w:tl2br w:val="nil"/>
              <w:tr2bl w:val="nil"/>
            </w:tcBorders>
            <w:vAlign w:val="center"/>
          </w:tcPr>
          <w:p w14:paraId="3D36510B" w14:textId="77777777" w:rsidR="009514D8"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67CFF5D3" w14:textId="77777777" w:rsidR="009514D8" w:rsidRDefault="00000000">
            <w:pPr>
              <w:pStyle w:val="G3"/>
              <w:jc w:val="center"/>
              <w:rPr>
                <w:b/>
                <w:bCs/>
              </w:rPr>
            </w:pPr>
            <w:r>
              <w:rPr>
                <w:rFonts w:hint="eastAsia"/>
                <w:b/>
                <w:bCs/>
              </w:rPr>
              <w:t>持股比例</w:t>
            </w:r>
          </w:p>
        </w:tc>
      </w:tr>
      <w:tr w:rsidR="009514D8" w14:paraId="04771BAF" w14:textId="77777777">
        <w:trPr>
          <w:trHeight w:val="397"/>
        </w:trPr>
        <w:tc>
          <w:tcPr>
            <w:tcW w:w="1032" w:type="dxa"/>
            <w:tcBorders>
              <w:tl2br w:val="nil"/>
              <w:tr2bl w:val="nil"/>
            </w:tcBorders>
            <w:vAlign w:val="center"/>
          </w:tcPr>
          <w:p w14:paraId="6C9B21C6" w14:textId="77777777" w:rsidR="009514D8" w:rsidRDefault="00000000">
            <w:pPr>
              <w:pStyle w:val="G3"/>
              <w:jc w:val="center"/>
            </w:pPr>
            <w:bookmarkStart w:id="48" w:name="OLE_LINK1" w:colFirst="3" w:colLast="3"/>
            <w:r>
              <w:rPr>
                <w:rFonts w:hint="eastAsia"/>
              </w:rPr>
              <w:t>1</w:t>
            </w:r>
          </w:p>
        </w:tc>
        <w:tc>
          <w:tcPr>
            <w:tcW w:w="4099" w:type="dxa"/>
            <w:tcBorders>
              <w:tl2br w:val="nil"/>
              <w:tr2bl w:val="nil"/>
            </w:tcBorders>
            <w:vAlign w:val="center"/>
          </w:tcPr>
          <w:p w14:paraId="166BA41D" w14:textId="77777777" w:rsidR="009514D8" w:rsidRDefault="00000000">
            <w:pPr>
              <w:pStyle w:val="G3"/>
            </w:pPr>
            <w:r>
              <w:rPr>
                <w:rFonts w:hint="eastAsia"/>
              </w:rPr>
              <w:t>合肥鼎耘工业智能科技有限公司</w:t>
            </w:r>
          </w:p>
        </w:tc>
        <w:tc>
          <w:tcPr>
            <w:tcW w:w="1963" w:type="dxa"/>
            <w:tcBorders>
              <w:tl2br w:val="nil"/>
              <w:tr2bl w:val="nil"/>
            </w:tcBorders>
            <w:vAlign w:val="center"/>
          </w:tcPr>
          <w:p w14:paraId="3A83B7B0" w14:textId="77777777" w:rsidR="009514D8" w:rsidRDefault="00000000">
            <w:pPr>
              <w:pStyle w:val="G3"/>
              <w:jc w:val="right"/>
            </w:pPr>
            <w:r>
              <w:rPr>
                <w:rFonts w:hint="eastAsia"/>
              </w:rPr>
              <w:t>500.00</w:t>
            </w:r>
          </w:p>
        </w:tc>
        <w:tc>
          <w:tcPr>
            <w:tcW w:w="1426" w:type="dxa"/>
            <w:tcBorders>
              <w:tl2br w:val="nil"/>
              <w:tr2bl w:val="nil"/>
            </w:tcBorders>
            <w:vAlign w:val="center"/>
          </w:tcPr>
          <w:p w14:paraId="6A2ABBE4" w14:textId="77777777" w:rsidR="009514D8" w:rsidRDefault="00000000">
            <w:pPr>
              <w:pStyle w:val="G3"/>
              <w:jc w:val="right"/>
            </w:pPr>
            <w:r>
              <w:rPr>
                <w:rFonts w:hint="eastAsia"/>
              </w:rPr>
              <w:t>0.81%</w:t>
            </w:r>
          </w:p>
        </w:tc>
      </w:tr>
      <w:tr w:rsidR="009514D8" w14:paraId="68F6AE5A" w14:textId="77777777">
        <w:trPr>
          <w:trHeight w:val="397"/>
        </w:trPr>
        <w:tc>
          <w:tcPr>
            <w:tcW w:w="1032" w:type="dxa"/>
            <w:tcBorders>
              <w:tl2br w:val="nil"/>
              <w:tr2bl w:val="nil"/>
            </w:tcBorders>
            <w:vAlign w:val="center"/>
          </w:tcPr>
          <w:p w14:paraId="686DB3BB" w14:textId="77777777" w:rsidR="009514D8" w:rsidRDefault="00000000">
            <w:pPr>
              <w:pStyle w:val="G3"/>
              <w:jc w:val="center"/>
            </w:pPr>
            <w:r>
              <w:rPr>
                <w:rFonts w:hint="eastAsia"/>
              </w:rPr>
              <w:t>2</w:t>
            </w:r>
          </w:p>
        </w:tc>
        <w:tc>
          <w:tcPr>
            <w:tcW w:w="4099" w:type="dxa"/>
            <w:tcBorders>
              <w:tl2br w:val="nil"/>
              <w:tr2bl w:val="nil"/>
            </w:tcBorders>
            <w:vAlign w:val="center"/>
          </w:tcPr>
          <w:p w14:paraId="5394FEC0" w14:textId="77777777" w:rsidR="009514D8" w:rsidRDefault="00000000">
            <w:pPr>
              <w:pStyle w:val="G3"/>
            </w:pPr>
            <w:r>
              <w:rPr>
                <w:rFonts w:hint="eastAsia"/>
              </w:rPr>
              <w:t>合肥北城建设投资发展控股集团有限公司</w:t>
            </w:r>
          </w:p>
        </w:tc>
        <w:tc>
          <w:tcPr>
            <w:tcW w:w="1963" w:type="dxa"/>
            <w:tcBorders>
              <w:tl2br w:val="nil"/>
              <w:tr2bl w:val="nil"/>
            </w:tcBorders>
            <w:vAlign w:val="center"/>
          </w:tcPr>
          <w:p w14:paraId="15FDE238" w14:textId="77777777" w:rsidR="009514D8" w:rsidRDefault="00000000">
            <w:pPr>
              <w:pStyle w:val="G3"/>
              <w:jc w:val="right"/>
            </w:pPr>
            <w:r>
              <w:rPr>
                <w:rFonts w:hint="eastAsia"/>
              </w:rPr>
              <w:t>55,000.00</w:t>
            </w:r>
          </w:p>
        </w:tc>
        <w:tc>
          <w:tcPr>
            <w:tcW w:w="1426" w:type="dxa"/>
            <w:tcBorders>
              <w:tl2br w:val="nil"/>
              <w:tr2bl w:val="nil"/>
            </w:tcBorders>
            <w:vAlign w:val="center"/>
          </w:tcPr>
          <w:p w14:paraId="47DC4959" w14:textId="77777777" w:rsidR="009514D8" w:rsidRDefault="00000000">
            <w:pPr>
              <w:pStyle w:val="G3"/>
              <w:jc w:val="right"/>
            </w:pPr>
            <w:r>
              <w:rPr>
                <w:rFonts w:hint="eastAsia"/>
              </w:rPr>
              <w:t>89.43%</w:t>
            </w:r>
          </w:p>
        </w:tc>
      </w:tr>
      <w:tr w:rsidR="009514D8" w14:paraId="4A5C3641" w14:textId="77777777">
        <w:trPr>
          <w:trHeight w:val="397"/>
        </w:trPr>
        <w:tc>
          <w:tcPr>
            <w:tcW w:w="1032" w:type="dxa"/>
            <w:tcBorders>
              <w:tl2br w:val="nil"/>
              <w:tr2bl w:val="nil"/>
            </w:tcBorders>
            <w:vAlign w:val="center"/>
          </w:tcPr>
          <w:p w14:paraId="5A8B966C" w14:textId="77777777" w:rsidR="009514D8" w:rsidRDefault="00000000">
            <w:pPr>
              <w:pStyle w:val="G3"/>
              <w:jc w:val="center"/>
            </w:pPr>
            <w:r>
              <w:rPr>
                <w:rFonts w:hint="eastAsia"/>
              </w:rPr>
              <w:t>3</w:t>
            </w:r>
          </w:p>
        </w:tc>
        <w:tc>
          <w:tcPr>
            <w:tcW w:w="4099" w:type="dxa"/>
            <w:tcBorders>
              <w:tl2br w:val="nil"/>
              <w:tr2bl w:val="nil"/>
            </w:tcBorders>
            <w:vAlign w:val="center"/>
          </w:tcPr>
          <w:p w14:paraId="3816A45F" w14:textId="77777777" w:rsidR="009514D8" w:rsidRDefault="00000000">
            <w:pPr>
              <w:pStyle w:val="G3"/>
            </w:pPr>
            <w:r>
              <w:rPr>
                <w:rFonts w:hint="eastAsia"/>
              </w:rPr>
              <w:t>鼎耘投资发展（海南）有限公司</w:t>
            </w:r>
          </w:p>
        </w:tc>
        <w:tc>
          <w:tcPr>
            <w:tcW w:w="1963" w:type="dxa"/>
            <w:tcBorders>
              <w:tl2br w:val="nil"/>
              <w:tr2bl w:val="nil"/>
            </w:tcBorders>
            <w:vAlign w:val="center"/>
          </w:tcPr>
          <w:p w14:paraId="57ACA302" w14:textId="77777777" w:rsidR="009514D8" w:rsidRDefault="00000000">
            <w:pPr>
              <w:pStyle w:val="G3"/>
              <w:jc w:val="right"/>
            </w:pPr>
            <w:r>
              <w:rPr>
                <w:rFonts w:hint="eastAsia"/>
              </w:rPr>
              <w:t>6,000.00</w:t>
            </w:r>
          </w:p>
        </w:tc>
        <w:tc>
          <w:tcPr>
            <w:tcW w:w="1426" w:type="dxa"/>
            <w:tcBorders>
              <w:tl2br w:val="nil"/>
              <w:tr2bl w:val="nil"/>
            </w:tcBorders>
            <w:vAlign w:val="center"/>
          </w:tcPr>
          <w:p w14:paraId="14F65D0B" w14:textId="77777777" w:rsidR="009514D8" w:rsidRDefault="00000000">
            <w:pPr>
              <w:pStyle w:val="G3"/>
              <w:jc w:val="right"/>
            </w:pPr>
            <w:r>
              <w:rPr>
                <w:rFonts w:hint="eastAsia"/>
              </w:rPr>
              <w:t>9.76%</w:t>
            </w:r>
          </w:p>
        </w:tc>
      </w:tr>
      <w:bookmarkEnd w:id="48"/>
      <w:tr w:rsidR="009514D8" w14:paraId="20E93BE6" w14:textId="77777777">
        <w:tc>
          <w:tcPr>
            <w:tcW w:w="5131" w:type="dxa"/>
            <w:gridSpan w:val="2"/>
            <w:tcBorders>
              <w:tl2br w:val="nil"/>
              <w:tr2bl w:val="nil"/>
            </w:tcBorders>
            <w:vAlign w:val="center"/>
          </w:tcPr>
          <w:p w14:paraId="4E9A2B7C" w14:textId="77777777" w:rsidR="009514D8" w:rsidRDefault="00000000">
            <w:pPr>
              <w:pStyle w:val="G3"/>
              <w:jc w:val="center"/>
              <w:rPr>
                <w:b/>
                <w:bCs/>
              </w:rPr>
            </w:pPr>
            <w:r>
              <w:rPr>
                <w:rFonts w:hint="eastAsia"/>
                <w:b/>
                <w:bCs/>
              </w:rPr>
              <w:t>合计</w:t>
            </w:r>
          </w:p>
        </w:tc>
        <w:tc>
          <w:tcPr>
            <w:tcW w:w="1963" w:type="dxa"/>
            <w:tcBorders>
              <w:tl2br w:val="nil"/>
              <w:tr2bl w:val="nil"/>
            </w:tcBorders>
            <w:vAlign w:val="center"/>
          </w:tcPr>
          <w:p w14:paraId="0B832604" w14:textId="77777777" w:rsidR="009514D8" w:rsidRDefault="00000000">
            <w:pPr>
              <w:pStyle w:val="G3"/>
              <w:jc w:val="right"/>
              <w:rPr>
                <w:b/>
                <w:bCs/>
              </w:rPr>
            </w:pPr>
            <w:r>
              <w:rPr>
                <w:b/>
                <w:bCs/>
              </w:rPr>
              <w:t>61,500.00</w:t>
            </w:r>
          </w:p>
        </w:tc>
        <w:tc>
          <w:tcPr>
            <w:tcW w:w="1426" w:type="dxa"/>
            <w:tcBorders>
              <w:tl2br w:val="nil"/>
              <w:tr2bl w:val="nil"/>
            </w:tcBorders>
            <w:vAlign w:val="center"/>
          </w:tcPr>
          <w:p w14:paraId="4156257E" w14:textId="77777777" w:rsidR="009514D8" w:rsidRDefault="00000000">
            <w:pPr>
              <w:pStyle w:val="G3"/>
              <w:jc w:val="right"/>
              <w:rPr>
                <w:b/>
                <w:bCs/>
              </w:rPr>
            </w:pPr>
            <w:r>
              <w:rPr>
                <w:rFonts w:hint="eastAsia"/>
                <w:b/>
                <w:bCs/>
              </w:rPr>
              <w:t>100.00%</w:t>
            </w:r>
          </w:p>
        </w:tc>
      </w:tr>
    </w:tbl>
    <w:p w14:paraId="2EABBA53" w14:textId="77777777" w:rsidR="009514D8" w:rsidRDefault="00000000">
      <w:pPr>
        <w:pStyle w:val="G"/>
        <w:spacing w:before="156" w:after="156"/>
        <w:ind w:firstLine="480"/>
      </w:pPr>
      <w:r>
        <w:rPr>
          <w:rFonts w:hint="eastAsia"/>
        </w:rPr>
        <w:t>截至本报告书签署日，收购人的股权结构如下：</w:t>
      </w:r>
    </w:p>
    <w:p w14:paraId="0D17DED8" w14:textId="77777777" w:rsidR="009514D8" w:rsidRDefault="00000000">
      <w:pPr>
        <w:pStyle w:val="G"/>
        <w:spacing w:before="156" w:after="156"/>
        <w:ind w:firstLine="480"/>
        <w:jc w:val="center"/>
      </w:pPr>
      <w:r>
        <w:rPr>
          <w:noProof/>
        </w:rPr>
        <w:lastRenderedPageBreak/>
        <w:drawing>
          <wp:inline distT="0" distB="0" distL="114300" distR="114300" wp14:anchorId="04E8C788" wp14:editId="713B6DF7">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336540" cy="2378710"/>
                    </a:xfrm>
                    <a:prstGeom prst="rect">
                      <a:avLst/>
                    </a:prstGeom>
                    <a:noFill/>
                    <a:ln>
                      <a:noFill/>
                    </a:ln>
                  </pic:spPr>
                </pic:pic>
              </a:graphicData>
            </a:graphic>
          </wp:inline>
        </w:drawing>
      </w:r>
    </w:p>
    <w:p w14:paraId="67CCAC07" w14:textId="77777777" w:rsidR="009514D8" w:rsidRDefault="00000000">
      <w:pPr>
        <w:pStyle w:val="G"/>
        <w:spacing w:before="156" w:after="156"/>
        <w:ind w:firstLine="480"/>
        <w:jc w:val="both"/>
      </w:pPr>
      <w:r>
        <w:rPr>
          <w:rFonts w:hint="eastAsia"/>
        </w:rPr>
        <w:t>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而李红星持有鼎耘工业</w:t>
      </w:r>
      <w:r>
        <w:rPr>
          <w:rFonts w:hint="eastAsia"/>
        </w:rPr>
        <w:t>100%</w:t>
      </w:r>
      <w:r>
        <w:rPr>
          <w:rFonts w:hint="eastAsia"/>
        </w:rPr>
        <w:t>股权，因此李红星为鼎耘产业的实际控制人。</w:t>
      </w:r>
    </w:p>
    <w:p w14:paraId="31F08526" w14:textId="77777777" w:rsidR="009514D8" w:rsidRDefault="00000000">
      <w:pPr>
        <w:pStyle w:val="G0"/>
        <w:spacing w:before="156" w:after="156"/>
        <w:ind w:firstLineChars="200" w:firstLine="482"/>
      </w:pPr>
      <w:r>
        <w:rPr>
          <w:rFonts w:hint="eastAsia"/>
        </w:rPr>
        <w:t>2</w:t>
      </w:r>
      <w:r>
        <w:rPr>
          <w:rFonts w:hint="eastAsia"/>
        </w:rPr>
        <w:t>、收购人的执行事务合伙人和实际控制人情况</w:t>
      </w:r>
    </w:p>
    <w:p w14:paraId="7330DF43" w14:textId="77777777" w:rsidR="009514D8" w:rsidRDefault="00000000">
      <w:pPr>
        <w:pStyle w:val="G1"/>
        <w:spacing w:before="156" w:after="156"/>
        <w:ind w:firstLine="482"/>
      </w:pPr>
      <w:r>
        <w:rPr>
          <w:rFonts w:hint="eastAsia"/>
        </w:rPr>
        <w:t>（</w:t>
      </w:r>
      <w:r>
        <w:rPr>
          <w:rFonts w:hint="eastAsia"/>
        </w:rPr>
        <w:t>1</w:t>
      </w:r>
      <w:r>
        <w:rPr>
          <w:rFonts w:hint="eastAsia"/>
        </w:rPr>
        <w:t>）执行事务合伙人</w:t>
      </w:r>
    </w:p>
    <w:p w14:paraId="34F21316" w14:textId="77777777" w:rsidR="009514D8"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803"/>
        <w:gridCol w:w="6640"/>
      </w:tblGrid>
      <w:tr w:rsidR="009514D8" w14:paraId="0962B037" w14:textId="77777777">
        <w:trPr>
          <w:trHeight w:val="397"/>
          <w:jc w:val="center"/>
        </w:trPr>
        <w:tc>
          <w:tcPr>
            <w:tcW w:w="1068" w:type="pct"/>
            <w:vAlign w:val="center"/>
          </w:tcPr>
          <w:p w14:paraId="45D315AC" w14:textId="77777777" w:rsidR="009514D8" w:rsidRDefault="00000000">
            <w:pPr>
              <w:pStyle w:val="G3"/>
              <w:rPr>
                <w:b/>
                <w:bCs/>
              </w:rPr>
            </w:pPr>
            <w:r>
              <w:rPr>
                <w:rFonts w:hint="eastAsia"/>
                <w:b/>
                <w:bCs/>
              </w:rPr>
              <w:t>企业</w:t>
            </w:r>
            <w:r>
              <w:rPr>
                <w:b/>
                <w:bCs/>
              </w:rPr>
              <w:t>名称</w:t>
            </w:r>
          </w:p>
        </w:tc>
        <w:tc>
          <w:tcPr>
            <w:tcW w:w="3931" w:type="pct"/>
            <w:vAlign w:val="center"/>
          </w:tcPr>
          <w:p w14:paraId="4DF349CA" w14:textId="77777777" w:rsidR="009514D8" w:rsidRDefault="00000000">
            <w:pPr>
              <w:pStyle w:val="G3"/>
            </w:pPr>
            <w:r>
              <w:rPr>
                <w:rFonts w:hint="eastAsia"/>
              </w:rPr>
              <w:t>合肥鼎耘工业智能科技有限公司</w:t>
            </w:r>
          </w:p>
        </w:tc>
      </w:tr>
      <w:tr w:rsidR="009514D8" w14:paraId="2C141928" w14:textId="77777777">
        <w:trPr>
          <w:trHeight w:val="397"/>
          <w:jc w:val="center"/>
        </w:trPr>
        <w:tc>
          <w:tcPr>
            <w:tcW w:w="1068" w:type="pct"/>
            <w:vAlign w:val="center"/>
          </w:tcPr>
          <w:p w14:paraId="2A0EDBB0" w14:textId="77777777" w:rsidR="009514D8" w:rsidRDefault="00000000">
            <w:pPr>
              <w:pStyle w:val="G3"/>
              <w:rPr>
                <w:b/>
                <w:bCs/>
              </w:rPr>
            </w:pPr>
            <w:r>
              <w:rPr>
                <w:rFonts w:hint="eastAsia"/>
                <w:b/>
                <w:bCs/>
              </w:rPr>
              <w:t>法定代表人</w:t>
            </w:r>
          </w:p>
        </w:tc>
        <w:tc>
          <w:tcPr>
            <w:tcW w:w="3931" w:type="pct"/>
            <w:vAlign w:val="center"/>
          </w:tcPr>
          <w:p w14:paraId="170EC123" w14:textId="77777777" w:rsidR="009514D8" w:rsidRDefault="00000000">
            <w:pPr>
              <w:pStyle w:val="G3"/>
            </w:pPr>
            <w:r>
              <w:rPr>
                <w:rFonts w:hint="eastAsia"/>
              </w:rPr>
              <w:t>李红星</w:t>
            </w:r>
          </w:p>
        </w:tc>
      </w:tr>
      <w:tr w:rsidR="009514D8" w14:paraId="66787A86" w14:textId="77777777">
        <w:trPr>
          <w:trHeight w:val="397"/>
          <w:jc w:val="center"/>
        </w:trPr>
        <w:tc>
          <w:tcPr>
            <w:tcW w:w="1068" w:type="pct"/>
            <w:vAlign w:val="center"/>
          </w:tcPr>
          <w:p w14:paraId="1A15EB46" w14:textId="77777777" w:rsidR="009514D8" w:rsidRDefault="00000000">
            <w:pPr>
              <w:pStyle w:val="G3"/>
              <w:rPr>
                <w:b/>
                <w:bCs/>
              </w:rPr>
            </w:pPr>
            <w:r>
              <w:rPr>
                <w:rFonts w:hint="eastAsia"/>
                <w:b/>
                <w:bCs/>
              </w:rPr>
              <w:t>认缴注册资本</w:t>
            </w:r>
          </w:p>
        </w:tc>
        <w:tc>
          <w:tcPr>
            <w:tcW w:w="3931" w:type="pct"/>
            <w:vAlign w:val="center"/>
          </w:tcPr>
          <w:p w14:paraId="55EFAACE" w14:textId="77777777" w:rsidR="009514D8" w:rsidRDefault="00000000">
            <w:pPr>
              <w:pStyle w:val="G3"/>
            </w:pPr>
            <w:r>
              <w:rPr>
                <w:rFonts w:hint="eastAsia"/>
              </w:rPr>
              <w:t>500</w:t>
            </w:r>
            <w:r>
              <w:rPr>
                <w:rFonts w:hint="eastAsia"/>
              </w:rPr>
              <w:t>万人民币</w:t>
            </w:r>
          </w:p>
        </w:tc>
      </w:tr>
      <w:tr w:rsidR="009514D8" w14:paraId="285D2893" w14:textId="77777777">
        <w:trPr>
          <w:trHeight w:val="397"/>
          <w:jc w:val="center"/>
        </w:trPr>
        <w:tc>
          <w:tcPr>
            <w:tcW w:w="1068" w:type="pct"/>
            <w:vAlign w:val="center"/>
          </w:tcPr>
          <w:p w14:paraId="370150C7" w14:textId="77777777" w:rsidR="009514D8" w:rsidRDefault="00000000">
            <w:pPr>
              <w:pStyle w:val="G3"/>
              <w:rPr>
                <w:b/>
                <w:bCs/>
              </w:rPr>
            </w:pPr>
            <w:r>
              <w:rPr>
                <w:b/>
                <w:bCs/>
              </w:rPr>
              <w:t>统一社会信用代码</w:t>
            </w:r>
          </w:p>
        </w:tc>
        <w:tc>
          <w:tcPr>
            <w:tcW w:w="3931" w:type="pct"/>
            <w:vAlign w:val="center"/>
          </w:tcPr>
          <w:p w14:paraId="4884C3ED" w14:textId="77777777" w:rsidR="009514D8" w:rsidRDefault="00000000">
            <w:pPr>
              <w:pStyle w:val="G3"/>
            </w:pPr>
            <w:r>
              <w:rPr>
                <w:rFonts w:hint="eastAsia"/>
              </w:rPr>
              <w:t>91340121MAEN1EYC14</w:t>
            </w:r>
          </w:p>
        </w:tc>
      </w:tr>
      <w:tr w:rsidR="009514D8" w14:paraId="32FB12D5" w14:textId="77777777">
        <w:trPr>
          <w:trHeight w:val="397"/>
          <w:jc w:val="center"/>
        </w:trPr>
        <w:tc>
          <w:tcPr>
            <w:tcW w:w="1068" w:type="pct"/>
            <w:vAlign w:val="center"/>
          </w:tcPr>
          <w:p w14:paraId="18EA6233" w14:textId="77777777" w:rsidR="009514D8" w:rsidRDefault="00000000">
            <w:pPr>
              <w:pStyle w:val="G3"/>
              <w:rPr>
                <w:b/>
                <w:bCs/>
              </w:rPr>
            </w:pPr>
            <w:r>
              <w:rPr>
                <w:rFonts w:hint="eastAsia"/>
                <w:b/>
                <w:bCs/>
              </w:rPr>
              <w:t>企业</w:t>
            </w:r>
            <w:r>
              <w:rPr>
                <w:b/>
                <w:bCs/>
              </w:rPr>
              <w:t>类型</w:t>
            </w:r>
          </w:p>
        </w:tc>
        <w:tc>
          <w:tcPr>
            <w:tcW w:w="3931" w:type="pct"/>
            <w:vAlign w:val="center"/>
          </w:tcPr>
          <w:p w14:paraId="72C60D59" w14:textId="77777777" w:rsidR="009514D8" w:rsidRDefault="00000000">
            <w:pPr>
              <w:pStyle w:val="G3"/>
            </w:pPr>
            <w:r>
              <w:rPr>
                <w:rFonts w:hint="eastAsia"/>
              </w:rPr>
              <w:t>其他有限责任公司</w:t>
            </w:r>
          </w:p>
        </w:tc>
      </w:tr>
      <w:tr w:rsidR="009514D8" w14:paraId="3286C417" w14:textId="77777777">
        <w:trPr>
          <w:trHeight w:val="397"/>
          <w:jc w:val="center"/>
        </w:trPr>
        <w:tc>
          <w:tcPr>
            <w:tcW w:w="1068" w:type="pct"/>
            <w:vAlign w:val="center"/>
          </w:tcPr>
          <w:p w14:paraId="650E46D3" w14:textId="77777777" w:rsidR="009514D8" w:rsidRDefault="00000000">
            <w:pPr>
              <w:pStyle w:val="G3"/>
              <w:rPr>
                <w:b/>
                <w:bCs/>
              </w:rPr>
            </w:pPr>
            <w:r>
              <w:rPr>
                <w:b/>
                <w:bCs/>
              </w:rPr>
              <w:t>经营范围</w:t>
            </w:r>
          </w:p>
        </w:tc>
        <w:tc>
          <w:tcPr>
            <w:tcW w:w="3931" w:type="pct"/>
            <w:vAlign w:val="center"/>
          </w:tcPr>
          <w:p w14:paraId="6FBFF77F" w14:textId="77777777" w:rsidR="009514D8"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流、技术转让、技术推广）除许可业务外，可自主依法经营法律法规非禁止或限制的项目）</w:t>
            </w:r>
          </w:p>
        </w:tc>
      </w:tr>
      <w:tr w:rsidR="009514D8" w14:paraId="3F619038" w14:textId="77777777">
        <w:trPr>
          <w:trHeight w:val="397"/>
          <w:jc w:val="center"/>
        </w:trPr>
        <w:tc>
          <w:tcPr>
            <w:tcW w:w="1068" w:type="pct"/>
            <w:vAlign w:val="center"/>
          </w:tcPr>
          <w:p w14:paraId="771D710E" w14:textId="77777777" w:rsidR="009514D8" w:rsidRDefault="00000000">
            <w:pPr>
              <w:pStyle w:val="G3"/>
              <w:rPr>
                <w:b/>
                <w:bCs/>
              </w:rPr>
            </w:pPr>
            <w:r>
              <w:rPr>
                <w:rFonts w:hint="eastAsia"/>
                <w:b/>
                <w:bCs/>
              </w:rPr>
              <w:t>成立日期</w:t>
            </w:r>
          </w:p>
        </w:tc>
        <w:tc>
          <w:tcPr>
            <w:tcW w:w="3931" w:type="pct"/>
            <w:vAlign w:val="center"/>
          </w:tcPr>
          <w:p w14:paraId="3F8729F6" w14:textId="77777777" w:rsidR="009514D8"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9514D8" w14:paraId="011B9032" w14:textId="77777777">
        <w:trPr>
          <w:trHeight w:val="397"/>
          <w:jc w:val="center"/>
        </w:trPr>
        <w:tc>
          <w:tcPr>
            <w:tcW w:w="1068" w:type="pct"/>
            <w:vAlign w:val="center"/>
          </w:tcPr>
          <w:p w14:paraId="1CE6839F" w14:textId="77777777" w:rsidR="009514D8" w:rsidRDefault="00000000">
            <w:pPr>
              <w:pStyle w:val="G3"/>
              <w:rPr>
                <w:b/>
                <w:bCs/>
              </w:rPr>
            </w:pPr>
            <w:r>
              <w:rPr>
                <w:rFonts w:hint="eastAsia"/>
                <w:b/>
                <w:bCs/>
              </w:rPr>
              <w:lastRenderedPageBreak/>
              <w:t>经营</w:t>
            </w:r>
            <w:r>
              <w:rPr>
                <w:b/>
                <w:bCs/>
              </w:rPr>
              <w:t>期限</w:t>
            </w:r>
          </w:p>
        </w:tc>
        <w:tc>
          <w:tcPr>
            <w:tcW w:w="3931" w:type="pct"/>
            <w:vAlign w:val="center"/>
          </w:tcPr>
          <w:p w14:paraId="525424FB" w14:textId="77777777" w:rsidR="009514D8"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9514D8" w14:paraId="21D74C36" w14:textId="77777777">
        <w:trPr>
          <w:trHeight w:val="397"/>
          <w:jc w:val="center"/>
        </w:trPr>
        <w:tc>
          <w:tcPr>
            <w:tcW w:w="1068" w:type="pct"/>
            <w:vAlign w:val="center"/>
          </w:tcPr>
          <w:p w14:paraId="19778DEE" w14:textId="77777777" w:rsidR="009514D8" w:rsidRDefault="00000000">
            <w:pPr>
              <w:pStyle w:val="G3"/>
              <w:rPr>
                <w:b/>
                <w:bCs/>
              </w:rPr>
            </w:pPr>
            <w:r>
              <w:rPr>
                <w:rFonts w:hint="eastAsia"/>
                <w:b/>
                <w:bCs/>
              </w:rPr>
              <w:t>注册地址</w:t>
            </w:r>
          </w:p>
        </w:tc>
        <w:tc>
          <w:tcPr>
            <w:tcW w:w="3931" w:type="pct"/>
            <w:vAlign w:val="center"/>
          </w:tcPr>
          <w:p w14:paraId="1A8CAD0B" w14:textId="77777777" w:rsidR="009514D8"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9514D8" w14:paraId="11705DA8" w14:textId="77777777">
        <w:trPr>
          <w:trHeight w:val="397"/>
          <w:jc w:val="center"/>
        </w:trPr>
        <w:tc>
          <w:tcPr>
            <w:tcW w:w="1068" w:type="pct"/>
            <w:vAlign w:val="center"/>
          </w:tcPr>
          <w:p w14:paraId="5B938134" w14:textId="77777777" w:rsidR="009514D8" w:rsidRDefault="00000000">
            <w:pPr>
              <w:pStyle w:val="G3"/>
              <w:rPr>
                <w:b/>
                <w:bCs/>
              </w:rPr>
            </w:pPr>
            <w:r>
              <w:rPr>
                <w:rFonts w:hint="eastAsia"/>
                <w:b/>
                <w:bCs/>
              </w:rPr>
              <w:t>通讯地址</w:t>
            </w:r>
          </w:p>
        </w:tc>
        <w:tc>
          <w:tcPr>
            <w:tcW w:w="3931" w:type="pct"/>
            <w:vAlign w:val="center"/>
          </w:tcPr>
          <w:p w14:paraId="44D09852" w14:textId="77777777" w:rsidR="009514D8"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1EC59DAC" w14:textId="77777777" w:rsidR="009514D8" w:rsidRDefault="00000000">
      <w:pPr>
        <w:pStyle w:val="G1"/>
        <w:spacing w:before="156" w:after="156"/>
        <w:ind w:firstLine="482"/>
      </w:pPr>
      <w:r>
        <w:rPr>
          <w:rFonts w:hint="eastAsia"/>
        </w:rPr>
        <w:t>（</w:t>
      </w:r>
      <w:r>
        <w:rPr>
          <w:rFonts w:hint="eastAsia"/>
        </w:rPr>
        <w:t>2</w:t>
      </w:r>
      <w:r>
        <w:rPr>
          <w:rFonts w:hint="eastAsia"/>
        </w:rPr>
        <w:t>）实际控制人</w:t>
      </w:r>
    </w:p>
    <w:p w14:paraId="1E3E8656" w14:textId="77777777" w:rsidR="009514D8"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019"/>
        <w:gridCol w:w="933"/>
        <w:gridCol w:w="987"/>
        <w:gridCol w:w="2333"/>
        <w:gridCol w:w="1406"/>
        <w:gridCol w:w="1844"/>
      </w:tblGrid>
      <w:tr w:rsidR="009514D8" w14:paraId="323C3B20" w14:textId="77777777">
        <w:trPr>
          <w:trHeight w:val="397"/>
        </w:trPr>
        <w:tc>
          <w:tcPr>
            <w:tcW w:w="597" w:type="pct"/>
            <w:vAlign w:val="center"/>
          </w:tcPr>
          <w:p w14:paraId="5FB44338"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21839B1B" w14:textId="77777777" w:rsidR="009514D8"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50E21387"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0C140F24"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78959D89"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1EC97939"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9514D8" w14:paraId="3FA988BF" w14:textId="77777777">
        <w:trPr>
          <w:trHeight w:val="397"/>
        </w:trPr>
        <w:tc>
          <w:tcPr>
            <w:tcW w:w="597" w:type="pct"/>
            <w:vAlign w:val="center"/>
          </w:tcPr>
          <w:p w14:paraId="4BB5160A"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7D1B482F"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1AAD2904"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000B2E30" w14:textId="77777777" w:rsidR="009514D8"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47F78F99"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7F4CC835"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65EFEC03" w14:textId="77777777" w:rsidR="009514D8" w:rsidRDefault="00000000">
      <w:pPr>
        <w:pStyle w:val="G"/>
        <w:spacing w:before="156" w:after="156"/>
        <w:ind w:firstLine="480"/>
        <w:jc w:val="both"/>
      </w:pPr>
      <w:r>
        <w:rPr>
          <w:rFonts w:hint="eastAsia"/>
        </w:rPr>
        <w:t>李红星先生简历如下：</w:t>
      </w:r>
    </w:p>
    <w:p w14:paraId="403E2D1F" w14:textId="77777777" w:rsidR="009514D8"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董事兼总经理、北京鼎耘科技发展有限公司董事兼总经理、湖北芯映光电有限公司董事长等职务。</w:t>
      </w:r>
    </w:p>
    <w:p w14:paraId="2C55C5AB" w14:textId="77777777" w:rsidR="009514D8"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27"/>
        <w:gridCol w:w="4108"/>
        <w:gridCol w:w="3027"/>
      </w:tblGrid>
      <w:tr w:rsidR="009514D8" w14:paraId="7E101D05" w14:textId="77777777">
        <w:trPr>
          <w:trHeight w:val="397"/>
          <w:tblHeader/>
          <w:jc w:val="center"/>
        </w:trPr>
        <w:tc>
          <w:tcPr>
            <w:tcW w:w="733" w:type="pct"/>
            <w:tcBorders>
              <w:tl2br w:val="nil"/>
              <w:tr2bl w:val="nil"/>
            </w:tcBorders>
            <w:vAlign w:val="center"/>
          </w:tcPr>
          <w:p w14:paraId="718D0EEE" w14:textId="77777777" w:rsidR="009514D8" w:rsidRDefault="00000000">
            <w:pPr>
              <w:pStyle w:val="G3"/>
              <w:jc w:val="center"/>
              <w:rPr>
                <w:b/>
                <w:bCs/>
              </w:rPr>
            </w:pPr>
            <w:r>
              <w:rPr>
                <w:b/>
                <w:bCs/>
              </w:rPr>
              <w:t>董监高姓名</w:t>
            </w:r>
          </w:p>
        </w:tc>
        <w:tc>
          <w:tcPr>
            <w:tcW w:w="2456" w:type="pct"/>
            <w:tcBorders>
              <w:tl2br w:val="nil"/>
              <w:tr2bl w:val="nil"/>
            </w:tcBorders>
            <w:vAlign w:val="center"/>
          </w:tcPr>
          <w:p w14:paraId="4B82AA2F" w14:textId="77777777" w:rsidR="009514D8" w:rsidRDefault="00000000">
            <w:pPr>
              <w:pStyle w:val="G3"/>
              <w:jc w:val="center"/>
              <w:rPr>
                <w:b/>
                <w:bCs/>
              </w:rPr>
            </w:pPr>
            <w:r>
              <w:rPr>
                <w:b/>
                <w:bCs/>
              </w:rPr>
              <w:t>其他单位名称</w:t>
            </w:r>
          </w:p>
        </w:tc>
        <w:tc>
          <w:tcPr>
            <w:tcW w:w="1810" w:type="pct"/>
            <w:tcBorders>
              <w:tl2br w:val="nil"/>
              <w:tr2bl w:val="nil"/>
            </w:tcBorders>
            <w:vAlign w:val="center"/>
          </w:tcPr>
          <w:p w14:paraId="6EC7B24D" w14:textId="77777777" w:rsidR="009514D8" w:rsidRDefault="00000000">
            <w:pPr>
              <w:pStyle w:val="G3"/>
              <w:jc w:val="center"/>
              <w:rPr>
                <w:b/>
                <w:bCs/>
              </w:rPr>
            </w:pPr>
            <w:r>
              <w:rPr>
                <w:b/>
                <w:bCs/>
              </w:rPr>
              <w:t>在其他单位担任的职务</w:t>
            </w:r>
          </w:p>
        </w:tc>
      </w:tr>
      <w:tr w:rsidR="009514D8" w14:paraId="52CF774E" w14:textId="77777777">
        <w:trPr>
          <w:trHeight w:val="397"/>
          <w:jc w:val="center"/>
        </w:trPr>
        <w:tc>
          <w:tcPr>
            <w:tcW w:w="733" w:type="pct"/>
            <w:vMerge w:val="restart"/>
            <w:tcBorders>
              <w:tl2br w:val="nil"/>
              <w:tr2bl w:val="nil"/>
            </w:tcBorders>
            <w:vAlign w:val="center"/>
          </w:tcPr>
          <w:p w14:paraId="4B363BFB" w14:textId="77777777" w:rsidR="009514D8" w:rsidRDefault="00000000">
            <w:pPr>
              <w:pStyle w:val="G3"/>
            </w:pPr>
            <w:r>
              <w:rPr>
                <w:rFonts w:hint="eastAsia"/>
              </w:rPr>
              <w:t>李红星</w:t>
            </w:r>
          </w:p>
        </w:tc>
        <w:tc>
          <w:tcPr>
            <w:tcW w:w="2456" w:type="pct"/>
            <w:tcBorders>
              <w:tl2br w:val="nil"/>
              <w:tr2bl w:val="nil"/>
            </w:tcBorders>
            <w:vAlign w:val="center"/>
          </w:tcPr>
          <w:p w14:paraId="7AA7ED10" w14:textId="77777777" w:rsidR="009514D8" w:rsidRDefault="00000000">
            <w:pPr>
              <w:pStyle w:val="G3"/>
            </w:pPr>
            <w:r>
              <w:rPr>
                <w:rFonts w:hint="eastAsia"/>
              </w:rPr>
              <w:t>四川汇源光通信股份有限公司</w:t>
            </w:r>
          </w:p>
        </w:tc>
        <w:tc>
          <w:tcPr>
            <w:tcW w:w="1810" w:type="pct"/>
            <w:tcBorders>
              <w:tl2br w:val="nil"/>
              <w:tr2bl w:val="nil"/>
            </w:tcBorders>
            <w:vAlign w:val="center"/>
          </w:tcPr>
          <w:p w14:paraId="173E79B3" w14:textId="77777777" w:rsidR="009514D8" w:rsidRDefault="00000000">
            <w:pPr>
              <w:pStyle w:val="G3"/>
            </w:pPr>
            <w:r>
              <w:rPr>
                <w:rFonts w:hint="eastAsia"/>
              </w:rPr>
              <w:t>董事长</w:t>
            </w:r>
          </w:p>
        </w:tc>
      </w:tr>
      <w:tr w:rsidR="009514D8" w14:paraId="0BDCCD3A" w14:textId="77777777">
        <w:trPr>
          <w:trHeight w:val="397"/>
          <w:jc w:val="center"/>
        </w:trPr>
        <w:tc>
          <w:tcPr>
            <w:tcW w:w="733" w:type="pct"/>
            <w:vMerge/>
            <w:tcBorders>
              <w:tl2br w:val="nil"/>
              <w:tr2bl w:val="nil"/>
            </w:tcBorders>
            <w:vAlign w:val="center"/>
          </w:tcPr>
          <w:p w14:paraId="7C20DCC6" w14:textId="77777777" w:rsidR="009514D8" w:rsidRDefault="009514D8">
            <w:pPr>
              <w:pStyle w:val="G3"/>
            </w:pPr>
          </w:p>
        </w:tc>
        <w:tc>
          <w:tcPr>
            <w:tcW w:w="2456" w:type="pct"/>
            <w:tcBorders>
              <w:tl2br w:val="nil"/>
              <w:tr2bl w:val="nil"/>
            </w:tcBorders>
            <w:vAlign w:val="center"/>
          </w:tcPr>
          <w:p w14:paraId="13C29849" w14:textId="77777777" w:rsidR="009514D8" w:rsidRDefault="00000000">
            <w:pPr>
              <w:pStyle w:val="G3"/>
            </w:pPr>
            <w:r>
              <w:rPr>
                <w:rFonts w:hint="eastAsia"/>
              </w:rPr>
              <w:t>北京鼎耘资产管理有限公司</w:t>
            </w:r>
          </w:p>
        </w:tc>
        <w:tc>
          <w:tcPr>
            <w:tcW w:w="1810" w:type="pct"/>
            <w:tcBorders>
              <w:tl2br w:val="nil"/>
              <w:tr2bl w:val="nil"/>
            </w:tcBorders>
            <w:vAlign w:val="center"/>
          </w:tcPr>
          <w:p w14:paraId="2B58E1D7" w14:textId="77777777" w:rsidR="009514D8" w:rsidRDefault="00000000">
            <w:pPr>
              <w:pStyle w:val="G3"/>
            </w:pPr>
            <w:r>
              <w:rPr>
                <w:rFonts w:hint="eastAsia"/>
              </w:rPr>
              <w:t>执行董事、经理</w:t>
            </w:r>
          </w:p>
        </w:tc>
      </w:tr>
      <w:tr w:rsidR="009514D8" w14:paraId="15A946C9" w14:textId="77777777">
        <w:trPr>
          <w:trHeight w:val="397"/>
          <w:jc w:val="center"/>
        </w:trPr>
        <w:tc>
          <w:tcPr>
            <w:tcW w:w="733" w:type="pct"/>
            <w:vMerge/>
            <w:tcBorders>
              <w:tl2br w:val="nil"/>
              <w:tr2bl w:val="nil"/>
            </w:tcBorders>
            <w:vAlign w:val="center"/>
          </w:tcPr>
          <w:p w14:paraId="30B9CE90" w14:textId="77777777" w:rsidR="009514D8" w:rsidRDefault="009514D8">
            <w:pPr>
              <w:pStyle w:val="G3"/>
            </w:pPr>
          </w:p>
        </w:tc>
        <w:tc>
          <w:tcPr>
            <w:tcW w:w="2456" w:type="pct"/>
            <w:tcBorders>
              <w:tl2br w:val="nil"/>
              <w:tr2bl w:val="nil"/>
            </w:tcBorders>
            <w:vAlign w:val="center"/>
          </w:tcPr>
          <w:p w14:paraId="63362F65" w14:textId="77777777" w:rsidR="009514D8" w:rsidRDefault="00000000">
            <w:pPr>
              <w:pStyle w:val="G3"/>
            </w:pPr>
            <w:r>
              <w:rPr>
                <w:rFonts w:hint="eastAsia"/>
              </w:rPr>
              <w:t>北京鼎耘科技发展有限公司</w:t>
            </w:r>
          </w:p>
        </w:tc>
        <w:tc>
          <w:tcPr>
            <w:tcW w:w="1810" w:type="pct"/>
            <w:tcBorders>
              <w:tl2br w:val="nil"/>
              <w:tr2bl w:val="nil"/>
            </w:tcBorders>
            <w:vAlign w:val="center"/>
          </w:tcPr>
          <w:p w14:paraId="30C521AA" w14:textId="77777777" w:rsidR="009514D8" w:rsidRDefault="00000000">
            <w:pPr>
              <w:pStyle w:val="G3"/>
            </w:pPr>
            <w:r>
              <w:t>执行董事</w:t>
            </w:r>
            <w:r>
              <w:rPr>
                <w:rFonts w:hint="eastAsia"/>
              </w:rPr>
              <w:t>、</w:t>
            </w:r>
            <w:r>
              <w:t>经理</w:t>
            </w:r>
          </w:p>
        </w:tc>
      </w:tr>
      <w:tr w:rsidR="009514D8" w14:paraId="424E7545" w14:textId="77777777">
        <w:trPr>
          <w:trHeight w:val="397"/>
          <w:jc w:val="center"/>
        </w:trPr>
        <w:tc>
          <w:tcPr>
            <w:tcW w:w="733" w:type="pct"/>
            <w:vMerge/>
            <w:tcBorders>
              <w:tl2br w:val="nil"/>
              <w:tr2bl w:val="nil"/>
            </w:tcBorders>
            <w:vAlign w:val="center"/>
          </w:tcPr>
          <w:p w14:paraId="1A0D4033" w14:textId="77777777" w:rsidR="009514D8" w:rsidRDefault="009514D8">
            <w:pPr>
              <w:pStyle w:val="G3"/>
            </w:pPr>
          </w:p>
        </w:tc>
        <w:tc>
          <w:tcPr>
            <w:tcW w:w="2456" w:type="pct"/>
            <w:tcBorders>
              <w:tl2br w:val="nil"/>
              <w:tr2bl w:val="nil"/>
            </w:tcBorders>
            <w:vAlign w:val="center"/>
          </w:tcPr>
          <w:p w14:paraId="09649A54" w14:textId="77777777" w:rsidR="009514D8" w:rsidRDefault="00000000">
            <w:pPr>
              <w:pStyle w:val="G3"/>
            </w:pPr>
            <w:hyperlink r:id="rId15" w:tgtFrame="https://www.qcc.com/pl/_blank" w:history="1">
              <w:r>
                <w:rPr>
                  <w:rFonts w:hint="eastAsia"/>
                </w:rPr>
                <w:t>合肥鼎耘工业智能科技有限公司</w:t>
              </w:r>
            </w:hyperlink>
          </w:p>
        </w:tc>
        <w:tc>
          <w:tcPr>
            <w:tcW w:w="1810" w:type="pct"/>
            <w:tcBorders>
              <w:tl2br w:val="nil"/>
              <w:tr2bl w:val="nil"/>
            </w:tcBorders>
            <w:vAlign w:val="center"/>
          </w:tcPr>
          <w:p w14:paraId="73814C06" w14:textId="77777777" w:rsidR="009514D8" w:rsidRDefault="00000000">
            <w:pPr>
              <w:pStyle w:val="G3"/>
            </w:pPr>
            <w:r>
              <w:rPr>
                <w:rFonts w:hint="eastAsia"/>
              </w:rPr>
              <w:t>董事、经理</w:t>
            </w:r>
          </w:p>
        </w:tc>
      </w:tr>
      <w:tr w:rsidR="009514D8" w14:paraId="7E2EF521" w14:textId="77777777">
        <w:trPr>
          <w:trHeight w:val="397"/>
          <w:jc w:val="center"/>
        </w:trPr>
        <w:tc>
          <w:tcPr>
            <w:tcW w:w="733" w:type="pct"/>
            <w:vMerge/>
            <w:tcBorders>
              <w:tl2br w:val="nil"/>
              <w:tr2bl w:val="nil"/>
            </w:tcBorders>
            <w:vAlign w:val="center"/>
          </w:tcPr>
          <w:p w14:paraId="56F5B1E8" w14:textId="77777777" w:rsidR="009514D8" w:rsidRDefault="009514D8">
            <w:pPr>
              <w:pStyle w:val="G3"/>
            </w:pPr>
          </w:p>
        </w:tc>
        <w:tc>
          <w:tcPr>
            <w:tcW w:w="2456" w:type="pct"/>
            <w:tcBorders>
              <w:tl2br w:val="nil"/>
              <w:tr2bl w:val="nil"/>
            </w:tcBorders>
            <w:vAlign w:val="center"/>
          </w:tcPr>
          <w:p w14:paraId="2AB6E2F4" w14:textId="77777777" w:rsidR="009514D8" w:rsidRDefault="00000000">
            <w:pPr>
              <w:pStyle w:val="G3"/>
            </w:pPr>
            <w:r>
              <w:rPr>
                <w:rFonts w:hint="eastAsia"/>
              </w:rPr>
              <w:t>湖北芯映光电有限公司</w:t>
            </w:r>
          </w:p>
        </w:tc>
        <w:tc>
          <w:tcPr>
            <w:tcW w:w="1810" w:type="pct"/>
            <w:tcBorders>
              <w:tl2br w:val="nil"/>
              <w:tr2bl w:val="nil"/>
            </w:tcBorders>
            <w:vAlign w:val="center"/>
          </w:tcPr>
          <w:p w14:paraId="452D8408" w14:textId="77777777" w:rsidR="009514D8" w:rsidRDefault="00000000">
            <w:pPr>
              <w:pStyle w:val="G3"/>
            </w:pPr>
            <w:r>
              <w:rPr>
                <w:rFonts w:hint="eastAsia"/>
              </w:rPr>
              <w:t>董事长</w:t>
            </w:r>
          </w:p>
        </w:tc>
      </w:tr>
    </w:tbl>
    <w:p w14:paraId="6A7EE51A" w14:textId="77777777" w:rsidR="009514D8" w:rsidRDefault="00000000">
      <w:pPr>
        <w:pStyle w:val="G0"/>
        <w:spacing w:before="156" w:after="156"/>
      </w:pPr>
      <w:r>
        <w:rPr>
          <w:rFonts w:hint="eastAsia"/>
        </w:rPr>
        <w:t>（三）收购人及其控股股东、实际控制人控制的核心企业和主营业务情况</w:t>
      </w:r>
    </w:p>
    <w:p w14:paraId="212808DD" w14:textId="77777777" w:rsidR="009514D8" w:rsidRDefault="00000000">
      <w:pPr>
        <w:pStyle w:val="G0"/>
        <w:spacing w:before="156" w:after="156"/>
        <w:ind w:firstLineChars="200" w:firstLine="482"/>
      </w:pPr>
      <w:r>
        <w:rPr>
          <w:rFonts w:hint="eastAsia"/>
        </w:rPr>
        <w:t>1</w:t>
      </w:r>
      <w:r>
        <w:rPr>
          <w:rFonts w:hint="eastAsia"/>
        </w:rPr>
        <w:t>、收购人所控制的核心企业及其主营业务的情况</w:t>
      </w:r>
    </w:p>
    <w:p w14:paraId="17E8C7C6" w14:textId="77777777" w:rsidR="009514D8" w:rsidRDefault="00000000">
      <w:pPr>
        <w:pStyle w:val="G"/>
        <w:spacing w:before="156" w:after="156"/>
        <w:ind w:firstLine="480"/>
        <w:jc w:val="both"/>
      </w:pPr>
      <w:r>
        <w:rPr>
          <w:rFonts w:hint="eastAsia"/>
        </w:rPr>
        <w:t>截至本报告书签署日，鼎耘产业不存在对外控制企业的情况。</w:t>
      </w:r>
    </w:p>
    <w:p w14:paraId="5844C754" w14:textId="77777777" w:rsidR="009514D8" w:rsidRDefault="00000000">
      <w:pPr>
        <w:pStyle w:val="G0"/>
        <w:spacing w:before="156" w:after="156"/>
        <w:ind w:firstLineChars="200" w:firstLine="482"/>
      </w:pPr>
      <w:r>
        <w:rPr>
          <w:rFonts w:hint="eastAsia"/>
        </w:rPr>
        <w:t>2</w:t>
      </w:r>
      <w:r>
        <w:rPr>
          <w:rFonts w:hint="eastAsia"/>
        </w:rPr>
        <w:t>、收购人的执行事务合伙人、实际控制人所控制的核心资产和核心业务的情况</w:t>
      </w:r>
    </w:p>
    <w:p w14:paraId="619FB788" w14:textId="77777777" w:rsidR="009514D8" w:rsidRDefault="00000000">
      <w:pPr>
        <w:pStyle w:val="G"/>
        <w:spacing w:before="156" w:after="156"/>
        <w:ind w:firstLine="480"/>
        <w:jc w:val="both"/>
      </w:pPr>
      <w:r>
        <w:rPr>
          <w:rFonts w:hint="eastAsia"/>
        </w:rPr>
        <w:lastRenderedPageBreak/>
        <w:t>截至本报告书签署日，除鼎耘产业外，收购人的执行事务合伙人不存在对外控制企业的情况。</w:t>
      </w:r>
    </w:p>
    <w:p w14:paraId="4750CA53" w14:textId="77777777" w:rsidR="009514D8" w:rsidRDefault="00000000">
      <w:pPr>
        <w:pStyle w:val="G"/>
        <w:spacing w:before="156" w:after="156"/>
        <w:ind w:firstLine="480"/>
        <w:jc w:val="both"/>
      </w:pPr>
      <w:r>
        <w:rPr>
          <w:rFonts w:hint="eastAsia"/>
        </w:rPr>
        <w:t>截至本报告书签署日，除鼎耘产业、鼎耘工业外，收购人的实际控制人李红星控制的其他核心企业基本情况如下：</w:t>
      </w:r>
    </w:p>
    <w:tbl>
      <w:tblPr>
        <w:tblW w:w="4944" w:type="pct"/>
        <w:tblInd w:w="92"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Look w:val="04A0" w:firstRow="1" w:lastRow="0" w:firstColumn="1" w:lastColumn="0" w:noHBand="0" w:noVBand="1"/>
      </w:tblPr>
      <w:tblGrid>
        <w:gridCol w:w="490"/>
        <w:gridCol w:w="3086"/>
        <w:gridCol w:w="1596"/>
        <w:gridCol w:w="1972"/>
        <w:gridCol w:w="1283"/>
      </w:tblGrid>
      <w:tr w:rsidR="009514D8" w14:paraId="1AD1671C" w14:textId="77777777">
        <w:tc>
          <w:tcPr>
            <w:tcW w:w="291" w:type="pct"/>
            <w:tcBorders>
              <w:tl2br w:val="nil"/>
              <w:tr2bl w:val="nil"/>
            </w:tcBorders>
            <w:vAlign w:val="center"/>
          </w:tcPr>
          <w:p w14:paraId="016EBDE7" w14:textId="77777777" w:rsidR="009514D8" w:rsidRDefault="00000000">
            <w:pPr>
              <w:pStyle w:val="G3"/>
              <w:jc w:val="center"/>
              <w:rPr>
                <w:b/>
                <w:bCs/>
                <w:szCs w:val="21"/>
              </w:rPr>
            </w:pPr>
            <w:r>
              <w:rPr>
                <w:b/>
                <w:bCs/>
                <w:szCs w:val="21"/>
              </w:rPr>
              <w:t>序号</w:t>
            </w:r>
          </w:p>
        </w:tc>
        <w:tc>
          <w:tcPr>
            <w:tcW w:w="1830" w:type="pct"/>
            <w:tcBorders>
              <w:tl2br w:val="nil"/>
              <w:tr2bl w:val="nil"/>
            </w:tcBorders>
            <w:vAlign w:val="center"/>
          </w:tcPr>
          <w:p w14:paraId="1078020A" w14:textId="77777777" w:rsidR="009514D8" w:rsidRDefault="00000000">
            <w:pPr>
              <w:pStyle w:val="G3"/>
              <w:jc w:val="center"/>
              <w:rPr>
                <w:b/>
                <w:bCs/>
                <w:szCs w:val="21"/>
              </w:rPr>
            </w:pPr>
            <w:r>
              <w:rPr>
                <w:b/>
                <w:bCs/>
                <w:szCs w:val="21"/>
              </w:rPr>
              <w:t>企业名称</w:t>
            </w:r>
          </w:p>
        </w:tc>
        <w:tc>
          <w:tcPr>
            <w:tcW w:w="946" w:type="pct"/>
            <w:tcBorders>
              <w:tl2br w:val="nil"/>
              <w:tr2bl w:val="nil"/>
            </w:tcBorders>
            <w:vAlign w:val="center"/>
          </w:tcPr>
          <w:p w14:paraId="66F2F92C" w14:textId="77777777" w:rsidR="009514D8" w:rsidRDefault="00000000">
            <w:pPr>
              <w:pStyle w:val="G3"/>
              <w:jc w:val="center"/>
              <w:rPr>
                <w:b/>
                <w:bCs/>
                <w:szCs w:val="21"/>
              </w:rPr>
            </w:pPr>
            <w:r>
              <w:rPr>
                <w:b/>
                <w:bCs/>
                <w:szCs w:val="21"/>
              </w:rPr>
              <w:t>注册资本</w:t>
            </w:r>
            <w:r>
              <w:rPr>
                <w:b/>
                <w:bCs/>
                <w:szCs w:val="21"/>
              </w:rPr>
              <w:t>/</w:t>
            </w:r>
          </w:p>
          <w:p w14:paraId="124DF387" w14:textId="77777777" w:rsidR="009514D8" w:rsidRDefault="00000000">
            <w:pPr>
              <w:pStyle w:val="G3"/>
              <w:jc w:val="center"/>
              <w:rPr>
                <w:b/>
                <w:bCs/>
                <w:szCs w:val="21"/>
              </w:rPr>
            </w:pPr>
            <w:r>
              <w:rPr>
                <w:b/>
                <w:bCs/>
                <w:szCs w:val="21"/>
              </w:rPr>
              <w:t>出资额（万元）</w:t>
            </w:r>
          </w:p>
        </w:tc>
        <w:tc>
          <w:tcPr>
            <w:tcW w:w="1169" w:type="pct"/>
            <w:tcBorders>
              <w:tl2br w:val="nil"/>
              <w:tr2bl w:val="nil"/>
            </w:tcBorders>
            <w:vAlign w:val="center"/>
          </w:tcPr>
          <w:p w14:paraId="53843871" w14:textId="77777777" w:rsidR="009514D8" w:rsidRDefault="00000000">
            <w:pPr>
              <w:pStyle w:val="G3"/>
              <w:jc w:val="center"/>
              <w:rPr>
                <w:b/>
                <w:bCs/>
                <w:szCs w:val="21"/>
              </w:rPr>
            </w:pPr>
            <w:r>
              <w:rPr>
                <w:b/>
                <w:bCs/>
                <w:szCs w:val="21"/>
              </w:rPr>
              <w:t>持股比例</w:t>
            </w:r>
            <w:r>
              <w:rPr>
                <w:b/>
                <w:bCs/>
                <w:szCs w:val="21"/>
              </w:rPr>
              <w:t>/</w:t>
            </w:r>
          </w:p>
          <w:p w14:paraId="12761BF3" w14:textId="77777777" w:rsidR="009514D8" w:rsidRDefault="00000000">
            <w:pPr>
              <w:pStyle w:val="G3"/>
              <w:jc w:val="center"/>
              <w:rPr>
                <w:b/>
                <w:bCs/>
                <w:szCs w:val="21"/>
              </w:rPr>
            </w:pPr>
            <w:r>
              <w:rPr>
                <w:b/>
                <w:bCs/>
                <w:szCs w:val="21"/>
              </w:rPr>
              <w:t>控制方式</w:t>
            </w:r>
          </w:p>
        </w:tc>
        <w:tc>
          <w:tcPr>
            <w:tcW w:w="761" w:type="pct"/>
            <w:tcBorders>
              <w:tl2br w:val="nil"/>
              <w:tr2bl w:val="nil"/>
            </w:tcBorders>
            <w:vAlign w:val="center"/>
          </w:tcPr>
          <w:p w14:paraId="581AE509" w14:textId="77777777" w:rsidR="009514D8" w:rsidRDefault="00000000">
            <w:pPr>
              <w:pStyle w:val="G3"/>
              <w:jc w:val="center"/>
              <w:rPr>
                <w:b/>
                <w:bCs/>
                <w:szCs w:val="21"/>
              </w:rPr>
            </w:pPr>
            <w:r>
              <w:rPr>
                <w:b/>
                <w:bCs/>
                <w:szCs w:val="21"/>
              </w:rPr>
              <w:t>主营业务</w:t>
            </w:r>
          </w:p>
        </w:tc>
      </w:tr>
      <w:tr w:rsidR="009514D8" w14:paraId="6AF94F40" w14:textId="77777777">
        <w:tc>
          <w:tcPr>
            <w:tcW w:w="291" w:type="pct"/>
            <w:tcBorders>
              <w:tl2br w:val="nil"/>
              <w:tr2bl w:val="nil"/>
            </w:tcBorders>
            <w:vAlign w:val="center"/>
          </w:tcPr>
          <w:p w14:paraId="6E6D52AB" w14:textId="77777777" w:rsidR="009514D8" w:rsidRDefault="00000000">
            <w:pPr>
              <w:pStyle w:val="G3"/>
              <w:jc w:val="center"/>
              <w:rPr>
                <w:szCs w:val="21"/>
              </w:rPr>
            </w:pPr>
            <w:r>
              <w:rPr>
                <w:szCs w:val="21"/>
              </w:rPr>
              <w:t>1</w:t>
            </w:r>
          </w:p>
        </w:tc>
        <w:tc>
          <w:tcPr>
            <w:tcW w:w="1830" w:type="pct"/>
            <w:tcBorders>
              <w:tl2br w:val="nil"/>
              <w:tr2bl w:val="nil"/>
            </w:tcBorders>
            <w:vAlign w:val="center"/>
          </w:tcPr>
          <w:p w14:paraId="73095E7B" w14:textId="77777777" w:rsidR="009514D8" w:rsidRDefault="00000000">
            <w:pPr>
              <w:pStyle w:val="G3"/>
              <w:rPr>
                <w:szCs w:val="21"/>
              </w:rPr>
            </w:pPr>
            <w:hyperlink r:id="rId16" w:tgtFrame="https://www.qcc.com/pl/_blank" w:history="1">
              <w:r>
                <w:rPr>
                  <w:szCs w:val="21"/>
                </w:rPr>
                <w:t>鼎耘投资发展（海南）有限公司</w:t>
              </w:r>
            </w:hyperlink>
          </w:p>
        </w:tc>
        <w:tc>
          <w:tcPr>
            <w:tcW w:w="946" w:type="pct"/>
            <w:tcBorders>
              <w:tl2br w:val="nil"/>
              <w:tr2bl w:val="nil"/>
            </w:tcBorders>
            <w:vAlign w:val="center"/>
          </w:tcPr>
          <w:p w14:paraId="497A9855" w14:textId="77777777" w:rsidR="009514D8" w:rsidRDefault="00000000">
            <w:pPr>
              <w:pStyle w:val="G3"/>
              <w:jc w:val="right"/>
              <w:rPr>
                <w:szCs w:val="21"/>
              </w:rPr>
            </w:pPr>
            <w:r>
              <w:rPr>
                <w:szCs w:val="21"/>
              </w:rPr>
              <w:t>10,000.00</w:t>
            </w:r>
          </w:p>
        </w:tc>
        <w:tc>
          <w:tcPr>
            <w:tcW w:w="1169" w:type="pct"/>
            <w:tcBorders>
              <w:tl2br w:val="nil"/>
              <w:tr2bl w:val="nil"/>
            </w:tcBorders>
            <w:vAlign w:val="center"/>
          </w:tcPr>
          <w:p w14:paraId="7F32D442"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5C05F0F2" w14:textId="77777777" w:rsidR="009514D8" w:rsidRDefault="00000000">
            <w:pPr>
              <w:pStyle w:val="G3"/>
              <w:rPr>
                <w:szCs w:val="21"/>
              </w:rPr>
            </w:pPr>
            <w:r>
              <w:rPr>
                <w:szCs w:val="21"/>
              </w:rPr>
              <w:t>私募基金、投资管理</w:t>
            </w:r>
          </w:p>
        </w:tc>
      </w:tr>
      <w:tr w:rsidR="009514D8" w14:paraId="7F88C375" w14:textId="77777777">
        <w:trPr>
          <w:trHeight w:val="161"/>
        </w:trPr>
        <w:tc>
          <w:tcPr>
            <w:tcW w:w="291" w:type="pct"/>
            <w:tcBorders>
              <w:tl2br w:val="nil"/>
              <w:tr2bl w:val="nil"/>
            </w:tcBorders>
            <w:vAlign w:val="center"/>
          </w:tcPr>
          <w:p w14:paraId="79623432" w14:textId="77777777" w:rsidR="009514D8" w:rsidRDefault="00000000">
            <w:pPr>
              <w:pStyle w:val="G3"/>
              <w:jc w:val="center"/>
              <w:rPr>
                <w:szCs w:val="21"/>
              </w:rPr>
            </w:pPr>
            <w:r>
              <w:rPr>
                <w:szCs w:val="21"/>
              </w:rPr>
              <w:t>2</w:t>
            </w:r>
          </w:p>
        </w:tc>
        <w:tc>
          <w:tcPr>
            <w:tcW w:w="1830" w:type="pct"/>
            <w:tcBorders>
              <w:tl2br w:val="nil"/>
              <w:tr2bl w:val="nil"/>
            </w:tcBorders>
            <w:vAlign w:val="center"/>
          </w:tcPr>
          <w:p w14:paraId="47795C39" w14:textId="77777777" w:rsidR="009514D8" w:rsidRDefault="00000000">
            <w:pPr>
              <w:pStyle w:val="G3"/>
              <w:rPr>
                <w:szCs w:val="21"/>
              </w:rPr>
            </w:pPr>
            <w:hyperlink r:id="rId17" w:tgtFrame="https://www.qcc.com/pl/_blank" w:history="1">
              <w:r>
                <w:rPr>
                  <w:szCs w:val="21"/>
                </w:rPr>
                <w:t>海南鼎耘投资合伙企业（有限合伙）</w:t>
              </w:r>
            </w:hyperlink>
          </w:p>
        </w:tc>
        <w:tc>
          <w:tcPr>
            <w:tcW w:w="946" w:type="pct"/>
            <w:tcBorders>
              <w:tl2br w:val="nil"/>
              <w:tr2bl w:val="nil"/>
            </w:tcBorders>
            <w:vAlign w:val="center"/>
          </w:tcPr>
          <w:p w14:paraId="15D3CC81" w14:textId="77777777" w:rsidR="009514D8" w:rsidRDefault="00000000">
            <w:pPr>
              <w:pStyle w:val="G3"/>
              <w:jc w:val="right"/>
              <w:rPr>
                <w:szCs w:val="21"/>
              </w:rPr>
            </w:pPr>
            <w:r>
              <w:rPr>
                <w:szCs w:val="21"/>
              </w:rPr>
              <w:t>5,000.00</w:t>
            </w:r>
          </w:p>
        </w:tc>
        <w:tc>
          <w:tcPr>
            <w:tcW w:w="1169" w:type="pct"/>
            <w:tcBorders>
              <w:tl2br w:val="nil"/>
              <w:tr2bl w:val="nil"/>
            </w:tcBorders>
            <w:vAlign w:val="center"/>
          </w:tcPr>
          <w:p w14:paraId="79592383"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6BB450B3" w14:textId="77777777" w:rsidR="009514D8" w:rsidRDefault="00000000">
            <w:pPr>
              <w:pStyle w:val="G3"/>
              <w:rPr>
                <w:szCs w:val="21"/>
              </w:rPr>
            </w:pPr>
            <w:r>
              <w:rPr>
                <w:szCs w:val="21"/>
              </w:rPr>
              <w:t>私募基金、投资管理</w:t>
            </w:r>
          </w:p>
        </w:tc>
      </w:tr>
      <w:tr w:rsidR="009514D8" w14:paraId="5F2101CB" w14:textId="77777777">
        <w:tc>
          <w:tcPr>
            <w:tcW w:w="291" w:type="pct"/>
            <w:tcBorders>
              <w:tl2br w:val="nil"/>
              <w:tr2bl w:val="nil"/>
            </w:tcBorders>
            <w:vAlign w:val="center"/>
          </w:tcPr>
          <w:p w14:paraId="3CBF5704" w14:textId="77777777" w:rsidR="009514D8" w:rsidRDefault="00000000">
            <w:pPr>
              <w:pStyle w:val="G3"/>
              <w:jc w:val="center"/>
              <w:rPr>
                <w:szCs w:val="21"/>
              </w:rPr>
            </w:pPr>
            <w:r>
              <w:rPr>
                <w:szCs w:val="21"/>
              </w:rPr>
              <w:t>3</w:t>
            </w:r>
          </w:p>
        </w:tc>
        <w:tc>
          <w:tcPr>
            <w:tcW w:w="1830" w:type="pct"/>
            <w:tcBorders>
              <w:tl2br w:val="nil"/>
              <w:tr2bl w:val="nil"/>
            </w:tcBorders>
            <w:vAlign w:val="center"/>
          </w:tcPr>
          <w:p w14:paraId="137A0381" w14:textId="77777777" w:rsidR="009514D8" w:rsidRDefault="00000000">
            <w:pPr>
              <w:pStyle w:val="G3"/>
              <w:rPr>
                <w:szCs w:val="21"/>
              </w:rPr>
            </w:pPr>
            <w:hyperlink r:id="rId18" w:tgtFrame="https://www.qcc.com/pl/_blank" w:history="1">
              <w:r>
                <w:rPr>
                  <w:szCs w:val="21"/>
                </w:rPr>
                <w:t>北京鼎耘资产管理有限公司</w:t>
              </w:r>
            </w:hyperlink>
          </w:p>
        </w:tc>
        <w:tc>
          <w:tcPr>
            <w:tcW w:w="946" w:type="pct"/>
            <w:tcBorders>
              <w:tl2br w:val="nil"/>
              <w:tr2bl w:val="nil"/>
            </w:tcBorders>
            <w:vAlign w:val="center"/>
          </w:tcPr>
          <w:p w14:paraId="4AE5378A" w14:textId="77777777" w:rsidR="009514D8" w:rsidRDefault="00000000">
            <w:pPr>
              <w:pStyle w:val="G3"/>
              <w:jc w:val="right"/>
              <w:rPr>
                <w:szCs w:val="21"/>
              </w:rPr>
            </w:pPr>
            <w:r>
              <w:rPr>
                <w:szCs w:val="21"/>
              </w:rPr>
              <w:t>2,000.00</w:t>
            </w:r>
          </w:p>
        </w:tc>
        <w:tc>
          <w:tcPr>
            <w:tcW w:w="1169" w:type="pct"/>
            <w:tcBorders>
              <w:tl2br w:val="nil"/>
              <w:tr2bl w:val="nil"/>
            </w:tcBorders>
            <w:vAlign w:val="center"/>
          </w:tcPr>
          <w:p w14:paraId="56909481"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039DFDDF" w14:textId="77777777" w:rsidR="009514D8" w:rsidRDefault="00000000">
            <w:pPr>
              <w:pStyle w:val="G3"/>
              <w:rPr>
                <w:szCs w:val="21"/>
              </w:rPr>
            </w:pPr>
            <w:r>
              <w:rPr>
                <w:szCs w:val="21"/>
              </w:rPr>
              <w:t>私募基金、投资管理</w:t>
            </w:r>
          </w:p>
        </w:tc>
      </w:tr>
      <w:tr w:rsidR="009514D8" w14:paraId="41EA47B7" w14:textId="77777777">
        <w:tc>
          <w:tcPr>
            <w:tcW w:w="291" w:type="pct"/>
            <w:tcBorders>
              <w:tl2br w:val="nil"/>
              <w:tr2bl w:val="nil"/>
            </w:tcBorders>
            <w:vAlign w:val="center"/>
          </w:tcPr>
          <w:p w14:paraId="104EA1EA" w14:textId="77777777" w:rsidR="009514D8" w:rsidRDefault="00000000">
            <w:pPr>
              <w:pStyle w:val="G3"/>
              <w:jc w:val="center"/>
              <w:rPr>
                <w:szCs w:val="21"/>
              </w:rPr>
            </w:pPr>
            <w:r>
              <w:rPr>
                <w:szCs w:val="21"/>
              </w:rPr>
              <w:t>4</w:t>
            </w:r>
          </w:p>
        </w:tc>
        <w:tc>
          <w:tcPr>
            <w:tcW w:w="1830" w:type="pct"/>
            <w:tcBorders>
              <w:tl2br w:val="nil"/>
              <w:tr2bl w:val="nil"/>
            </w:tcBorders>
            <w:vAlign w:val="center"/>
          </w:tcPr>
          <w:p w14:paraId="33A64754" w14:textId="77777777" w:rsidR="009514D8" w:rsidRDefault="00000000">
            <w:pPr>
              <w:pStyle w:val="G3"/>
              <w:rPr>
                <w:szCs w:val="21"/>
              </w:rPr>
            </w:pPr>
            <w:r>
              <w:rPr>
                <w:szCs w:val="21"/>
              </w:rPr>
              <w:t>北京鼎耘投资管理有限公司</w:t>
            </w:r>
          </w:p>
        </w:tc>
        <w:tc>
          <w:tcPr>
            <w:tcW w:w="946" w:type="pct"/>
            <w:tcBorders>
              <w:tl2br w:val="nil"/>
              <w:tr2bl w:val="nil"/>
            </w:tcBorders>
            <w:vAlign w:val="center"/>
          </w:tcPr>
          <w:p w14:paraId="0D0B39A2" w14:textId="77777777" w:rsidR="009514D8" w:rsidRDefault="00000000">
            <w:pPr>
              <w:pStyle w:val="G3"/>
              <w:jc w:val="right"/>
              <w:rPr>
                <w:szCs w:val="21"/>
              </w:rPr>
            </w:pPr>
            <w:r>
              <w:rPr>
                <w:szCs w:val="21"/>
              </w:rPr>
              <w:t>1,000.00</w:t>
            </w:r>
          </w:p>
        </w:tc>
        <w:tc>
          <w:tcPr>
            <w:tcW w:w="1169" w:type="pct"/>
            <w:tcBorders>
              <w:tl2br w:val="nil"/>
              <w:tr2bl w:val="nil"/>
            </w:tcBorders>
            <w:vAlign w:val="center"/>
          </w:tcPr>
          <w:p w14:paraId="02AEC6B6"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0609D2D7" w14:textId="77777777" w:rsidR="009514D8" w:rsidRDefault="00000000">
            <w:pPr>
              <w:pStyle w:val="G3"/>
              <w:rPr>
                <w:szCs w:val="21"/>
              </w:rPr>
            </w:pPr>
            <w:r>
              <w:rPr>
                <w:szCs w:val="21"/>
              </w:rPr>
              <w:t>私募基金、投资管理</w:t>
            </w:r>
          </w:p>
        </w:tc>
      </w:tr>
      <w:tr w:rsidR="009514D8" w14:paraId="401FA8E4" w14:textId="77777777">
        <w:tc>
          <w:tcPr>
            <w:tcW w:w="291" w:type="pct"/>
            <w:tcBorders>
              <w:tl2br w:val="nil"/>
              <w:tr2bl w:val="nil"/>
            </w:tcBorders>
            <w:vAlign w:val="center"/>
          </w:tcPr>
          <w:p w14:paraId="53CE1E80" w14:textId="77777777" w:rsidR="009514D8" w:rsidRDefault="00000000">
            <w:pPr>
              <w:pStyle w:val="G3"/>
              <w:jc w:val="center"/>
              <w:rPr>
                <w:szCs w:val="21"/>
              </w:rPr>
            </w:pPr>
            <w:r>
              <w:rPr>
                <w:szCs w:val="21"/>
              </w:rPr>
              <w:t>5</w:t>
            </w:r>
          </w:p>
        </w:tc>
        <w:tc>
          <w:tcPr>
            <w:tcW w:w="1830" w:type="pct"/>
            <w:tcBorders>
              <w:tl2br w:val="nil"/>
              <w:tr2bl w:val="nil"/>
            </w:tcBorders>
            <w:vAlign w:val="center"/>
          </w:tcPr>
          <w:p w14:paraId="257503B2" w14:textId="77777777" w:rsidR="009514D8" w:rsidRDefault="00000000">
            <w:pPr>
              <w:pStyle w:val="G3"/>
              <w:rPr>
                <w:szCs w:val="21"/>
              </w:rPr>
            </w:pPr>
            <w:hyperlink r:id="rId19" w:tgtFrame="https://www.qcc.com/pl/_blank" w:history="1">
              <w:r>
                <w:rPr>
                  <w:szCs w:val="21"/>
                </w:rPr>
                <w:t>厦门鼎耘投资有限公司</w:t>
              </w:r>
            </w:hyperlink>
          </w:p>
        </w:tc>
        <w:tc>
          <w:tcPr>
            <w:tcW w:w="946" w:type="pct"/>
            <w:tcBorders>
              <w:tl2br w:val="nil"/>
              <w:tr2bl w:val="nil"/>
            </w:tcBorders>
            <w:vAlign w:val="center"/>
          </w:tcPr>
          <w:p w14:paraId="151B8C6C" w14:textId="77777777" w:rsidR="009514D8" w:rsidRDefault="00000000">
            <w:pPr>
              <w:pStyle w:val="G3"/>
              <w:jc w:val="right"/>
              <w:rPr>
                <w:szCs w:val="21"/>
              </w:rPr>
            </w:pPr>
            <w:r>
              <w:rPr>
                <w:szCs w:val="21"/>
              </w:rPr>
              <w:t>1,000.00</w:t>
            </w:r>
          </w:p>
        </w:tc>
        <w:tc>
          <w:tcPr>
            <w:tcW w:w="1169" w:type="pct"/>
            <w:tcBorders>
              <w:tl2br w:val="nil"/>
              <w:tr2bl w:val="nil"/>
            </w:tcBorders>
            <w:vAlign w:val="center"/>
          </w:tcPr>
          <w:p w14:paraId="5CE6CD05"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1D542517" w14:textId="77777777" w:rsidR="009514D8" w:rsidRDefault="00000000">
            <w:pPr>
              <w:pStyle w:val="G3"/>
              <w:rPr>
                <w:szCs w:val="21"/>
              </w:rPr>
            </w:pPr>
            <w:r>
              <w:rPr>
                <w:szCs w:val="21"/>
              </w:rPr>
              <w:t>私募基金、投资管理</w:t>
            </w:r>
          </w:p>
        </w:tc>
      </w:tr>
      <w:tr w:rsidR="009514D8" w14:paraId="141A3092" w14:textId="77777777">
        <w:tc>
          <w:tcPr>
            <w:tcW w:w="291" w:type="pct"/>
            <w:tcBorders>
              <w:tl2br w:val="nil"/>
              <w:tr2bl w:val="nil"/>
            </w:tcBorders>
            <w:vAlign w:val="center"/>
          </w:tcPr>
          <w:p w14:paraId="199EFBE3" w14:textId="77777777" w:rsidR="009514D8" w:rsidRDefault="00000000">
            <w:pPr>
              <w:pStyle w:val="G3"/>
              <w:jc w:val="center"/>
              <w:rPr>
                <w:szCs w:val="21"/>
              </w:rPr>
            </w:pPr>
            <w:r>
              <w:rPr>
                <w:szCs w:val="21"/>
              </w:rPr>
              <w:t>6</w:t>
            </w:r>
          </w:p>
        </w:tc>
        <w:tc>
          <w:tcPr>
            <w:tcW w:w="1830" w:type="pct"/>
            <w:tcBorders>
              <w:tl2br w:val="nil"/>
              <w:tr2bl w:val="nil"/>
            </w:tcBorders>
            <w:vAlign w:val="center"/>
          </w:tcPr>
          <w:p w14:paraId="0331EAC4" w14:textId="77777777" w:rsidR="009514D8" w:rsidRDefault="00000000">
            <w:pPr>
              <w:pStyle w:val="G3"/>
              <w:rPr>
                <w:szCs w:val="21"/>
              </w:rPr>
            </w:pPr>
            <w:hyperlink r:id="rId20" w:tgtFrame="https://www.qcc.com/pl/_blank" w:history="1">
              <w:r>
                <w:rPr>
                  <w:szCs w:val="21"/>
                </w:rPr>
                <w:t>宁波鸿晓投资管理有限公司</w:t>
              </w:r>
            </w:hyperlink>
          </w:p>
        </w:tc>
        <w:tc>
          <w:tcPr>
            <w:tcW w:w="946" w:type="pct"/>
            <w:tcBorders>
              <w:tl2br w:val="nil"/>
              <w:tr2bl w:val="nil"/>
            </w:tcBorders>
            <w:vAlign w:val="center"/>
          </w:tcPr>
          <w:p w14:paraId="2D0816A1" w14:textId="77777777" w:rsidR="009514D8" w:rsidRDefault="00000000">
            <w:pPr>
              <w:pStyle w:val="G3"/>
              <w:jc w:val="right"/>
              <w:rPr>
                <w:szCs w:val="21"/>
              </w:rPr>
            </w:pPr>
            <w:r>
              <w:rPr>
                <w:szCs w:val="21"/>
              </w:rPr>
              <w:t>1,000.00</w:t>
            </w:r>
          </w:p>
        </w:tc>
        <w:tc>
          <w:tcPr>
            <w:tcW w:w="1169" w:type="pct"/>
            <w:tcBorders>
              <w:tl2br w:val="nil"/>
              <w:tr2bl w:val="nil"/>
            </w:tcBorders>
            <w:vAlign w:val="center"/>
          </w:tcPr>
          <w:p w14:paraId="2A58E586" w14:textId="77777777" w:rsidR="009514D8" w:rsidRDefault="00000000">
            <w:pPr>
              <w:pStyle w:val="G3"/>
              <w:jc w:val="right"/>
              <w:rPr>
                <w:szCs w:val="21"/>
              </w:rPr>
            </w:pPr>
            <w:r>
              <w:rPr>
                <w:szCs w:val="21"/>
              </w:rPr>
              <w:t>100%</w:t>
            </w:r>
          </w:p>
        </w:tc>
        <w:tc>
          <w:tcPr>
            <w:tcW w:w="761" w:type="pct"/>
            <w:tcBorders>
              <w:tl2br w:val="nil"/>
              <w:tr2bl w:val="nil"/>
            </w:tcBorders>
            <w:vAlign w:val="center"/>
          </w:tcPr>
          <w:p w14:paraId="2F6A17A7" w14:textId="77777777" w:rsidR="009514D8" w:rsidRDefault="00000000">
            <w:pPr>
              <w:pStyle w:val="G3"/>
              <w:rPr>
                <w:szCs w:val="21"/>
              </w:rPr>
            </w:pPr>
            <w:r>
              <w:rPr>
                <w:szCs w:val="21"/>
              </w:rPr>
              <w:t>私募基金、投资管理</w:t>
            </w:r>
          </w:p>
        </w:tc>
      </w:tr>
      <w:tr w:rsidR="009514D8" w14:paraId="4373C143" w14:textId="77777777">
        <w:tc>
          <w:tcPr>
            <w:tcW w:w="291" w:type="pct"/>
            <w:tcBorders>
              <w:tl2br w:val="nil"/>
              <w:tr2bl w:val="nil"/>
            </w:tcBorders>
            <w:vAlign w:val="center"/>
          </w:tcPr>
          <w:p w14:paraId="4BC60EC8" w14:textId="77777777" w:rsidR="009514D8" w:rsidRDefault="00000000">
            <w:pPr>
              <w:pStyle w:val="G3"/>
              <w:jc w:val="center"/>
              <w:rPr>
                <w:szCs w:val="21"/>
              </w:rPr>
            </w:pPr>
            <w:r>
              <w:rPr>
                <w:rFonts w:hint="eastAsia"/>
                <w:szCs w:val="21"/>
              </w:rPr>
              <w:t>7</w:t>
            </w:r>
          </w:p>
        </w:tc>
        <w:tc>
          <w:tcPr>
            <w:tcW w:w="1830" w:type="pct"/>
            <w:tcBorders>
              <w:tl2br w:val="nil"/>
              <w:tr2bl w:val="nil"/>
            </w:tcBorders>
            <w:vAlign w:val="center"/>
          </w:tcPr>
          <w:p w14:paraId="0831DBE9" w14:textId="77777777" w:rsidR="009514D8" w:rsidRDefault="00000000">
            <w:pPr>
              <w:pStyle w:val="G3"/>
              <w:rPr>
                <w:szCs w:val="21"/>
              </w:rPr>
            </w:pPr>
            <w:r>
              <w:rPr>
                <w:szCs w:val="21"/>
              </w:rPr>
              <w:t>湖北芯映光电有限公司</w:t>
            </w:r>
          </w:p>
        </w:tc>
        <w:tc>
          <w:tcPr>
            <w:tcW w:w="946" w:type="pct"/>
            <w:tcBorders>
              <w:tl2br w:val="nil"/>
              <w:tr2bl w:val="nil"/>
            </w:tcBorders>
            <w:vAlign w:val="center"/>
          </w:tcPr>
          <w:p w14:paraId="7BCE3788" w14:textId="77777777" w:rsidR="009514D8" w:rsidRDefault="00000000">
            <w:pPr>
              <w:pStyle w:val="G3"/>
              <w:jc w:val="right"/>
              <w:rPr>
                <w:szCs w:val="21"/>
              </w:rPr>
            </w:pPr>
            <w:r>
              <w:rPr>
                <w:szCs w:val="21"/>
              </w:rPr>
              <w:t>34</w:t>
            </w:r>
            <w:r>
              <w:rPr>
                <w:rFonts w:hint="eastAsia"/>
                <w:szCs w:val="21"/>
              </w:rPr>
              <w:t>,</w:t>
            </w:r>
            <w:r>
              <w:rPr>
                <w:szCs w:val="21"/>
              </w:rPr>
              <w:t>000</w:t>
            </w:r>
            <w:r>
              <w:rPr>
                <w:rFonts w:hint="eastAsia"/>
                <w:szCs w:val="21"/>
              </w:rPr>
              <w:t>.00</w:t>
            </w:r>
          </w:p>
        </w:tc>
        <w:tc>
          <w:tcPr>
            <w:tcW w:w="1169" w:type="pct"/>
            <w:tcBorders>
              <w:tl2br w:val="nil"/>
              <w:tr2bl w:val="nil"/>
            </w:tcBorders>
            <w:vAlign w:val="center"/>
          </w:tcPr>
          <w:p w14:paraId="31355DF5" w14:textId="77777777" w:rsidR="009514D8" w:rsidRDefault="00000000">
            <w:pPr>
              <w:pStyle w:val="G3"/>
              <w:jc w:val="right"/>
              <w:rPr>
                <w:szCs w:val="21"/>
              </w:rPr>
            </w:pPr>
            <w:r>
              <w:rPr>
                <w:szCs w:val="21"/>
              </w:rPr>
              <w:t>66.18%</w:t>
            </w:r>
          </w:p>
        </w:tc>
        <w:tc>
          <w:tcPr>
            <w:tcW w:w="761" w:type="pct"/>
            <w:tcBorders>
              <w:tl2br w:val="nil"/>
              <w:tr2bl w:val="nil"/>
            </w:tcBorders>
            <w:vAlign w:val="center"/>
          </w:tcPr>
          <w:p w14:paraId="67625C17" w14:textId="77777777" w:rsidR="009514D8" w:rsidRDefault="00000000">
            <w:pPr>
              <w:pStyle w:val="G3"/>
              <w:rPr>
                <w:szCs w:val="21"/>
              </w:rPr>
            </w:pPr>
            <w:r>
              <w:rPr>
                <w:szCs w:val="21"/>
              </w:rPr>
              <w:t>光电子器件制造</w:t>
            </w:r>
          </w:p>
        </w:tc>
      </w:tr>
      <w:tr w:rsidR="009514D8" w14:paraId="7E9177D0" w14:textId="77777777">
        <w:tc>
          <w:tcPr>
            <w:tcW w:w="291" w:type="pct"/>
            <w:tcBorders>
              <w:tl2br w:val="nil"/>
              <w:tr2bl w:val="nil"/>
            </w:tcBorders>
            <w:vAlign w:val="center"/>
          </w:tcPr>
          <w:p w14:paraId="4AC9F830" w14:textId="77777777" w:rsidR="009514D8" w:rsidRDefault="00000000">
            <w:pPr>
              <w:pStyle w:val="G3"/>
              <w:jc w:val="center"/>
              <w:rPr>
                <w:szCs w:val="21"/>
              </w:rPr>
            </w:pPr>
            <w:r>
              <w:rPr>
                <w:rFonts w:hint="eastAsia"/>
                <w:szCs w:val="21"/>
              </w:rPr>
              <w:t>8</w:t>
            </w:r>
          </w:p>
        </w:tc>
        <w:tc>
          <w:tcPr>
            <w:tcW w:w="1830" w:type="pct"/>
            <w:tcBorders>
              <w:tl2br w:val="nil"/>
              <w:tr2bl w:val="nil"/>
            </w:tcBorders>
            <w:vAlign w:val="center"/>
          </w:tcPr>
          <w:p w14:paraId="414322E7" w14:textId="77777777" w:rsidR="009514D8" w:rsidRDefault="00000000">
            <w:pPr>
              <w:pStyle w:val="G3"/>
              <w:rPr>
                <w:szCs w:val="21"/>
              </w:rPr>
            </w:pPr>
            <w:r>
              <w:t>武汉芯享光电科技有限公司</w:t>
            </w:r>
          </w:p>
        </w:tc>
        <w:tc>
          <w:tcPr>
            <w:tcW w:w="946" w:type="pct"/>
            <w:tcBorders>
              <w:tl2br w:val="nil"/>
              <w:tr2bl w:val="nil"/>
            </w:tcBorders>
            <w:vAlign w:val="center"/>
          </w:tcPr>
          <w:p w14:paraId="479ECD1C" w14:textId="77777777" w:rsidR="009514D8" w:rsidRDefault="00000000">
            <w:pPr>
              <w:pStyle w:val="G3"/>
              <w:jc w:val="right"/>
              <w:rPr>
                <w:szCs w:val="21"/>
              </w:rPr>
            </w:pPr>
            <w:r>
              <w:rPr>
                <w:rFonts w:hint="eastAsia"/>
                <w:szCs w:val="21"/>
              </w:rPr>
              <w:t>100.00</w:t>
            </w:r>
          </w:p>
        </w:tc>
        <w:tc>
          <w:tcPr>
            <w:tcW w:w="1169" w:type="pct"/>
            <w:tcBorders>
              <w:tl2br w:val="nil"/>
              <w:tr2bl w:val="nil"/>
            </w:tcBorders>
            <w:vAlign w:val="center"/>
          </w:tcPr>
          <w:p w14:paraId="322F992B" w14:textId="77777777" w:rsidR="009514D8" w:rsidRDefault="00000000">
            <w:pPr>
              <w:pStyle w:val="G3"/>
              <w:jc w:val="right"/>
              <w:rPr>
                <w:szCs w:val="21"/>
              </w:rPr>
            </w:pPr>
            <w:r>
              <w:rPr>
                <w:szCs w:val="21"/>
              </w:rPr>
              <w:t>66.18%</w:t>
            </w:r>
          </w:p>
        </w:tc>
        <w:tc>
          <w:tcPr>
            <w:tcW w:w="761" w:type="pct"/>
            <w:tcBorders>
              <w:tl2br w:val="nil"/>
              <w:tr2bl w:val="nil"/>
            </w:tcBorders>
            <w:vAlign w:val="center"/>
          </w:tcPr>
          <w:p w14:paraId="6713D2F9" w14:textId="77777777" w:rsidR="009514D8" w:rsidRDefault="00000000">
            <w:pPr>
              <w:pStyle w:val="G3"/>
              <w:rPr>
                <w:szCs w:val="21"/>
              </w:rPr>
            </w:pPr>
            <w:r>
              <w:rPr>
                <w:szCs w:val="21"/>
              </w:rPr>
              <w:t>光电子器件制造</w:t>
            </w:r>
          </w:p>
        </w:tc>
      </w:tr>
      <w:tr w:rsidR="009514D8" w14:paraId="5174223E" w14:textId="77777777">
        <w:tc>
          <w:tcPr>
            <w:tcW w:w="291" w:type="pct"/>
            <w:tcBorders>
              <w:tl2br w:val="nil"/>
              <w:tr2bl w:val="nil"/>
            </w:tcBorders>
            <w:vAlign w:val="center"/>
          </w:tcPr>
          <w:p w14:paraId="2DAE7334" w14:textId="77777777" w:rsidR="009514D8" w:rsidRDefault="00000000">
            <w:pPr>
              <w:pStyle w:val="G3"/>
              <w:jc w:val="center"/>
              <w:rPr>
                <w:szCs w:val="21"/>
              </w:rPr>
            </w:pPr>
            <w:r>
              <w:rPr>
                <w:rFonts w:hint="eastAsia"/>
                <w:szCs w:val="21"/>
              </w:rPr>
              <w:t>9</w:t>
            </w:r>
          </w:p>
        </w:tc>
        <w:tc>
          <w:tcPr>
            <w:tcW w:w="1830" w:type="pct"/>
            <w:tcBorders>
              <w:tl2br w:val="nil"/>
              <w:tr2bl w:val="nil"/>
            </w:tcBorders>
            <w:vAlign w:val="center"/>
          </w:tcPr>
          <w:p w14:paraId="1886697C" w14:textId="77777777" w:rsidR="009514D8" w:rsidRDefault="00000000">
            <w:pPr>
              <w:pStyle w:val="G3"/>
              <w:rPr>
                <w:szCs w:val="21"/>
              </w:rPr>
            </w:pPr>
            <w:hyperlink r:id="rId21" w:tgtFrame="https://www.qcc.com/pl/_blank" w:history="1">
              <w:r>
                <w:rPr>
                  <w:szCs w:val="21"/>
                </w:rPr>
                <w:t>厦门鼎炎股权投资基金合伙企业（有限合伙）</w:t>
              </w:r>
            </w:hyperlink>
          </w:p>
        </w:tc>
        <w:tc>
          <w:tcPr>
            <w:tcW w:w="946" w:type="pct"/>
            <w:tcBorders>
              <w:tl2br w:val="nil"/>
              <w:tr2bl w:val="nil"/>
            </w:tcBorders>
            <w:vAlign w:val="center"/>
          </w:tcPr>
          <w:p w14:paraId="77897A7B" w14:textId="77777777" w:rsidR="009514D8" w:rsidRDefault="00000000">
            <w:pPr>
              <w:pStyle w:val="G3"/>
              <w:jc w:val="right"/>
              <w:rPr>
                <w:szCs w:val="21"/>
              </w:rPr>
            </w:pPr>
            <w:r>
              <w:rPr>
                <w:szCs w:val="21"/>
              </w:rPr>
              <w:t>5,000.00</w:t>
            </w:r>
          </w:p>
        </w:tc>
        <w:tc>
          <w:tcPr>
            <w:tcW w:w="1169" w:type="pct"/>
            <w:tcBorders>
              <w:tl2br w:val="nil"/>
              <w:tr2bl w:val="nil"/>
            </w:tcBorders>
            <w:vAlign w:val="center"/>
          </w:tcPr>
          <w:p w14:paraId="702CC8FA" w14:textId="77777777" w:rsidR="009514D8" w:rsidRDefault="00000000">
            <w:pPr>
              <w:pStyle w:val="G3"/>
              <w:rPr>
                <w:szCs w:val="21"/>
              </w:rPr>
            </w:pPr>
            <w:r>
              <w:rPr>
                <w:szCs w:val="21"/>
              </w:rPr>
              <w:t>54%;</w:t>
            </w:r>
            <w:r>
              <w:rPr>
                <w:szCs w:val="21"/>
              </w:rPr>
              <w:t>其控制的企业任执行事务合伙人</w:t>
            </w:r>
          </w:p>
        </w:tc>
        <w:tc>
          <w:tcPr>
            <w:tcW w:w="761" w:type="pct"/>
            <w:tcBorders>
              <w:tl2br w:val="nil"/>
              <w:tr2bl w:val="nil"/>
            </w:tcBorders>
            <w:vAlign w:val="center"/>
          </w:tcPr>
          <w:p w14:paraId="01270840" w14:textId="77777777" w:rsidR="009514D8" w:rsidRDefault="00000000">
            <w:pPr>
              <w:pStyle w:val="G3"/>
              <w:rPr>
                <w:szCs w:val="21"/>
              </w:rPr>
            </w:pPr>
            <w:r>
              <w:rPr>
                <w:szCs w:val="21"/>
              </w:rPr>
              <w:t>私募基金</w:t>
            </w:r>
          </w:p>
        </w:tc>
      </w:tr>
      <w:tr w:rsidR="009514D8" w14:paraId="4C50B1E3" w14:textId="77777777">
        <w:tc>
          <w:tcPr>
            <w:tcW w:w="291" w:type="pct"/>
            <w:tcBorders>
              <w:tl2br w:val="nil"/>
              <w:tr2bl w:val="nil"/>
            </w:tcBorders>
            <w:vAlign w:val="center"/>
          </w:tcPr>
          <w:p w14:paraId="6F5277B1" w14:textId="77777777" w:rsidR="009514D8" w:rsidRDefault="00000000">
            <w:pPr>
              <w:pStyle w:val="G3"/>
              <w:jc w:val="center"/>
              <w:rPr>
                <w:szCs w:val="21"/>
              </w:rPr>
            </w:pPr>
            <w:r>
              <w:rPr>
                <w:rFonts w:hint="eastAsia"/>
                <w:szCs w:val="21"/>
              </w:rPr>
              <w:t>10</w:t>
            </w:r>
          </w:p>
        </w:tc>
        <w:tc>
          <w:tcPr>
            <w:tcW w:w="1830" w:type="pct"/>
            <w:tcBorders>
              <w:tl2br w:val="nil"/>
              <w:tr2bl w:val="nil"/>
            </w:tcBorders>
            <w:vAlign w:val="center"/>
          </w:tcPr>
          <w:p w14:paraId="49C6BE6E" w14:textId="77777777" w:rsidR="009514D8" w:rsidRDefault="00000000">
            <w:pPr>
              <w:pStyle w:val="G3"/>
              <w:rPr>
                <w:szCs w:val="21"/>
              </w:rPr>
            </w:pPr>
            <w:hyperlink r:id="rId22" w:tgtFrame="https://www.qcc.com/pl/_blank" w:history="1">
              <w:r>
                <w:rPr>
                  <w:szCs w:val="21"/>
                </w:rPr>
                <w:t>潍坊国信鼎安股权投资合伙企业（有限合伙）</w:t>
              </w:r>
            </w:hyperlink>
          </w:p>
        </w:tc>
        <w:tc>
          <w:tcPr>
            <w:tcW w:w="946" w:type="pct"/>
            <w:tcBorders>
              <w:tl2br w:val="nil"/>
              <w:tr2bl w:val="nil"/>
            </w:tcBorders>
            <w:vAlign w:val="center"/>
          </w:tcPr>
          <w:p w14:paraId="688468D6" w14:textId="77777777" w:rsidR="009514D8" w:rsidRDefault="00000000">
            <w:pPr>
              <w:pStyle w:val="G3"/>
              <w:jc w:val="right"/>
              <w:rPr>
                <w:szCs w:val="21"/>
              </w:rPr>
            </w:pPr>
            <w:r>
              <w:rPr>
                <w:szCs w:val="21"/>
              </w:rPr>
              <w:t>300.00</w:t>
            </w:r>
          </w:p>
        </w:tc>
        <w:tc>
          <w:tcPr>
            <w:tcW w:w="1169" w:type="pct"/>
            <w:tcBorders>
              <w:tl2br w:val="nil"/>
              <w:tr2bl w:val="nil"/>
            </w:tcBorders>
            <w:vAlign w:val="center"/>
          </w:tcPr>
          <w:p w14:paraId="3AB6C2A4"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1055F2CF" w14:textId="77777777" w:rsidR="009514D8" w:rsidRDefault="00000000">
            <w:pPr>
              <w:pStyle w:val="G3"/>
              <w:rPr>
                <w:szCs w:val="21"/>
              </w:rPr>
            </w:pPr>
            <w:r>
              <w:rPr>
                <w:szCs w:val="21"/>
              </w:rPr>
              <w:t>私募基金、投资管理</w:t>
            </w:r>
          </w:p>
        </w:tc>
      </w:tr>
      <w:tr w:rsidR="009514D8" w14:paraId="0B7B4464" w14:textId="77777777">
        <w:tc>
          <w:tcPr>
            <w:tcW w:w="291" w:type="pct"/>
            <w:tcBorders>
              <w:tl2br w:val="nil"/>
              <w:tr2bl w:val="nil"/>
            </w:tcBorders>
            <w:vAlign w:val="center"/>
          </w:tcPr>
          <w:p w14:paraId="4EC51E44" w14:textId="77777777" w:rsidR="009514D8" w:rsidRDefault="00000000">
            <w:pPr>
              <w:pStyle w:val="G3"/>
              <w:jc w:val="center"/>
              <w:rPr>
                <w:szCs w:val="21"/>
              </w:rPr>
            </w:pPr>
            <w:r>
              <w:rPr>
                <w:rFonts w:hint="eastAsia"/>
                <w:szCs w:val="21"/>
              </w:rPr>
              <w:t>11</w:t>
            </w:r>
          </w:p>
        </w:tc>
        <w:tc>
          <w:tcPr>
            <w:tcW w:w="1830" w:type="pct"/>
            <w:tcBorders>
              <w:tl2br w:val="nil"/>
              <w:tr2bl w:val="nil"/>
            </w:tcBorders>
            <w:vAlign w:val="center"/>
          </w:tcPr>
          <w:p w14:paraId="7B26F782" w14:textId="77777777" w:rsidR="009514D8" w:rsidRDefault="00000000">
            <w:pPr>
              <w:pStyle w:val="G3"/>
              <w:rPr>
                <w:szCs w:val="21"/>
              </w:rPr>
            </w:pPr>
            <w:r>
              <w:rPr>
                <w:szCs w:val="21"/>
              </w:rPr>
              <w:t>潍坊国信网安股权投资合伙企业（有限合伙）</w:t>
            </w:r>
          </w:p>
        </w:tc>
        <w:tc>
          <w:tcPr>
            <w:tcW w:w="946" w:type="pct"/>
            <w:tcBorders>
              <w:tl2br w:val="nil"/>
              <w:tr2bl w:val="nil"/>
            </w:tcBorders>
            <w:vAlign w:val="center"/>
          </w:tcPr>
          <w:p w14:paraId="20F22A25" w14:textId="77777777" w:rsidR="009514D8" w:rsidRDefault="00000000">
            <w:pPr>
              <w:pStyle w:val="G3"/>
              <w:jc w:val="right"/>
              <w:rPr>
                <w:szCs w:val="21"/>
              </w:rPr>
            </w:pPr>
            <w:r>
              <w:rPr>
                <w:szCs w:val="21"/>
              </w:rPr>
              <w:t>3,600.00</w:t>
            </w:r>
          </w:p>
        </w:tc>
        <w:tc>
          <w:tcPr>
            <w:tcW w:w="1169" w:type="pct"/>
            <w:tcBorders>
              <w:tl2br w:val="nil"/>
              <w:tr2bl w:val="nil"/>
            </w:tcBorders>
            <w:vAlign w:val="center"/>
          </w:tcPr>
          <w:p w14:paraId="054780EC"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2329890C" w14:textId="77777777" w:rsidR="009514D8" w:rsidRDefault="00000000">
            <w:pPr>
              <w:pStyle w:val="G3"/>
              <w:rPr>
                <w:szCs w:val="21"/>
              </w:rPr>
            </w:pPr>
            <w:r>
              <w:rPr>
                <w:szCs w:val="21"/>
              </w:rPr>
              <w:t>私募基金</w:t>
            </w:r>
          </w:p>
        </w:tc>
      </w:tr>
      <w:tr w:rsidR="009514D8" w14:paraId="5B7C2037" w14:textId="77777777">
        <w:tc>
          <w:tcPr>
            <w:tcW w:w="291" w:type="pct"/>
            <w:tcBorders>
              <w:tl2br w:val="nil"/>
              <w:tr2bl w:val="nil"/>
            </w:tcBorders>
            <w:vAlign w:val="center"/>
          </w:tcPr>
          <w:p w14:paraId="12FB5831" w14:textId="77777777" w:rsidR="009514D8" w:rsidRDefault="00000000">
            <w:pPr>
              <w:pStyle w:val="G3"/>
              <w:jc w:val="center"/>
              <w:rPr>
                <w:szCs w:val="21"/>
              </w:rPr>
            </w:pPr>
            <w:r>
              <w:rPr>
                <w:szCs w:val="21"/>
              </w:rPr>
              <w:t>1</w:t>
            </w:r>
            <w:r>
              <w:rPr>
                <w:rFonts w:hint="eastAsia"/>
                <w:szCs w:val="21"/>
              </w:rPr>
              <w:t>2</w:t>
            </w:r>
          </w:p>
        </w:tc>
        <w:tc>
          <w:tcPr>
            <w:tcW w:w="1830" w:type="pct"/>
            <w:tcBorders>
              <w:tl2br w:val="nil"/>
              <w:tr2bl w:val="nil"/>
            </w:tcBorders>
            <w:vAlign w:val="center"/>
          </w:tcPr>
          <w:p w14:paraId="4F731B8D" w14:textId="77777777" w:rsidR="009514D8" w:rsidRDefault="00000000">
            <w:pPr>
              <w:pStyle w:val="G3"/>
              <w:rPr>
                <w:szCs w:val="21"/>
              </w:rPr>
            </w:pPr>
            <w:hyperlink r:id="rId23" w:tgtFrame="https://www.qcc.com/pl/_blank" w:history="1">
              <w:r>
                <w:rPr>
                  <w:szCs w:val="21"/>
                </w:rPr>
                <w:t>厦门鼎灿投资合伙企业（有限合伙）</w:t>
              </w:r>
            </w:hyperlink>
          </w:p>
        </w:tc>
        <w:tc>
          <w:tcPr>
            <w:tcW w:w="946" w:type="pct"/>
            <w:tcBorders>
              <w:tl2br w:val="nil"/>
              <w:tr2bl w:val="nil"/>
            </w:tcBorders>
            <w:vAlign w:val="center"/>
          </w:tcPr>
          <w:p w14:paraId="0DF4E291" w14:textId="77777777" w:rsidR="009514D8" w:rsidRDefault="00000000">
            <w:pPr>
              <w:pStyle w:val="G3"/>
              <w:jc w:val="right"/>
              <w:rPr>
                <w:szCs w:val="21"/>
              </w:rPr>
            </w:pPr>
            <w:r>
              <w:rPr>
                <w:szCs w:val="21"/>
              </w:rPr>
              <w:t>3,310.00</w:t>
            </w:r>
          </w:p>
        </w:tc>
        <w:tc>
          <w:tcPr>
            <w:tcW w:w="1169" w:type="pct"/>
            <w:tcBorders>
              <w:tl2br w:val="nil"/>
              <w:tr2bl w:val="nil"/>
            </w:tcBorders>
            <w:vAlign w:val="center"/>
          </w:tcPr>
          <w:p w14:paraId="06A48F33"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721645AE" w14:textId="77777777" w:rsidR="009514D8" w:rsidRDefault="00000000">
            <w:pPr>
              <w:pStyle w:val="G3"/>
              <w:rPr>
                <w:szCs w:val="21"/>
              </w:rPr>
            </w:pPr>
            <w:r>
              <w:rPr>
                <w:szCs w:val="21"/>
              </w:rPr>
              <w:t>私募基金、投资管理</w:t>
            </w:r>
          </w:p>
        </w:tc>
      </w:tr>
      <w:tr w:rsidR="009514D8" w14:paraId="25BD5ABF" w14:textId="77777777">
        <w:tc>
          <w:tcPr>
            <w:tcW w:w="291" w:type="pct"/>
            <w:tcBorders>
              <w:tl2br w:val="nil"/>
              <w:tr2bl w:val="nil"/>
            </w:tcBorders>
            <w:vAlign w:val="center"/>
          </w:tcPr>
          <w:p w14:paraId="43ECCF7F" w14:textId="77777777" w:rsidR="009514D8" w:rsidRDefault="00000000">
            <w:pPr>
              <w:pStyle w:val="G3"/>
              <w:jc w:val="center"/>
              <w:rPr>
                <w:szCs w:val="21"/>
              </w:rPr>
            </w:pPr>
            <w:r>
              <w:rPr>
                <w:szCs w:val="21"/>
              </w:rPr>
              <w:t>1</w:t>
            </w:r>
            <w:r>
              <w:rPr>
                <w:rFonts w:hint="eastAsia"/>
                <w:szCs w:val="21"/>
              </w:rPr>
              <w:t>3</w:t>
            </w:r>
          </w:p>
        </w:tc>
        <w:tc>
          <w:tcPr>
            <w:tcW w:w="1830" w:type="pct"/>
            <w:tcBorders>
              <w:tl2br w:val="nil"/>
              <w:tr2bl w:val="nil"/>
            </w:tcBorders>
            <w:vAlign w:val="center"/>
          </w:tcPr>
          <w:p w14:paraId="6EE11C17" w14:textId="77777777" w:rsidR="009514D8" w:rsidRDefault="00000000">
            <w:pPr>
              <w:pStyle w:val="G3"/>
              <w:rPr>
                <w:szCs w:val="21"/>
              </w:rPr>
            </w:pPr>
            <w:hyperlink r:id="rId24" w:tgtFrame="https://www.qcc.com/pl/_blank" w:history="1">
              <w:r>
                <w:rPr>
                  <w:szCs w:val="21"/>
                </w:rPr>
                <w:t>厦门鼎岑投资合伙企业（有限合伙）</w:t>
              </w:r>
            </w:hyperlink>
          </w:p>
        </w:tc>
        <w:tc>
          <w:tcPr>
            <w:tcW w:w="946" w:type="pct"/>
            <w:tcBorders>
              <w:tl2br w:val="nil"/>
              <w:tr2bl w:val="nil"/>
            </w:tcBorders>
            <w:vAlign w:val="center"/>
          </w:tcPr>
          <w:p w14:paraId="4CFFA035" w14:textId="77777777" w:rsidR="009514D8" w:rsidRDefault="00000000">
            <w:pPr>
              <w:pStyle w:val="G3"/>
              <w:jc w:val="right"/>
              <w:rPr>
                <w:szCs w:val="21"/>
              </w:rPr>
            </w:pPr>
            <w:r>
              <w:rPr>
                <w:szCs w:val="21"/>
              </w:rPr>
              <w:t>1,000.00</w:t>
            </w:r>
          </w:p>
        </w:tc>
        <w:tc>
          <w:tcPr>
            <w:tcW w:w="1169" w:type="pct"/>
            <w:tcBorders>
              <w:tl2br w:val="nil"/>
              <w:tr2bl w:val="nil"/>
            </w:tcBorders>
            <w:vAlign w:val="center"/>
          </w:tcPr>
          <w:p w14:paraId="05B1E2DB"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1458979F" w14:textId="77777777" w:rsidR="009514D8" w:rsidRDefault="00000000">
            <w:pPr>
              <w:pStyle w:val="G3"/>
              <w:rPr>
                <w:szCs w:val="21"/>
              </w:rPr>
            </w:pPr>
            <w:r>
              <w:rPr>
                <w:szCs w:val="21"/>
              </w:rPr>
              <w:t>私募基金、投资管理</w:t>
            </w:r>
          </w:p>
        </w:tc>
      </w:tr>
      <w:tr w:rsidR="009514D8" w14:paraId="500570F6" w14:textId="77777777">
        <w:tc>
          <w:tcPr>
            <w:tcW w:w="291" w:type="pct"/>
            <w:tcBorders>
              <w:tl2br w:val="nil"/>
              <w:tr2bl w:val="nil"/>
            </w:tcBorders>
            <w:vAlign w:val="center"/>
          </w:tcPr>
          <w:p w14:paraId="6C4F1CC3" w14:textId="77777777" w:rsidR="009514D8" w:rsidRDefault="00000000">
            <w:pPr>
              <w:pStyle w:val="G3"/>
              <w:jc w:val="center"/>
              <w:rPr>
                <w:szCs w:val="21"/>
              </w:rPr>
            </w:pPr>
            <w:r>
              <w:rPr>
                <w:szCs w:val="21"/>
              </w:rPr>
              <w:t>1</w:t>
            </w:r>
            <w:r>
              <w:rPr>
                <w:rFonts w:hint="eastAsia"/>
                <w:szCs w:val="21"/>
              </w:rPr>
              <w:t>4</w:t>
            </w:r>
          </w:p>
        </w:tc>
        <w:tc>
          <w:tcPr>
            <w:tcW w:w="1830" w:type="pct"/>
            <w:tcBorders>
              <w:tl2br w:val="nil"/>
              <w:tr2bl w:val="nil"/>
            </w:tcBorders>
            <w:vAlign w:val="center"/>
          </w:tcPr>
          <w:p w14:paraId="320F5AB4" w14:textId="77777777" w:rsidR="009514D8" w:rsidRDefault="00000000">
            <w:pPr>
              <w:pStyle w:val="G3"/>
              <w:rPr>
                <w:szCs w:val="21"/>
              </w:rPr>
            </w:pPr>
            <w:hyperlink r:id="rId25" w:tgtFrame="https://www.qcc.com/pl/_blank" w:history="1">
              <w:r>
                <w:rPr>
                  <w:szCs w:val="21"/>
                </w:rPr>
                <w:t>厦门鼎樽投资合伙企业（有限合伙）</w:t>
              </w:r>
            </w:hyperlink>
          </w:p>
        </w:tc>
        <w:tc>
          <w:tcPr>
            <w:tcW w:w="946" w:type="pct"/>
            <w:tcBorders>
              <w:tl2br w:val="nil"/>
              <w:tr2bl w:val="nil"/>
            </w:tcBorders>
            <w:vAlign w:val="center"/>
          </w:tcPr>
          <w:p w14:paraId="12177A98" w14:textId="77777777" w:rsidR="009514D8" w:rsidRDefault="00000000">
            <w:pPr>
              <w:pStyle w:val="G3"/>
              <w:jc w:val="right"/>
              <w:rPr>
                <w:szCs w:val="21"/>
              </w:rPr>
            </w:pPr>
            <w:r>
              <w:rPr>
                <w:szCs w:val="21"/>
              </w:rPr>
              <w:t>1,000.00</w:t>
            </w:r>
          </w:p>
        </w:tc>
        <w:tc>
          <w:tcPr>
            <w:tcW w:w="1169" w:type="pct"/>
            <w:tcBorders>
              <w:tl2br w:val="nil"/>
              <w:tr2bl w:val="nil"/>
            </w:tcBorders>
            <w:vAlign w:val="center"/>
          </w:tcPr>
          <w:p w14:paraId="29C6CC79"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4A9EFAB9" w14:textId="77777777" w:rsidR="009514D8" w:rsidRDefault="00000000">
            <w:pPr>
              <w:pStyle w:val="G3"/>
              <w:rPr>
                <w:szCs w:val="21"/>
              </w:rPr>
            </w:pPr>
            <w:r>
              <w:rPr>
                <w:szCs w:val="21"/>
              </w:rPr>
              <w:t>私募基金、投资管理</w:t>
            </w:r>
          </w:p>
        </w:tc>
      </w:tr>
      <w:tr w:rsidR="009514D8" w14:paraId="5F9315F9" w14:textId="77777777">
        <w:tc>
          <w:tcPr>
            <w:tcW w:w="291" w:type="pct"/>
            <w:tcBorders>
              <w:tl2br w:val="nil"/>
              <w:tr2bl w:val="nil"/>
            </w:tcBorders>
            <w:vAlign w:val="center"/>
          </w:tcPr>
          <w:p w14:paraId="7BCB5A77" w14:textId="77777777" w:rsidR="009514D8" w:rsidRDefault="00000000">
            <w:pPr>
              <w:pStyle w:val="G3"/>
              <w:jc w:val="center"/>
              <w:rPr>
                <w:szCs w:val="21"/>
              </w:rPr>
            </w:pPr>
            <w:r>
              <w:rPr>
                <w:szCs w:val="21"/>
              </w:rPr>
              <w:t>1</w:t>
            </w:r>
            <w:r>
              <w:rPr>
                <w:rFonts w:hint="eastAsia"/>
                <w:szCs w:val="21"/>
              </w:rPr>
              <w:t>5</w:t>
            </w:r>
          </w:p>
        </w:tc>
        <w:tc>
          <w:tcPr>
            <w:tcW w:w="1830" w:type="pct"/>
            <w:tcBorders>
              <w:tl2br w:val="nil"/>
              <w:tr2bl w:val="nil"/>
            </w:tcBorders>
            <w:vAlign w:val="center"/>
          </w:tcPr>
          <w:p w14:paraId="435A83E9" w14:textId="77777777" w:rsidR="009514D8" w:rsidRDefault="00000000">
            <w:pPr>
              <w:pStyle w:val="G3"/>
              <w:rPr>
                <w:szCs w:val="21"/>
              </w:rPr>
            </w:pPr>
            <w:hyperlink r:id="rId26" w:tgtFrame="https://www.qcc.com/pl/_blank" w:history="1">
              <w:r>
                <w:rPr>
                  <w:szCs w:val="21"/>
                </w:rPr>
                <w:t>宁波鸿景股权投资合伙企业（有限合伙）</w:t>
              </w:r>
            </w:hyperlink>
          </w:p>
        </w:tc>
        <w:tc>
          <w:tcPr>
            <w:tcW w:w="946" w:type="pct"/>
            <w:tcBorders>
              <w:tl2br w:val="nil"/>
              <w:tr2bl w:val="nil"/>
            </w:tcBorders>
            <w:vAlign w:val="center"/>
          </w:tcPr>
          <w:p w14:paraId="02836514" w14:textId="77777777" w:rsidR="009514D8" w:rsidRDefault="00000000">
            <w:pPr>
              <w:pStyle w:val="G3"/>
              <w:jc w:val="right"/>
              <w:rPr>
                <w:szCs w:val="21"/>
              </w:rPr>
            </w:pPr>
            <w:r>
              <w:rPr>
                <w:szCs w:val="21"/>
              </w:rPr>
              <w:t>9,110.00</w:t>
            </w:r>
          </w:p>
        </w:tc>
        <w:tc>
          <w:tcPr>
            <w:tcW w:w="1169" w:type="pct"/>
            <w:tcBorders>
              <w:tl2br w:val="nil"/>
              <w:tr2bl w:val="nil"/>
            </w:tcBorders>
            <w:vAlign w:val="center"/>
          </w:tcPr>
          <w:p w14:paraId="05C9652B"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1A3ADF3E" w14:textId="77777777" w:rsidR="009514D8" w:rsidRDefault="00000000">
            <w:pPr>
              <w:pStyle w:val="G3"/>
              <w:rPr>
                <w:szCs w:val="21"/>
              </w:rPr>
            </w:pPr>
            <w:r>
              <w:rPr>
                <w:szCs w:val="21"/>
              </w:rPr>
              <w:t>私募基金</w:t>
            </w:r>
          </w:p>
        </w:tc>
      </w:tr>
      <w:tr w:rsidR="009514D8" w14:paraId="00DD2ED4" w14:textId="77777777">
        <w:tc>
          <w:tcPr>
            <w:tcW w:w="291" w:type="pct"/>
            <w:tcBorders>
              <w:tl2br w:val="nil"/>
              <w:tr2bl w:val="nil"/>
            </w:tcBorders>
            <w:vAlign w:val="center"/>
          </w:tcPr>
          <w:p w14:paraId="28BEDC7A" w14:textId="77777777" w:rsidR="009514D8" w:rsidRDefault="00000000">
            <w:pPr>
              <w:pStyle w:val="G3"/>
              <w:jc w:val="center"/>
              <w:rPr>
                <w:szCs w:val="21"/>
              </w:rPr>
            </w:pPr>
            <w:r>
              <w:rPr>
                <w:szCs w:val="21"/>
              </w:rPr>
              <w:t>1</w:t>
            </w:r>
            <w:r>
              <w:rPr>
                <w:rFonts w:hint="eastAsia"/>
                <w:szCs w:val="21"/>
              </w:rPr>
              <w:t>6</w:t>
            </w:r>
          </w:p>
        </w:tc>
        <w:tc>
          <w:tcPr>
            <w:tcW w:w="1830" w:type="pct"/>
            <w:tcBorders>
              <w:tl2br w:val="nil"/>
              <w:tr2bl w:val="nil"/>
            </w:tcBorders>
            <w:vAlign w:val="center"/>
          </w:tcPr>
          <w:p w14:paraId="3D1CEE9D" w14:textId="77777777" w:rsidR="009514D8" w:rsidRDefault="00000000">
            <w:pPr>
              <w:pStyle w:val="G3"/>
              <w:rPr>
                <w:szCs w:val="21"/>
              </w:rPr>
            </w:pPr>
            <w:hyperlink r:id="rId27" w:tgtFrame="https://www.qcc.com/pl/_blank" w:history="1">
              <w:r>
                <w:rPr>
                  <w:szCs w:val="21"/>
                </w:rPr>
                <w:t>厦门鼎硕商务合伙企业（有限合伙）</w:t>
              </w:r>
            </w:hyperlink>
          </w:p>
        </w:tc>
        <w:tc>
          <w:tcPr>
            <w:tcW w:w="946" w:type="pct"/>
            <w:tcBorders>
              <w:tl2br w:val="nil"/>
              <w:tr2bl w:val="nil"/>
            </w:tcBorders>
            <w:vAlign w:val="center"/>
          </w:tcPr>
          <w:p w14:paraId="19FAE304" w14:textId="77777777" w:rsidR="009514D8" w:rsidRDefault="00000000">
            <w:pPr>
              <w:pStyle w:val="G3"/>
              <w:jc w:val="right"/>
              <w:rPr>
                <w:szCs w:val="21"/>
              </w:rPr>
            </w:pPr>
            <w:r>
              <w:rPr>
                <w:szCs w:val="21"/>
              </w:rPr>
              <w:t>15,501.00</w:t>
            </w:r>
          </w:p>
        </w:tc>
        <w:tc>
          <w:tcPr>
            <w:tcW w:w="1169" w:type="pct"/>
            <w:tcBorders>
              <w:tl2br w:val="nil"/>
              <w:tr2bl w:val="nil"/>
            </w:tcBorders>
            <w:vAlign w:val="center"/>
          </w:tcPr>
          <w:p w14:paraId="48E3CC19" w14:textId="77777777" w:rsidR="009514D8" w:rsidRDefault="00000000">
            <w:pPr>
              <w:pStyle w:val="G3"/>
              <w:rPr>
                <w:szCs w:val="21"/>
              </w:rPr>
            </w:pPr>
            <w:r>
              <w:rPr>
                <w:szCs w:val="21"/>
              </w:rPr>
              <w:t>其控制的企业任执行事务合伙人</w:t>
            </w:r>
          </w:p>
        </w:tc>
        <w:tc>
          <w:tcPr>
            <w:tcW w:w="761" w:type="pct"/>
            <w:tcBorders>
              <w:tl2br w:val="nil"/>
              <w:tr2bl w:val="nil"/>
            </w:tcBorders>
            <w:vAlign w:val="center"/>
          </w:tcPr>
          <w:p w14:paraId="6619A509" w14:textId="77777777" w:rsidR="009514D8" w:rsidRDefault="00000000">
            <w:pPr>
              <w:pStyle w:val="G3"/>
              <w:rPr>
                <w:szCs w:val="21"/>
              </w:rPr>
            </w:pPr>
            <w:r>
              <w:rPr>
                <w:szCs w:val="21"/>
              </w:rPr>
              <w:t>私募基金</w:t>
            </w:r>
          </w:p>
        </w:tc>
      </w:tr>
    </w:tbl>
    <w:p w14:paraId="405A255A" w14:textId="77777777" w:rsidR="009514D8" w:rsidRDefault="00000000">
      <w:pPr>
        <w:pStyle w:val="G0"/>
        <w:spacing w:before="156" w:after="156"/>
      </w:pPr>
      <w:r>
        <w:rPr>
          <w:rFonts w:hint="eastAsia"/>
        </w:rPr>
        <w:t>（四）收购人从事的主要业务及最近三年简要财务状况</w:t>
      </w:r>
    </w:p>
    <w:p w14:paraId="5D57B939" w14:textId="77777777" w:rsidR="009514D8" w:rsidRDefault="00000000">
      <w:pPr>
        <w:pStyle w:val="G"/>
        <w:spacing w:before="156" w:after="156"/>
        <w:ind w:firstLine="480"/>
        <w:jc w:val="both"/>
      </w:pPr>
      <w:r>
        <w:rPr>
          <w:color w:val="000000"/>
          <w:kern w:val="0"/>
          <w:lang w:bidi="ar"/>
        </w:rPr>
        <w:lastRenderedPageBreak/>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0969A89C" w14:textId="77777777" w:rsidR="009514D8" w:rsidRDefault="00000000">
      <w:pPr>
        <w:pStyle w:val="G"/>
        <w:spacing w:before="156" w:after="156"/>
        <w:ind w:firstLine="480"/>
        <w:jc w:val="both"/>
      </w:pPr>
      <w:r>
        <w:rPr>
          <w:rFonts w:hint="eastAsia"/>
        </w:rPr>
        <w:t>鼎耘产业的执行事务合伙人</w:t>
      </w:r>
      <w:r>
        <w:t>鼎耘</w:t>
      </w:r>
      <w:r>
        <w:rPr>
          <w:rFonts w:hint="eastAsia"/>
        </w:rPr>
        <w:t>工业</w:t>
      </w:r>
      <w:r>
        <w:t>于</w:t>
      </w:r>
      <w:r>
        <w:t>2025</w:t>
      </w:r>
      <w:r>
        <w:t>年</w:t>
      </w:r>
      <w:r>
        <w:rPr>
          <w:rFonts w:hint="eastAsia"/>
        </w:rPr>
        <w:t>6</w:t>
      </w:r>
      <w:r>
        <w:rPr>
          <w:rFonts w:hint="eastAsia"/>
        </w:rPr>
        <w:t>月</w:t>
      </w:r>
      <w:r>
        <w:rPr>
          <w:rFonts w:hint="eastAsia"/>
        </w:rPr>
        <w:t>11</w:t>
      </w:r>
      <w:r>
        <w:rPr>
          <w:rFonts w:hint="eastAsia"/>
        </w:rPr>
        <w:t>日</w:t>
      </w:r>
      <w:r>
        <w:t>成立，其尚未实际开展经营活动，尚无最近三年的主要财务数据。</w:t>
      </w:r>
    </w:p>
    <w:p w14:paraId="3576278A" w14:textId="77777777" w:rsidR="009514D8" w:rsidRDefault="00000000">
      <w:pPr>
        <w:pStyle w:val="G0"/>
        <w:spacing w:before="156" w:after="156"/>
      </w:pPr>
      <w:r>
        <w:rPr>
          <w:rFonts w:hint="eastAsia"/>
        </w:rPr>
        <w:t>（五）收购人最近五年合法、合规经营情况</w:t>
      </w:r>
    </w:p>
    <w:p w14:paraId="10D79BD2" w14:textId="77777777" w:rsidR="009514D8" w:rsidRDefault="00000000">
      <w:pPr>
        <w:pStyle w:val="G"/>
        <w:spacing w:before="156" w:after="156"/>
        <w:ind w:firstLine="480"/>
        <w:jc w:val="both"/>
      </w:pPr>
      <w:r>
        <w:rPr>
          <w:rFonts w:hint="eastAsia"/>
        </w:rPr>
        <w:t>截至本报告书签署日，收购人最近五年未受过行政处罚（与证券市场明显无关的除外）、刑事处罚，也不涉及与经济纠纷有关的重大民事诉讼或者仲裁</w:t>
      </w:r>
      <w:r>
        <w:rPr>
          <w:rStyle w:val="FootnoteReference"/>
          <w:rFonts w:hint="eastAsia"/>
        </w:rPr>
        <w:footnoteReference w:id="1"/>
      </w:r>
      <w:r>
        <w:rPr>
          <w:rFonts w:hint="eastAsia"/>
        </w:rPr>
        <w:t>。</w:t>
      </w:r>
    </w:p>
    <w:p w14:paraId="3A819417" w14:textId="77777777" w:rsidR="009514D8" w:rsidRDefault="00000000">
      <w:pPr>
        <w:pStyle w:val="G0"/>
        <w:spacing w:before="156" w:after="156"/>
      </w:pPr>
      <w:r>
        <w:rPr>
          <w:rFonts w:hint="eastAsia"/>
        </w:rPr>
        <w:t>（六）收购人的董事、监事、高级管理人员的基本情况</w:t>
      </w:r>
    </w:p>
    <w:p w14:paraId="181B172A" w14:textId="77777777" w:rsidR="009514D8"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27"/>
        <w:gridCol w:w="914"/>
        <w:gridCol w:w="675"/>
        <w:gridCol w:w="2453"/>
        <w:gridCol w:w="1759"/>
        <w:gridCol w:w="1894"/>
      </w:tblGrid>
      <w:tr w:rsidR="009514D8" w14:paraId="0DD9C15C" w14:textId="77777777">
        <w:trPr>
          <w:trHeight w:val="397"/>
          <w:tblHeader/>
          <w:jc w:val="center"/>
        </w:trPr>
        <w:tc>
          <w:tcPr>
            <w:tcW w:w="485" w:type="pct"/>
            <w:vAlign w:val="center"/>
          </w:tcPr>
          <w:p w14:paraId="625473CF" w14:textId="77777777" w:rsidR="009514D8" w:rsidRDefault="00000000">
            <w:pPr>
              <w:pStyle w:val="G3"/>
              <w:jc w:val="center"/>
              <w:rPr>
                <w:b/>
                <w:bCs/>
                <w:szCs w:val="21"/>
              </w:rPr>
            </w:pPr>
            <w:r>
              <w:rPr>
                <w:b/>
                <w:bCs/>
                <w:szCs w:val="21"/>
              </w:rPr>
              <w:t>姓名</w:t>
            </w:r>
          </w:p>
        </w:tc>
        <w:tc>
          <w:tcPr>
            <w:tcW w:w="536" w:type="pct"/>
            <w:vAlign w:val="center"/>
          </w:tcPr>
          <w:p w14:paraId="5CEBA5F6" w14:textId="77777777" w:rsidR="009514D8" w:rsidRDefault="00000000">
            <w:pPr>
              <w:pStyle w:val="G3"/>
              <w:jc w:val="center"/>
              <w:rPr>
                <w:b/>
                <w:bCs/>
                <w:szCs w:val="21"/>
              </w:rPr>
            </w:pPr>
            <w:r>
              <w:rPr>
                <w:b/>
                <w:bCs/>
                <w:szCs w:val="21"/>
              </w:rPr>
              <w:t>曾用名</w:t>
            </w:r>
          </w:p>
        </w:tc>
        <w:tc>
          <w:tcPr>
            <w:tcW w:w="396" w:type="pct"/>
            <w:vAlign w:val="center"/>
          </w:tcPr>
          <w:p w14:paraId="574ABF6F" w14:textId="77777777" w:rsidR="009514D8" w:rsidRDefault="00000000">
            <w:pPr>
              <w:pStyle w:val="G3"/>
              <w:jc w:val="center"/>
              <w:rPr>
                <w:b/>
                <w:bCs/>
                <w:szCs w:val="21"/>
              </w:rPr>
            </w:pPr>
            <w:r>
              <w:rPr>
                <w:b/>
                <w:bCs/>
                <w:szCs w:val="21"/>
              </w:rPr>
              <w:t>国籍</w:t>
            </w:r>
          </w:p>
        </w:tc>
        <w:tc>
          <w:tcPr>
            <w:tcW w:w="1438" w:type="pct"/>
            <w:vAlign w:val="center"/>
          </w:tcPr>
          <w:p w14:paraId="699EE2D5" w14:textId="77777777" w:rsidR="009514D8" w:rsidRDefault="00000000">
            <w:pPr>
              <w:pStyle w:val="G3"/>
              <w:jc w:val="center"/>
              <w:rPr>
                <w:b/>
                <w:bCs/>
                <w:szCs w:val="21"/>
              </w:rPr>
            </w:pPr>
            <w:r>
              <w:rPr>
                <w:b/>
                <w:bCs/>
                <w:szCs w:val="21"/>
              </w:rPr>
              <w:t>身份证件号码</w:t>
            </w:r>
          </w:p>
        </w:tc>
        <w:tc>
          <w:tcPr>
            <w:tcW w:w="1032" w:type="pct"/>
            <w:vAlign w:val="center"/>
          </w:tcPr>
          <w:p w14:paraId="0F70F999" w14:textId="77777777" w:rsidR="009514D8" w:rsidRDefault="00000000">
            <w:pPr>
              <w:pStyle w:val="G3"/>
              <w:jc w:val="center"/>
              <w:rPr>
                <w:b/>
                <w:bCs/>
                <w:szCs w:val="21"/>
              </w:rPr>
            </w:pPr>
            <w:r>
              <w:rPr>
                <w:b/>
                <w:bCs/>
                <w:szCs w:val="21"/>
              </w:rPr>
              <w:t>住所地</w:t>
            </w:r>
          </w:p>
        </w:tc>
        <w:tc>
          <w:tcPr>
            <w:tcW w:w="1111" w:type="pct"/>
            <w:vAlign w:val="center"/>
          </w:tcPr>
          <w:p w14:paraId="7C240B7D" w14:textId="77777777" w:rsidR="009514D8" w:rsidRDefault="00000000">
            <w:pPr>
              <w:pStyle w:val="G3"/>
              <w:jc w:val="center"/>
              <w:rPr>
                <w:b/>
                <w:bCs/>
                <w:szCs w:val="21"/>
              </w:rPr>
            </w:pPr>
            <w:r>
              <w:rPr>
                <w:b/>
                <w:bCs/>
                <w:szCs w:val="21"/>
              </w:rPr>
              <w:t>是否取得其他国家或地区居留权</w:t>
            </w:r>
          </w:p>
        </w:tc>
      </w:tr>
      <w:tr w:rsidR="009514D8" w14:paraId="7F7A7A84" w14:textId="77777777">
        <w:trPr>
          <w:trHeight w:val="397"/>
          <w:jc w:val="center"/>
        </w:trPr>
        <w:tc>
          <w:tcPr>
            <w:tcW w:w="485" w:type="pct"/>
            <w:vAlign w:val="center"/>
          </w:tcPr>
          <w:p w14:paraId="75DB9F24" w14:textId="77777777" w:rsidR="009514D8" w:rsidRDefault="00000000">
            <w:pPr>
              <w:pStyle w:val="G3"/>
              <w:jc w:val="center"/>
              <w:rPr>
                <w:szCs w:val="21"/>
              </w:rPr>
            </w:pPr>
            <w:r>
              <w:rPr>
                <w:rFonts w:hint="eastAsia"/>
                <w:szCs w:val="21"/>
              </w:rPr>
              <w:t>李辉</w:t>
            </w:r>
          </w:p>
        </w:tc>
        <w:tc>
          <w:tcPr>
            <w:tcW w:w="536" w:type="pct"/>
            <w:vAlign w:val="center"/>
          </w:tcPr>
          <w:p w14:paraId="0575152D" w14:textId="77777777" w:rsidR="009514D8" w:rsidRDefault="00000000">
            <w:pPr>
              <w:pStyle w:val="G3"/>
              <w:jc w:val="center"/>
              <w:rPr>
                <w:szCs w:val="21"/>
              </w:rPr>
            </w:pPr>
            <w:r>
              <w:rPr>
                <w:szCs w:val="21"/>
              </w:rPr>
              <w:t>无</w:t>
            </w:r>
          </w:p>
        </w:tc>
        <w:tc>
          <w:tcPr>
            <w:tcW w:w="396" w:type="pct"/>
            <w:vAlign w:val="center"/>
          </w:tcPr>
          <w:p w14:paraId="77BA24CE" w14:textId="77777777" w:rsidR="009514D8" w:rsidRDefault="00000000">
            <w:pPr>
              <w:pStyle w:val="G3"/>
              <w:jc w:val="center"/>
              <w:rPr>
                <w:szCs w:val="21"/>
              </w:rPr>
            </w:pPr>
            <w:r>
              <w:rPr>
                <w:szCs w:val="21"/>
              </w:rPr>
              <w:t>中国</w:t>
            </w:r>
          </w:p>
        </w:tc>
        <w:tc>
          <w:tcPr>
            <w:tcW w:w="1438" w:type="pct"/>
            <w:vAlign w:val="center"/>
          </w:tcPr>
          <w:p w14:paraId="3B22DB49" w14:textId="77777777" w:rsidR="009514D8"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4343614D" w14:textId="77777777" w:rsidR="009514D8" w:rsidRDefault="00000000">
            <w:pPr>
              <w:pStyle w:val="G3"/>
              <w:jc w:val="center"/>
              <w:rPr>
                <w:szCs w:val="21"/>
              </w:rPr>
            </w:pPr>
            <w:r>
              <w:rPr>
                <w:rFonts w:hint="eastAsia"/>
                <w:szCs w:val="21"/>
              </w:rPr>
              <w:t>安徽省</w:t>
            </w:r>
          </w:p>
        </w:tc>
        <w:tc>
          <w:tcPr>
            <w:tcW w:w="1111" w:type="pct"/>
            <w:vAlign w:val="center"/>
          </w:tcPr>
          <w:p w14:paraId="0AF8A264" w14:textId="77777777" w:rsidR="009514D8" w:rsidRDefault="00000000">
            <w:pPr>
              <w:pStyle w:val="G3"/>
              <w:jc w:val="center"/>
              <w:rPr>
                <w:szCs w:val="21"/>
              </w:rPr>
            </w:pPr>
            <w:r>
              <w:rPr>
                <w:szCs w:val="21"/>
              </w:rPr>
              <w:t>否</w:t>
            </w:r>
          </w:p>
        </w:tc>
      </w:tr>
    </w:tbl>
    <w:p w14:paraId="18BB0FE5" w14:textId="77777777" w:rsidR="009514D8" w:rsidRDefault="00000000">
      <w:pPr>
        <w:pStyle w:val="G"/>
        <w:spacing w:before="156" w:after="156"/>
        <w:ind w:firstLine="480"/>
        <w:jc w:val="both"/>
      </w:pPr>
      <w:r>
        <w:rPr>
          <w:rFonts w:hint="eastAsia"/>
        </w:rPr>
        <w:t>截至本报告书签署日，最近五年，收购人主要负责人未受过行政处罚（与证券市场明显无关的除外）、刑事处罚，也不涉及与经济纠纷有关的重大民事诉讼或者仲裁。</w:t>
      </w:r>
    </w:p>
    <w:p w14:paraId="5B5D73EB" w14:textId="77777777" w:rsidR="009514D8"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2B34F343" w14:textId="77777777" w:rsidR="009514D8" w:rsidRDefault="00000000">
      <w:pPr>
        <w:pStyle w:val="G"/>
        <w:spacing w:before="156" w:after="156"/>
        <w:ind w:firstLine="480"/>
        <w:jc w:val="both"/>
      </w:pPr>
      <w:bookmarkStart w:id="49" w:name="_Toc46376150"/>
      <w:r>
        <w:rPr>
          <w:rFonts w:hint="eastAsia"/>
        </w:rPr>
        <w:t>截至本报告书签署日，收购人及其执行事务合伙人、实际控制人不存在直接及通过子公司间接持有境内、境外其他上市公司</w:t>
      </w:r>
      <w:r>
        <w:rPr>
          <w:rFonts w:hint="eastAsia"/>
        </w:rPr>
        <w:t>5%</w:t>
      </w:r>
      <w:r>
        <w:rPr>
          <w:rFonts w:hint="eastAsia"/>
        </w:rPr>
        <w:t>以上股份的情况。</w:t>
      </w:r>
    </w:p>
    <w:p w14:paraId="2965129B" w14:textId="77777777" w:rsidR="009514D8" w:rsidRDefault="00000000">
      <w:pPr>
        <w:pStyle w:val="G4"/>
        <w:spacing w:before="234" w:after="234"/>
      </w:pPr>
      <w:bookmarkStart w:id="50" w:name="_Toc18381"/>
      <w:r>
        <w:rPr>
          <w:rFonts w:hint="eastAsia"/>
        </w:rPr>
        <w:t>二、一致行动人基本情况</w:t>
      </w:r>
      <w:bookmarkEnd w:id="50"/>
    </w:p>
    <w:p w14:paraId="25877FCE" w14:textId="77777777" w:rsidR="009514D8" w:rsidRDefault="00000000">
      <w:pPr>
        <w:pStyle w:val="G0"/>
        <w:spacing w:before="156" w:after="156"/>
      </w:pPr>
      <w:r>
        <w:rPr>
          <w:rFonts w:hint="eastAsia"/>
        </w:rPr>
        <w:t>（一）一致行动人基本情况</w:t>
      </w:r>
    </w:p>
    <w:p w14:paraId="5A3EBDDA" w14:textId="77777777" w:rsidR="009514D8" w:rsidRDefault="00000000">
      <w:pPr>
        <w:pStyle w:val="G"/>
        <w:spacing w:before="156" w:after="156"/>
        <w:ind w:firstLine="480"/>
        <w:jc w:val="both"/>
      </w:pPr>
      <w:r>
        <w:rPr>
          <w:rFonts w:hint="eastAsia"/>
        </w:rPr>
        <w:lastRenderedPageBreak/>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803"/>
        <w:gridCol w:w="6640"/>
      </w:tblGrid>
      <w:tr w:rsidR="009514D8" w14:paraId="3FF8FD47" w14:textId="77777777">
        <w:trPr>
          <w:trHeight w:val="397"/>
          <w:jc w:val="center"/>
        </w:trPr>
        <w:tc>
          <w:tcPr>
            <w:tcW w:w="1068" w:type="pct"/>
            <w:vAlign w:val="center"/>
          </w:tcPr>
          <w:p w14:paraId="340640FE" w14:textId="77777777" w:rsidR="009514D8" w:rsidRDefault="00000000">
            <w:pPr>
              <w:pStyle w:val="G3"/>
              <w:rPr>
                <w:b/>
                <w:bCs/>
              </w:rPr>
            </w:pPr>
            <w:r>
              <w:rPr>
                <w:rFonts w:hint="eastAsia"/>
                <w:b/>
                <w:bCs/>
              </w:rPr>
              <w:t>公司</w:t>
            </w:r>
            <w:r>
              <w:rPr>
                <w:b/>
                <w:bCs/>
              </w:rPr>
              <w:t>名称</w:t>
            </w:r>
          </w:p>
        </w:tc>
        <w:tc>
          <w:tcPr>
            <w:tcW w:w="3931" w:type="pct"/>
            <w:vAlign w:val="center"/>
          </w:tcPr>
          <w:p w14:paraId="6EF82038" w14:textId="77777777" w:rsidR="009514D8" w:rsidRDefault="00000000">
            <w:pPr>
              <w:pStyle w:val="G3"/>
            </w:pPr>
            <w:r>
              <w:rPr>
                <w:rFonts w:hint="eastAsia"/>
              </w:rPr>
              <w:t>北京鼎耘科技发展有限公司</w:t>
            </w:r>
          </w:p>
        </w:tc>
      </w:tr>
      <w:tr w:rsidR="009514D8" w14:paraId="31114EAB" w14:textId="77777777">
        <w:trPr>
          <w:trHeight w:val="397"/>
          <w:jc w:val="center"/>
        </w:trPr>
        <w:tc>
          <w:tcPr>
            <w:tcW w:w="1068" w:type="pct"/>
            <w:vAlign w:val="center"/>
          </w:tcPr>
          <w:p w14:paraId="4E196D13" w14:textId="77777777" w:rsidR="009514D8" w:rsidRDefault="00000000">
            <w:pPr>
              <w:pStyle w:val="G3"/>
              <w:rPr>
                <w:b/>
                <w:bCs/>
              </w:rPr>
            </w:pPr>
            <w:r>
              <w:rPr>
                <w:rFonts w:hint="eastAsia"/>
                <w:b/>
                <w:bCs/>
              </w:rPr>
              <w:t>法定代表人</w:t>
            </w:r>
          </w:p>
        </w:tc>
        <w:tc>
          <w:tcPr>
            <w:tcW w:w="3931" w:type="pct"/>
            <w:vAlign w:val="center"/>
          </w:tcPr>
          <w:p w14:paraId="407A5B67" w14:textId="77777777" w:rsidR="009514D8" w:rsidRDefault="00000000">
            <w:pPr>
              <w:pStyle w:val="G3"/>
            </w:pPr>
            <w:r>
              <w:rPr>
                <w:rFonts w:hint="eastAsia"/>
              </w:rPr>
              <w:t>李红星</w:t>
            </w:r>
          </w:p>
        </w:tc>
      </w:tr>
      <w:tr w:rsidR="009514D8" w14:paraId="08B56AF1" w14:textId="77777777">
        <w:trPr>
          <w:trHeight w:val="397"/>
          <w:jc w:val="center"/>
        </w:trPr>
        <w:tc>
          <w:tcPr>
            <w:tcW w:w="1068" w:type="pct"/>
            <w:vAlign w:val="center"/>
          </w:tcPr>
          <w:p w14:paraId="0003BE35" w14:textId="77777777" w:rsidR="009514D8" w:rsidRDefault="00000000">
            <w:pPr>
              <w:pStyle w:val="G3"/>
              <w:rPr>
                <w:b/>
                <w:bCs/>
              </w:rPr>
            </w:pPr>
            <w:r>
              <w:rPr>
                <w:rFonts w:hint="eastAsia"/>
                <w:b/>
                <w:bCs/>
              </w:rPr>
              <w:t>认缴出资额</w:t>
            </w:r>
          </w:p>
        </w:tc>
        <w:tc>
          <w:tcPr>
            <w:tcW w:w="3931" w:type="pct"/>
            <w:vAlign w:val="center"/>
          </w:tcPr>
          <w:p w14:paraId="2AA4A0B1" w14:textId="77777777" w:rsidR="009514D8" w:rsidRDefault="00000000">
            <w:pPr>
              <w:pStyle w:val="G3"/>
              <w:rPr>
                <w:vertAlign w:val="superscript"/>
              </w:rPr>
            </w:pPr>
            <w:r>
              <w:t>70</w:t>
            </w:r>
            <w:r>
              <w:rPr>
                <w:rFonts w:hint="eastAsia"/>
              </w:rPr>
              <w:t>,</w:t>
            </w:r>
            <w:r>
              <w:t>000.00</w:t>
            </w:r>
            <w:r>
              <w:rPr>
                <w:rFonts w:hint="eastAsia"/>
              </w:rPr>
              <w:t>万元</w:t>
            </w:r>
          </w:p>
        </w:tc>
      </w:tr>
      <w:tr w:rsidR="009514D8" w14:paraId="6FE383BF" w14:textId="77777777">
        <w:trPr>
          <w:trHeight w:val="397"/>
          <w:jc w:val="center"/>
        </w:trPr>
        <w:tc>
          <w:tcPr>
            <w:tcW w:w="1068" w:type="pct"/>
            <w:vAlign w:val="center"/>
          </w:tcPr>
          <w:p w14:paraId="32D4492D" w14:textId="77777777" w:rsidR="009514D8" w:rsidRDefault="00000000">
            <w:pPr>
              <w:pStyle w:val="G3"/>
              <w:rPr>
                <w:b/>
                <w:bCs/>
              </w:rPr>
            </w:pPr>
            <w:r>
              <w:rPr>
                <w:b/>
                <w:bCs/>
              </w:rPr>
              <w:t>统一社会信用代码</w:t>
            </w:r>
          </w:p>
        </w:tc>
        <w:tc>
          <w:tcPr>
            <w:tcW w:w="3931" w:type="pct"/>
            <w:vAlign w:val="center"/>
          </w:tcPr>
          <w:p w14:paraId="15080639" w14:textId="77777777" w:rsidR="009514D8" w:rsidRDefault="00000000">
            <w:pPr>
              <w:pStyle w:val="G3"/>
            </w:pPr>
            <w:r>
              <w:rPr>
                <w:rFonts w:hint="eastAsia"/>
              </w:rPr>
              <w:t>91110105MA01A52F11</w:t>
            </w:r>
          </w:p>
        </w:tc>
      </w:tr>
      <w:tr w:rsidR="009514D8" w14:paraId="5E1F285A" w14:textId="77777777">
        <w:trPr>
          <w:trHeight w:val="397"/>
          <w:jc w:val="center"/>
        </w:trPr>
        <w:tc>
          <w:tcPr>
            <w:tcW w:w="1068" w:type="pct"/>
            <w:vAlign w:val="center"/>
          </w:tcPr>
          <w:p w14:paraId="06422014" w14:textId="77777777" w:rsidR="009514D8" w:rsidRDefault="00000000">
            <w:pPr>
              <w:pStyle w:val="G3"/>
              <w:rPr>
                <w:b/>
                <w:bCs/>
              </w:rPr>
            </w:pPr>
            <w:r>
              <w:rPr>
                <w:rFonts w:hint="eastAsia"/>
                <w:b/>
                <w:bCs/>
              </w:rPr>
              <w:t>公司</w:t>
            </w:r>
            <w:r>
              <w:rPr>
                <w:b/>
                <w:bCs/>
              </w:rPr>
              <w:t>类型</w:t>
            </w:r>
          </w:p>
        </w:tc>
        <w:tc>
          <w:tcPr>
            <w:tcW w:w="3931" w:type="pct"/>
            <w:vAlign w:val="center"/>
          </w:tcPr>
          <w:p w14:paraId="31D5475A" w14:textId="77777777" w:rsidR="009514D8" w:rsidRDefault="00000000">
            <w:pPr>
              <w:pStyle w:val="G3"/>
            </w:pPr>
            <w:r>
              <w:rPr>
                <w:rFonts w:hint="eastAsia"/>
              </w:rPr>
              <w:t>其他有限责任公司</w:t>
            </w:r>
          </w:p>
        </w:tc>
      </w:tr>
      <w:tr w:rsidR="009514D8" w14:paraId="3B076DBA" w14:textId="77777777">
        <w:trPr>
          <w:trHeight w:val="397"/>
          <w:jc w:val="center"/>
        </w:trPr>
        <w:tc>
          <w:tcPr>
            <w:tcW w:w="1068" w:type="pct"/>
            <w:vAlign w:val="center"/>
          </w:tcPr>
          <w:p w14:paraId="6C5BEAAC" w14:textId="77777777" w:rsidR="009514D8" w:rsidRDefault="00000000">
            <w:pPr>
              <w:pStyle w:val="G3"/>
              <w:rPr>
                <w:b/>
                <w:bCs/>
              </w:rPr>
            </w:pPr>
            <w:r>
              <w:rPr>
                <w:b/>
                <w:bCs/>
              </w:rPr>
              <w:t>经营范围</w:t>
            </w:r>
          </w:p>
        </w:tc>
        <w:tc>
          <w:tcPr>
            <w:tcW w:w="3931" w:type="pct"/>
            <w:vAlign w:val="center"/>
          </w:tcPr>
          <w:p w14:paraId="1D46AA7E" w14:textId="77777777" w:rsidR="009514D8"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9514D8" w14:paraId="00A9ECAF" w14:textId="77777777">
        <w:trPr>
          <w:trHeight w:val="397"/>
          <w:jc w:val="center"/>
        </w:trPr>
        <w:tc>
          <w:tcPr>
            <w:tcW w:w="1068" w:type="pct"/>
            <w:vAlign w:val="center"/>
          </w:tcPr>
          <w:p w14:paraId="27095D20" w14:textId="77777777" w:rsidR="009514D8" w:rsidRDefault="00000000">
            <w:pPr>
              <w:pStyle w:val="G3"/>
              <w:rPr>
                <w:b/>
                <w:bCs/>
              </w:rPr>
            </w:pPr>
            <w:r>
              <w:rPr>
                <w:rFonts w:hint="eastAsia"/>
                <w:b/>
                <w:bCs/>
              </w:rPr>
              <w:t>成立日期</w:t>
            </w:r>
          </w:p>
        </w:tc>
        <w:tc>
          <w:tcPr>
            <w:tcW w:w="3931" w:type="pct"/>
            <w:vAlign w:val="center"/>
          </w:tcPr>
          <w:p w14:paraId="2D466553" w14:textId="77777777" w:rsidR="009514D8" w:rsidRDefault="00000000">
            <w:pPr>
              <w:pStyle w:val="G3"/>
            </w:pPr>
            <w:r>
              <w:t>2018</w:t>
            </w:r>
            <w:r>
              <w:rPr>
                <w:rFonts w:hint="eastAsia"/>
              </w:rPr>
              <w:t>年</w:t>
            </w:r>
            <w:r>
              <w:t>1</w:t>
            </w:r>
            <w:r>
              <w:rPr>
                <w:rFonts w:hint="eastAsia"/>
              </w:rPr>
              <w:t>月</w:t>
            </w:r>
            <w:r>
              <w:t>29</w:t>
            </w:r>
            <w:r>
              <w:rPr>
                <w:rFonts w:hint="eastAsia"/>
              </w:rPr>
              <w:t>日</w:t>
            </w:r>
          </w:p>
        </w:tc>
      </w:tr>
      <w:tr w:rsidR="009514D8" w14:paraId="76FFC755" w14:textId="77777777">
        <w:trPr>
          <w:trHeight w:val="397"/>
          <w:jc w:val="center"/>
        </w:trPr>
        <w:tc>
          <w:tcPr>
            <w:tcW w:w="1068" w:type="pct"/>
            <w:vAlign w:val="center"/>
          </w:tcPr>
          <w:p w14:paraId="11E9ACA6" w14:textId="77777777" w:rsidR="009514D8" w:rsidRDefault="00000000">
            <w:pPr>
              <w:pStyle w:val="G3"/>
              <w:rPr>
                <w:b/>
                <w:bCs/>
              </w:rPr>
            </w:pPr>
            <w:r>
              <w:rPr>
                <w:rFonts w:hint="eastAsia"/>
                <w:b/>
                <w:bCs/>
              </w:rPr>
              <w:t>经营</w:t>
            </w:r>
            <w:r>
              <w:rPr>
                <w:b/>
                <w:bCs/>
              </w:rPr>
              <w:t>期限</w:t>
            </w:r>
          </w:p>
        </w:tc>
        <w:tc>
          <w:tcPr>
            <w:tcW w:w="3931" w:type="pct"/>
            <w:vAlign w:val="center"/>
          </w:tcPr>
          <w:p w14:paraId="4C912330" w14:textId="77777777" w:rsidR="009514D8"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9514D8" w14:paraId="433AD99E" w14:textId="77777777">
        <w:trPr>
          <w:trHeight w:val="397"/>
          <w:jc w:val="center"/>
        </w:trPr>
        <w:tc>
          <w:tcPr>
            <w:tcW w:w="1068" w:type="pct"/>
            <w:vAlign w:val="center"/>
          </w:tcPr>
          <w:p w14:paraId="4D8EF6C6" w14:textId="77777777" w:rsidR="009514D8" w:rsidRDefault="00000000">
            <w:pPr>
              <w:pStyle w:val="G3"/>
              <w:rPr>
                <w:b/>
                <w:bCs/>
              </w:rPr>
            </w:pPr>
            <w:r>
              <w:rPr>
                <w:rFonts w:hint="eastAsia"/>
                <w:b/>
                <w:bCs/>
              </w:rPr>
              <w:t>注册地址</w:t>
            </w:r>
          </w:p>
        </w:tc>
        <w:tc>
          <w:tcPr>
            <w:tcW w:w="3931" w:type="pct"/>
            <w:vAlign w:val="center"/>
          </w:tcPr>
          <w:p w14:paraId="009DDD2E" w14:textId="77777777" w:rsidR="009514D8"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9514D8" w14:paraId="356D4946" w14:textId="77777777">
        <w:trPr>
          <w:trHeight w:val="397"/>
          <w:jc w:val="center"/>
        </w:trPr>
        <w:tc>
          <w:tcPr>
            <w:tcW w:w="1068" w:type="pct"/>
            <w:vAlign w:val="center"/>
          </w:tcPr>
          <w:p w14:paraId="43BB6D2C" w14:textId="77777777" w:rsidR="009514D8" w:rsidRDefault="00000000">
            <w:pPr>
              <w:pStyle w:val="G3"/>
              <w:rPr>
                <w:b/>
                <w:bCs/>
              </w:rPr>
            </w:pPr>
            <w:r>
              <w:rPr>
                <w:rFonts w:hint="eastAsia"/>
                <w:b/>
                <w:bCs/>
              </w:rPr>
              <w:t>通讯地址</w:t>
            </w:r>
          </w:p>
        </w:tc>
        <w:tc>
          <w:tcPr>
            <w:tcW w:w="3931" w:type="pct"/>
            <w:vAlign w:val="center"/>
          </w:tcPr>
          <w:p w14:paraId="08581012" w14:textId="77777777" w:rsidR="009514D8"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3CA0C7E4" w14:textId="77777777" w:rsidR="009514D8" w:rsidRDefault="00000000">
      <w:pPr>
        <w:pStyle w:val="G0"/>
        <w:spacing w:before="156" w:after="156"/>
      </w:pPr>
      <w:r>
        <w:rPr>
          <w:rFonts w:hint="eastAsia"/>
        </w:rPr>
        <w:t>（二）一致行动人的股权及控制关系</w:t>
      </w:r>
    </w:p>
    <w:p w14:paraId="7F2137E9" w14:textId="77777777" w:rsidR="009514D8" w:rsidRDefault="00000000">
      <w:pPr>
        <w:pStyle w:val="G0"/>
        <w:spacing w:before="156" w:after="156"/>
        <w:ind w:firstLineChars="200" w:firstLine="482"/>
      </w:pPr>
      <w:r>
        <w:rPr>
          <w:rFonts w:hint="eastAsia"/>
        </w:rPr>
        <w:t>1</w:t>
      </w:r>
      <w:r>
        <w:rPr>
          <w:rFonts w:hint="eastAsia"/>
        </w:rPr>
        <w:t>、一致行动人的股权结构关系</w:t>
      </w:r>
    </w:p>
    <w:p w14:paraId="386AEDCA" w14:textId="77777777" w:rsidR="009514D8"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32"/>
        <w:gridCol w:w="3562"/>
        <w:gridCol w:w="2500"/>
        <w:gridCol w:w="1426"/>
      </w:tblGrid>
      <w:tr w:rsidR="009514D8" w14:paraId="6C978638" w14:textId="77777777">
        <w:tc>
          <w:tcPr>
            <w:tcW w:w="1032" w:type="dxa"/>
            <w:tcBorders>
              <w:tl2br w:val="nil"/>
              <w:tr2bl w:val="nil"/>
            </w:tcBorders>
            <w:vAlign w:val="center"/>
          </w:tcPr>
          <w:p w14:paraId="793139DE" w14:textId="77777777" w:rsidR="009514D8" w:rsidRDefault="00000000">
            <w:pPr>
              <w:pStyle w:val="G3"/>
              <w:jc w:val="center"/>
              <w:rPr>
                <w:b/>
                <w:bCs/>
              </w:rPr>
            </w:pPr>
            <w:r>
              <w:rPr>
                <w:rFonts w:hint="eastAsia"/>
                <w:b/>
                <w:bCs/>
              </w:rPr>
              <w:t>序号</w:t>
            </w:r>
          </w:p>
        </w:tc>
        <w:tc>
          <w:tcPr>
            <w:tcW w:w="3562" w:type="dxa"/>
            <w:tcBorders>
              <w:tl2br w:val="nil"/>
              <w:tr2bl w:val="nil"/>
            </w:tcBorders>
            <w:vAlign w:val="center"/>
          </w:tcPr>
          <w:p w14:paraId="7085F188" w14:textId="77777777" w:rsidR="009514D8" w:rsidRDefault="00000000">
            <w:pPr>
              <w:pStyle w:val="G3"/>
              <w:jc w:val="center"/>
              <w:rPr>
                <w:b/>
                <w:bCs/>
              </w:rPr>
            </w:pPr>
            <w:r>
              <w:rPr>
                <w:rFonts w:hint="eastAsia"/>
                <w:b/>
                <w:bCs/>
              </w:rPr>
              <w:t>股东姓名</w:t>
            </w:r>
          </w:p>
        </w:tc>
        <w:tc>
          <w:tcPr>
            <w:tcW w:w="2500" w:type="dxa"/>
            <w:tcBorders>
              <w:tl2br w:val="nil"/>
              <w:tr2bl w:val="nil"/>
            </w:tcBorders>
            <w:vAlign w:val="center"/>
          </w:tcPr>
          <w:p w14:paraId="5D8FE039" w14:textId="77777777" w:rsidR="009514D8"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7399C13F" w14:textId="77777777" w:rsidR="009514D8" w:rsidRDefault="00000000">
            <w:pPr>
              <w:pStyle w:val="G3"/>
              <w:jc w:val="center"/>
              <w:rPr>
                <w:b/>
                <w:bCs/>
              </w:rPr>
            </w:pPr>
            <w:r>
              <w:rPr>
                <w:rFonts w:hint="eastAsia"/>
                <w:b/>
                <w:bCs/>
              </w:rPr>
              <w:t>持股比例</w:t>
            </w:r>
          </w:p>
        </w:tc>
      </w:tr>
      <w:tr w:rsidR="009514D8" w14:paraId="6E004352" w14:textId="77777777">
        <w:trPr>
          <w:trHeight w:val="397"/>
        </w:trPr>
        <w:tc>
          <w:tcPr>
            <w:tcW w:w="1032" w:type="dxa"/>
            <w:tcBorders>
              <w:tl2br w:val="nil"/>
              <w:tr2bl w:val="nil"/>
            </w:tcBorders>
            <w:vAlign w:val="center"/>
          </w:tcPr>
          <w:p w14:paraId="0C05079C" w14:textId="77777777" w:rsidR="009514D8" w:rsidRDefault="00000000">
            <w:pPr>
              <w:pStyle w:val="G3"/>
              <w:jc w:val="center"/>
            </w:pPr>
            <w:r>
              <w:rPr>
                <w:rFonts w:hint="eastAsia"/>
              </w:rPr>
              <w:t>1</w:t>
            </w:r>
          </w:p>
        </w:tc>
        <w:tc>
          <w:tcPr>
            <w:tcW w:w="3562" w:type="dxa"/>
            <w:tcBorders>
              <w:tl2br w:val="nil"/>
              <w:tr2bl w:val="nil"/>
            </w:tcBorders>
            <w:vAlign w:val="center"/>
          </w:tcPr>
          <w:p w14:paraId="3801A97D" w14:textId="77777777" w:rsidR="009514D8" w:rsidRDefault="00000000">
            <w:pPr>
              <w:pStyle w:val="G3"/>
            </w:pPr>
            <w:hyperlink r:id="rId28" w:tgtFrame="https://www.qcc.com/firm/_blank" w:history="1">
              <w:r>
                <w:rPr>
                  <w:rFonts w:hint="eastAsia"/>
                </w:rPr>
                <w:t>家家悦控股集团股份有限公司</w:t>
              </w:r>
            </w:hyperlink>
          </w:p>
        </w:tc>
        <w:tc>
          <w:tcPr>
            <w:tcW w:w="2500" w:type="dxa"/>
            <w:tcBorders>
              <w:tl2br w:val="nil"/>
              <w:tr2bl w:val="nil"/>
            </w:tcBorders>
            <w:vAlign w:val="center"/>
          </w:tcPr>
          <w:p w14:paraId="32CFF4A1" w14:textId="77777777" w:rsidR="009514D8" w:rsidRDefault="00000000">
            <w:pPr>
              <w:pStyle w:val="G3"/>
              <w:jc w:val="right"/>
            </w:pPr>
            <w:r>
              <w:rPr>
                <w:rFonts w:hint="eastAsia"/>
              </w:rPr>
              <w:t>57,000</w:t>
            </w:r>
          </w:p>
        </w:tc>
        <w:tc>
          <w:tcPr>
            <w:tcW w:w="1426" w:type="dxa"/>
            <w:tcBorders>
              <w:tl2br w:val="nil"/>
              <w:tr2bl w:val="nil"/>
            </w:tcBorders>
            <w:vAlign w:val="center"/>
          </w:tcPr>
          <w:p w14:paraId="6EE8A49E" w14:textId="77777777" w:rsidR="009514D8" w:rsidRDefault="00000000">
            <w:pPr>
              <w:pStyle w:val="G3"/>
              <w:jc w:val="right"/>
            </w:pPr>
            <w:r>
              <w:rPr>
                <w:rFonts w:hint="eastAsia"/>
              </w:rPr>
              <w:t>81.43%</w:t>
            </w:r>
          </w:p>
        </w:tc>
      </w:tr>
      <w:tr w:rsidR="009514D8" w14:paraId="18EE1BA1" w14:textId="77777777">
        <w:trPr>
          <w:trHeight w:val="397"/>
        </w:trPr>
        <w:tc>
          <w:tcPr>
            <w:tcW w:w="1032" w:type="dxa"/>
            <w:tcBorders>
              <w:tl2br w:val="nil"/>
              <w:tr2bl w:val="nil"/>
            </w:tcBorders>
            <w:vAlign w:val="center"/>
          </w:tcPr>
          <w:p w14:paraId="1B239FA5" w14:textId="77777777" w:rsidR="009514D8" w:rsidRDefault="00000000">
            <w:pPr>
              <w:pStyle w:val="G3"/>
              <w:jc w:val="center"/>
            </w:pPr>
            <w:r>
              <w:rPr>
                <w:rFonts w:hint="eastAsia"/>
              </w:rPr>
              <w:t>2</w:t>
            </w:r>
          </w:p>
        </w:tc>
        <w:tc>
          <w:tcPr>
            <w:tcW w:w="3562" w:type="dxa"/>
            <w:tcBorders>
              <w:tl2br w:val="nil"/>
              <w:tr2bl w:val="nil"/>
            </w:tcBorders>
            <w:vAlign w:val="center"/>
          </w:tcPr>
          <w:p w14:paraId="40B04459" w14:textId="77777777" w:rsidR="009514D8" w:rsidRDefault="00000000">
            <w:pPr>
              <w:pStyle w:val="G3"/>
            </w:pPr>
            <w:r>
              <w:rPr>
                <w:rFonts w:hint="eastAsia"/>
              </w:rPr>
              <w:t>嘉华东方控股（集团）有限公司</w:t>
            </w:r>
          </w:p>
        </w:tc>
        <w:tc>
          <w:tcPr>
            <w:tcW w:w="2500" w:type="dxa"/>
            <w:tcBorders>
              <w:tl2br w:val="nil"/>
              <w:tr2bl w:val="nil"/>
            </w:tcBorders>
            <w:vAlign w:val="center"/>
          </w:tcPr>
          <w:p w14:paraId="453AE824" w14:textId="77777777" w:rsidR="009514D8" w:rsidRDefault="00000000">
            <w:pPr>
              <w:pStyle w:val="G3"/>
              <w:jc w:val="right"/>
            </w:pPr>
            <w:r>
              <w:t>10</w:t>
            </w:r>
            <w:r>
              <w:rPr>
                <w:rFonts w:hint="eastAsia"/>
              </w:rPr>
              <w:t>,</w:t>
            </w:r>
            <w:r>
              <w:t>000</w:t>
            </w:r>
          </w:p>
        </w:tc>
        <w:tc>
          <w:tcPr>
            <w:tcW w:w="1426" w:type="dxa"/>
            <w:tcBorders>
              <w:tl2br w:val="nil"/>
              <w:tr2bl w:val="nil"/>
            </w:tcBorders>
            <w:vAlign w:val="center"/>
          </w:tcPr>
          <w:p w14:paraId="7FE896CC" w14:textId="77777777" w:rsidR="009514D8" w:rsidRDefault="00000000">
            <w:pPr>
              <w:pStyle w:val="G3"/>
              <w:jc w:val="right"/>
            </w:pPr>
            <w:r>
              <w:rPr>
                <w:rFonts w:hint="eastAsia"/>
              </w:rPr>
              <w:t>14.29%</w:t>
            </w:r>
          </w:p>
        </w:tc>
      </w:tr>
      <w:tr w:rsidR="009514D8" w14:paraId="6225123A" w14:textId="77777777">
        <w:trPr>
          <w:trHeight w:val="397"/>
        </w:trPr>
        <w:tc>
          <w:tcPr>
            <w:tcW w:w="1032" w:type="dxa"/>
            <w:tcBorders>
              <w:tl2br w:val="nil"/>
              <w:tr2bl w:val="nil"/>
            </w:tcBorders>
            <w:vAlign w:val="center"/>
          </w:tcPr>
          <w:p w14:paraId="01A6AB36" w14:textId="77777777" w:rsidR="009514D8" w:rsidRDefault="00000000">
            <w:pPr>
              <w:pStyle w:val="G3"/>
              <w:jc w:val="center"/>
            </w:pPr>
            <w:r>
              <w:rPr>
                <w:rFonts w:hint="eastAsia"/>
              </w:rPr>
              <w:t>3</w:t>
            </w:r>
          </w:p>
        </w:tc>
        <w:tc>
          <w:tcPr>
            <w:tcW w:w="3562" w:type="dxa"/>
            <w:tcBorders>
              <w:tl2br w:val="nil"/>
              <w:tr2bl w:val="nil"/>
            </w:tcBorders>
            <w:vAlign w:val="center"/>
          </w:tcPr>
          <w:p w14:paraId="7202E12C" w14:textId="77777777" w:rsidR="009514D8" w:rsidRDefault="00000000">
            <w:pPr>
              <w:pStyle w:val="G3"/>
            </w:pPr>
            <w:r>
              <w:rPr>
                <w:rFonts w:hint="eastAsia"/>
              </w:rPr>
              <w:t>李红星</w:t>
            </w:r>
          </w:p>
        </w:tc>
        <w:tc>
          <w:tcPr>
            <w:tcW w:w="2500" w:type="dxa"/>
            <w:tcBorders>
              <w:tl2br w:val="nil"/>
              <w:tr2bl w:val="nil"/>
            </w:tcBorders>
            <w:vAlign w:val="center"/>
          </w:tcPr>
          <w:p w14:paraId="73855BC7" w14:textId="77777777" w:rsidR="009514D8" w:rsidRDefault="00000000">
            <w:pPr>
              <w:pStyle w:val="G3"/>
              <w:jc w:val="right"/>
            </w:pPr>
            <w:r>
              <w:rPr>
                <w:rFonts w:hint="eastAsia"/>
              </w:rPr>
              <w:t>3,000</w:t>
            </w:r>
          </w:p>
        </w:tc>
        <w:tc>
          <w:tcPr>
            <w:tcW w:w="1426" w:type="dxa"/>
            <w:tcBorders>
              <w:tl2br w:val="nil"/>
              <w:tr2bl w:val="nil"/>
            </w:tcBorders>
            <w:vAlign w:val="center"/>
          </w:tcPr>
          <w:p w14:paraId="5E1EE431" w14:textId="77777777" w:rsidR="009514D8" w:rsidRDefault="00000000">
            <w:pPr>
              <w:pStyle w:val="G3"/>
              <w:jc w:val="right"/>
            </w:pPr>
            <w:r>
              <w:t>4.2</w:t>
            </w:r>
            <w:r>
              <w:rPr>
                <w:rFonts w:hint="eastAsia"/>
              </w:rPr>
              <w:t>9</w:t>
            </w:r>
            <w:r>
              <w:t>%</w:t>
            </w:r>
          </w:p>
        </w:tc>
      </w:tr>
      <w:tr w:rsidR="009514D8" w14:paraId="65E03B94" w14:textId="77777777">
        <w:tc>
          <w:tcPr>
            <w:tcW w:w="4594" w:type="dxa"/>
            <w:gridSpan w:val="2"/>
            <w:tcBorders>
              <w:tl2br w:val="nil"/>
              <w:tr2bl w:val="nil"/>
            </w:tcBorders>
            <w:vAlign w:val="center"/>
          </w:tcPr>
          <w:p w14:paraId="43392086" w14:textId="77777777" w:rsidR="009514D8" w:rsidRDefault="00000000">
            <w:pPr>
              <w:pStyle w:val="G3"/>
              <w:jc w:val="center"/>
              <w:rPr>
                <w:b/>
                <w:bCs/>
              </w:rPr>
            </w:pPr>
            <w:r>
              <w:rPr>
                <w:rFonts w:hint="eastAsia"/>
                <w:b/>
                <w:bCs/>
              </w:rPr>
              <w:t>合计</w:t>
            </w:r>
          </w:p>
        </w:tc>
        <w:tc>
          <w:tcPr>
            <w:tcW w:w="2500" w:type="dxa"/>
            <w:tcBorders>
              <w:tl2br w:val="nil"/>
              <w:tr2bl w:val="nil"/>
            </w:tcBorders>
            <w:vAlign w:val="center"/>
          </w:tcPr>
          <w:p w14:paraId="01A18C46" w14:textId="77777777" w:rsidR="009514D8"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2D8F19DF" w14:textId="77777777" w:rsidR="009514D8" w:rsidRDefault="00000000">
            <w:pPr>
              <w:pStyle w:val="G3"/>
              <w:jc w:val="right"/>
              <w:rPr>
                <w:b/>
                <w:bCs/>
              </w:rPr>
            </w:pPr>
            <w:r>
              <w:rPr>
                <w:rFonts w:hint="eastAsia"/>
                <w:b/>
                <w:bCs/>
              </w:rPr>
              <w:t>100.00%</w:t>
            </w:r>
          </w:p>
        </w:tc>
      </w:tr>
    </w:tbl>
    <w:p w14:paraId="665A919D" w14:textId="77777777" w:rsidR="009514D8" w:rsidRDefault="00000000">
      <w:pPr>
        <w:pStyle w:val="G"/>
        <w:spacing w:before="156" w:after="156"/>
        <w:ind w:firstLine="480"/>
        <w:jc w:val="both"/>
      </w:pPr>
      <w:r>
        <w:rPr>
          <w:rFonts w:hint="eastAsia"/>
        </w:rPr>
        <w:t>截至本报告书签署日，家家悦控股持有</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t>81.43%</w:t>
      </w:r>
      <w:r>
        <w:rPr>
          <w:rFonts w:hint="eastAsia"/>
        </w:rPr>
        <w:t>的股份，为其控股股东；王培桓持有家家悦控股</w:t>
      </w:r>
      <w:r>
        <w:rPr>
          <w:rFonts w:hint="eastAsia"/>
        </w:rPr>
        <w:t>44.56%</w:t>
      </w:r>
      <w:r>
        <w:rPr>
          <w:rFonts w:hint="eastAsia"/>
        </w:rPr>
        <w:t>股权，为其实际控制人。</w:t>
      </w:r>
      <w:r>
        <w:fldChar w:fldCharType="begin"/>
      </w:r>
      <w:r>
        <w:rPr>
          <w:rFonts w:hint="eastAsia"/>
        </w:rPr>
        <w:instrText xml:space="preserve"> HYPERLINK "https://114.80.154.45/EquitySalesF9Web/F9/Shareholder/!CommandParam(8514,CompanyCode=1198050229)" </w:instrText>
      </w:r>
      <w:r>
        <w:fldChar w:fldCharType="separate"/>
      </w:r>
      <w:r>
        <w:t>北京鼎耘科技发展有限公司</w:t>
      </w:r>
      <w:r>
        <w:fldChar w:fldCharType="end"/>
      </w:r>
      <w:r>
        <w:rPr>
          <w:rFonts w:hint="eastAsia"/>
        </w:rPr>
        <w:t>的股权控制关系如下：</w:t>
      </w:r>
    </w:p>
    <w:p w14:paraId="3B912B66" w14:textId="77777777" w:rsidR="009514D8" w:rsidRDefault="00000000">
      <w:pPr>
        <w:pStyle w:val="G"/>
        <w:spacing w:before="156" w:after="156"/>
        <w:ind w:firstLine="480"/>
        <w:jc w:val="both"/>
      </w:pPr>
      <w:r>
        <w:rPr>
          <w:noProof/>
        </w:rPr>
        <w:lastRenderedPageBreak/>
        <w:drawing>
          <wp:inline distT="0" distB="0" distL="114300" distR="114300" wp14:anchorId="0FF69A77" wp14:editId="029072C5">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9"/>
                    <a:stretch>
                      <a:fillRect/>
                    </a:stretch>
                  </pic:blipFill>
                  <pic:spPr>
                    <a:xfrm>
                      <a:off x="0" y="0"/>
                      <a:ext cx="4702810" cy="1563370"/>
                    </a:xfrm>
                    <a:prstGeom prst="rect">
                      <a:avLst/>
                    </a:prstGeom>
                    <a:noFill/>
                    <a:ln>
                      <a:noFill/>
                    </a:ln>
                  </pic:spPr>
                </pic:pic>
              </a:graphicData>
            </a:graphic>
          </wp:inline>
        </w:drawing>
      </w:r>
    </w:p>
    <w:p w14:paraId="4B3AA918" w14:textId="77777777" w:rsidR="009514D8" w:rsidRDefault="00000000">
      <w:pPr>
        <w:pStyle w:val="G0"/>
        <w:spacing w:before="156" w:after="156"/>
        <w:ind w:firstLineChars="200" w:firstLine="482"/>
      </w:pPr>
      <w:r>
        <w:rPr>
          <w:rFonts w:hint="eastAsia"/>
        </w:rPr>
        <w:t>2</w:t>
      </w:r>
      <w:r>
        <w:rPr>
          <w:rFonts w:hint="eastAsia"/>
        </w:rPr>
        <w:t>、一致行动人的控股股东和实际控制人基本情况</w:t>
      </w:r>
    </w:p>
    <w:p w14:paraId="2475CAAC" w14:textId="77777777" w:rsidR="009514D8"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55ECF0DD" w14:textId="77777777" w:rsidR="009514D8" w:rsidRDefault="00000000">
      <w:pPr>
        <w:pStyle w:val="G"/>
        <w:spacing w:before="156" w:after="156"/>
        <w:ind w:firstLine="480"/>
        <w:jc w:val="both"/>
      </w:pPr>
      <w:r>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803"/>
        <w:gridCol w:w="6640"/>
      </w:tblGrid>
      <w:tr w:rsidR="009514D8" w14:paraId="7B931FF9" w14:textId="77777777">
        <w:trPr>
          <w:trHeight w:val="397"/>
          <w:jc w:val="center"/>
        </w:trPr>
        <w:tc>
          <w:tcPr>
            <w:tcW w:w="1068" w:type="pct"/>
            <w:vAlign w:val="center"/>
          </w:tcPr>
          <w:p w14:paraId="7DE139F4" w14:textId="77777777" w:rsidR="009514D8" w:rsidRDefault="00000000">
            <w:pPr>
              <w:pStyle w:val="G3"/>
              <w:rPr>
                <w:b/>
                <w:bCs/>
              </w:rPr>
            </w:pPr>
            <w:r>
              <w:rPr>
                <w:rFonts w:hint="eastAsia"/>
                <w:b/>
                <w:bCs/>
              </w:rPr>
              <w:t>公司</w:t>
            </w:r>
            <w:r>
              <w:rPr>
                <w:b/>
                <w:bCs/>
              </w:rPr>
              <w:t>名称</w:t>
            </w:r>
          </w:p>
        </w:tc>
        <w:tc>
          <w:tcPr>
            <w:tcW w:w="3931" w:type="pct"/>
            <w:vAlign w:val="center"/>
          </w:tcPr>
          <w:p w14:paraId="44794684" w14:textId="77777777" w:rsidR="009514D8" w:rsidRDefault="00000000">
            <w:pPr>
              <w:pStyle w:val="G3"/>
            </w:pPr>
            <w:r>
              <w:rPr>
                <w:rFonts w:hint="eastAsia"/>
              </w:rPr>
              <w:t>家家悦控股集团股份有限公司</w:t>
            </w:r>
          </w:p>
        </w:tc>
      </w:tr>
      <w:tr w:rsidR="009514D8" w14:paraId="7517CE5C" w14:textId="77777777">
        <w:trPr>
          <w:trHeight w:val="397"/>
          <w:jc w:val="center"/>
        </w:trPr>
        <w:tc>
          <w:tcPr>
            <w:tcW w:w="1068" w:type="pct"/>
            <w:vAlign w:val="center"/>
          </w:tcPr>
          <w:p w14:paraId="563E947C" w14:textId="77777777" w:rsidR="009514D8" w:rsidRDefault="00000000">
            <w:pPr>
              <w:pStyle w:val="G3"/>
              <w:rPr>
                <w:b/>
                <w:bCs/>
              </w:rPr>
            </w:pPr>
            <w:r>
              <w:rPr>
                <w:rFonts w:hint="eastAsia"/>
                <w:b/>
                <w:bCs/>
              </w:rPr>
              <w:t>法定代表人</w:t>
            </w:r>
          </w:p>
        </w:tc>
        <w:tc>
          <w:tcPr>
            <w:tcW w:w="3931" w:type="pct"/>
            <w:vAlign w:val="center"/>
          </w:tcPr>
          <w:p w14:paraId="39D32AA5" w14:textId="77777777" w:rsidR="009514D8" w:rsidRDefault="00000000">
            <w:pPr>
              <w:pStyle w:val="G3"/>
            </w:pPr>
            <w:r>
              <w:rPr>
                <w:rFonts w:hint="eastAsia"/>
              </w:rPr>
              <w:t>王培桓</w:t>
            </w:r>
          </w:p>
        </w:tc>
      </w:tr>
      <w:tr w:rsidR="009514D8" w14:paraId="0C00844F" w14:textId="77777777">
        <w:trPr>
          <w:trHeight w:val="397"/>
          <w:jc w:val="center"/>
        </w:trPr>
        <w:tc>
          <w:tcPr>
            <w:tcW w:w="1068" w:type="pct"/>
            <w:vAlign w:val="center"/>
          </w:tcPr>
          <w:p w14:paraId="2D549822" w14:textId="77777777" w:rsidR="009514D8" w:rsidRDefault="00000000">
            <w:pPr>
              <w:pStyle w:val="G3"/>
              <w:rPr>
                <w:b/>
                <w:bCs/>
              </w:rPr>
            </w:pPr>
            <w:r>
              <w:rPr>
                <w:rFonts w:hint="eastAsia"/>
                <w:b/>
                <w:bCs/>
              </w:rPr>
              <w:t>注册资本</w:t>
            </w:r>
          </w:p>
        </w:tc>
        <w:tc>
          <w:tcPr>
            <w:tcW w:w="3931" w:type="pct"/>
            <w:vAlign w:val="center"/>
          </w:tcPr>
          <w:p w14:paraId="215D1BCE" w14:textId="77777777" w:rsidR="009514D8" w:rsidRDefault="00000000">
            <w:pPr>
              <w:pStyle w:val="G3"/>
              <w:rPr>
                <w:vertAlign w:val="superscript"/>
              </w:rPr>
            </w:pPr>
            <w:r>
              <w:t>9</w:t>
            </w:r>
            <w:r>
              <w:rPr>
                <w:rFonts w:hint="eastAsia"/>
              </w:rPr>
              <w:t>,</w:t>
            </w:r>
            <w:r>
              <w:t>000.00</w:t>
            </w:r>
            <w:r>
              <w:rPr>
                <w:rFonts w:hint="eastAsia"/>
              </w:rPr>
              <w:t>万元</w:t>
            </w:r>
          </w:p>
        </w:tc>
      </w:tr>
      <w:tr w:rsidR="009514D8" w14:paraId="575BF0DA" w14:textId="77777777">
        <w:trPr>
          <w:trHeight w:val="397"/>
          <w:jc w:val="center"/>
        </w:trPr>
        <w:tc>
          <w:tcPr>
            <w:tcW w:w="1068" w:type="pct"/>
            <w:vAlign w:val="center"/>
          </w:tcPr>
          <w:p w14:paraId="0AE06F58" w14:textId="77777777" w:rsidR="009514D8" w:rsidRDefault="00000000">
            <w:pPr>
              <w:pStyle w:val="G3"/>
              <w:rPr>
                <w:b/>
                <w:bCs/>
              </w:rPr>
            </w:pPr>
            <w:r>
              <w:rPr>
                <w:b/>
                <w:bCs/>
              </w:rPr>
              <w:t>统一社会信用代码</w:t>
            </w:r>
          </w:p>
        </w:tc>
        <w:tc>
          <w:tcPr>
            <w:tcW w:w="3931" w:type="pct"/>
            <w:vAlign w:val="center"/>
          </w:tcPr>
          <w:p w14:paraId="5F1C2FA0" w14:textId="77777777" w:rsidR="009514D8" w:rsidRDefault="00000000">
            <w:pPr>
              <w:pStyle w:val="G3"/>
            </w:pPr>
            <w:r>
              <w:rPr>
                <w:rFonts w:hint="eastAsia"/>
              </w:rPr>
              <w:t>91371000575487614H</w:t>
            </w:r>
          </w:p>
        </w:tc>
      </w:tr>
      <w:tr w:rsidR="009514D8" w14:paraId="7C581143" w14:textId="77777777">
        <w:trPr>
          <w:trHeight w:val="397"/>
          <w:jc w:val="center"/>
        </w:trPr>
        <w:tc>
          <w:tcPr>
            <w:tcW w:w="1068" w:type="pct"/>
            <w:vAlign w:val="center"/>
          </w:tcPr>
          <w:p w14:paraId="7D33D254" w14:textId="77777777" w:rsidR="009514D8" w:rsidRDefault="00000000">
            <w:pPr>
              <w:pStyle w:val="G3"/>
              <w:rPr>
                <w:b/>
                <w:bCs/>
              </w:rPr>
            </w:pPr>
            <w:r>
              <w:rPr>
                <w:rFonts w:hint="eastAsia"/>
                <w:b/>
                <w:bCs/>
              </w:rPr>
              <w:t>公司</w:t>
            </w:r>
            <w:r>
              <w:rPr>
                <w:b/>
                <w:bCs/>
              </w:rPr>
              <w:t>类型</w:t>
            </w:r>
          </w:p>
        </w:tc>
        <w:tc>
          <w:tcPr>
            <w:tcW w:w="3931" w:type="pct"/>
            <w:vAlign w:val="center"/>
          </w:tcPr>
          <w:p w14:paraId="4818D960" w14:textId="77777777" w:rsidR="009514D8" w:rsidRDefault="00000000">
            <w:pPr>
              <w:pStyle w:val="G3"/>
            </w:pPr>
            <w:r>
              <w:rPr>
                <w:rFonts w:hint="eastAsia"/>
              </w:rPr>
              <w:t>股份有限公司（非上市、自然人投资或控股）</w:t>
            </w:r>
          </w:p>
        </w:tc>
      </w:tr>
      <w:tr w:rsidR="009514D8" w14:paraId="2BC7AAF6" w14:textId="77777777">
        <w:trPr>
          <w:trHeight w:val="397"/>
          <w:jc w:val="center"/>
        </w:trPr>
        <w:tc>
          <w:tcPr>
            <w:tcW w:w="1068" w:type="pct"/>
            <w:vAlign w:val="center"/>
          </w:tcPr>
          <w:p w14:paraId="599B2BED" w14:textId="77777777" w:rsidR="009514D8" w:rsidRDefault="00000000">
            <w:pPr>
              <w:pStyle w:val="G3"/>
              <w:rPr>
                <w:b/>
                <w:bCs/>
              </w:rPr>
            </w:pPr>
            <w:r>
              <w:rPr>
                <w:b/>
                <w:bCs/>
              </w:rPr>
              <w:t>经营范围</w:t>
            </w:r>
          </w:p>
        </w:tc>
        <w:tc>
          <w:tcPr>
            <w:tcW w:w="3931" w:type="pct"/>
            <w:vAlign w:val="center"/>
          </w:tcPr>
          <w:p w14:paraId="30F11537" w14:textId="77777777" w:rsidR="009514D8"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9514D8" w14:paraId="0467F232" w14:textId="77777777">
        <w:trPr>
          <w:trHeight w:val="397"/>
          <w:jc w:val="center"/>
        </w:trPr>
        <w:tc>
          <w:tcPr>
            <w:tcW w:w="1068" w:type="pct"/>
            <w:vAlign w:val="center"/>
          </w:tcPr>
          <w:p w14:paraId="25F659E3" w14:textId="77777777" w:rsidR="009514D8" w:rsidRDefault="00000000">
            <w:pPr>
              <w:pStyle w:val="G3"/>
              <w:rPr>
                <w:b/>
                <w:bCs/>
              </w:rPr>
            </w:pPr>
            <w:r>
              <w:rPr>
                <w:rFonts w:hint="eastAsia"/>
                <w:b/>
                <w:bCs/>
              </w:rPr>
              <w:t>成立日期</w:t>
            </w:r>
          </w:p>
        </w:tc>
        <w:tc>
          <w:tcPr>
            <w:tcW w:w="3931" w:type="pct"/>
            <w:vAlign w:val="center"/>
          </w:tcPr>
          <w:p w14:paraId="76E32DFB" w14:textId="77777777" w:rsidR="009514D8" w:rsidRDefault="00000000">
            <w:pPr>
              <w:pStyle w:val="G3"/>
            </w:pPr>
            <w:r>
              <w:t>2011-05-13</w:t>
            </w:r>
          </w:p>
        </w:tc>
      </w:tr>
      <w:tr w:rsidR="009514D8" w14:paraId="11E04213" w14:textId="77777777">
        <w:trPr>
          <w:trHeight w:val="397"/>
          <w:jc w:val="center"/>
        </w:trPr>
        <w:tc>
          <w:tcPr>
            <w:tcW w:w="1068" w:type="pct"/>
            <w:vAlign w:val="center"/>
          </w:tcPr>
          <w:p w14:paraId="22C30CF5" w14:textId="77777777" w:rsidR="009514D8" w:rsidRDefault="00000000">
            <w:pPr>
              <w:pStyle w:val="G3"/>
              <w:rPr>
                <w:b/>
                <w:bCs/>
              </w:rPr>
            </w:pPr>
            <w:r>
              <w:rPr>
                <w:rFonts w:hint="eastAsia"/>
                <w:b/>
                <w:bCs/>
              </w:rPr>
              <w:t>经营</w:t>
            </w:r>
            <w:r>
              <w:rPr>
                <w:b/>
                <w:bCs/>
              </w:rPr>
              <w:t>期限</w:t>
            </w:r>
          </w:p>
        </w:tc>
        <w:tc>
          <w:tcPr>
            <w:tcW w:w="3931" w:type="pct"/>
            <w:vAlign w:val="center"/>
          </w:tcPr>
          <w:p w14:paraId="2FD4CD99" w14:textId="77777777" w:rsidR="009514D8" w:rsidRDefault="00000000">
            <w:pPr>
              <w:pStyle w:val="G3"/>
            </w:pPr>
            <w:r>
              <w:rPr>
                <w:rFonts w:hint="eastAsia"/>
              </w:rPr>
              <w:t>2011-05-13</w:t>
            </w:r>
            <w:r>
              <w:rPr>
                <w:rFonts w:hint="eastAsia"/>
              </w:rPr>
              <w:t>至</w:t>
            </w:r>
            <w:r>
              <w:rPr>
                <w:rFonts w:hint="eastAsia"/>
              </w:rPr>
              <w:t>2061-05-13</w:t>
            </w:r>
          </w:p>
        </w:tc>
      </w:tr>
      <w:tr w:rsidR="009514D8" w14:paraId="5375C22B" w14:textId="77777777">
        <w:trPr>
          <w:trHeight w:val="397"/>
          <w:jc w:val="center"/>
        </w:trPr>
        <w:tc>
          <w:tcPr>
            <w:tcW w:w="1068" w:type="pct"/>
            <w:vAlign w:val="center"/>
          </w:tcPr>
          <w:p w14:paraId="63537E0F" w14:textId="77777777" w:rsidR="009514D8" w:rsidRDefault="00000000">
            <w:pPr>
              <w:pStyle w:val="G3"/>
              <w:rPr>
                <w:b/>
                <w:bCs/>
              </w:rPr>
            </w:pPr>
            <w:r>
              <w:rPr>
                <w:rFonts w:hint="eastAsia"/>
                <w:b/>
                <w:bCs/>
              </w:rPr>
              <w:t>注册地址</w:t>
            </w:r>
          </w:p>
        </w:tc>
        <w:tc>
          <w:tcPr>
            <w:tcW w:w="3931" w:type="pct"/>
            <w:vAlign w:val="center"/>
          </w:tcPr>
          <w:p w14:paraId="1517F745" w14:textId="77777777" w:rsidR="009514D8" w:rsidRDefault="00000000">
            <w:pPr>
              <w:pStyle w:val="G3"/>
            </w:pPr>
            <w:r>
              <w:rPr>
                <w:rFonts w:hint="eastAsia"/>
              </w:rPr>
              <w:t>威海经区香港路西、浦东路南</w:t>
            </w:r>
          </w:p>
        </w:tc>
      </w:tr>
      <w:tr w:rsidR="009514D8" w14:paraId="3AF59631" w14:textId="77777777">
        <w:trPr>
          <w:trHeight w:val="397"/>
          <w:jc w:val="center"/>
        </w:trPr>
        <w:tc>
          <w:tcPr>
            <w:tcW w:w="1068" w:type="pct"/>
            <w:vAlign w:val="center"/>
          </w:tcPr>
          <w:p w14:paraId="67A6DCFC" w14:textId="77777777" w:rsidR="009514D8" w:rsidRDefault="00000000">
            <w:pPr>
              <w:pStyle w:val="G3"/>
              <w:rPr>
                <w:b/>
                <w:bCs/>
              </w:rPr>
            </w:pPr>
            <w:r>
              <w:rPr>
                <w:rFonts w:hint="eastAsia"/>
                <w:b/>
                <w:bCs/>
              </w:rPr>
              <w:t>通讯地址</w:t>
            </w:r>
          </w:p>
        </w:tc>
        <w:tc>
          <w:tcPr>
            <w:tcW w:w="3931" w:type="pct"/>
            <w:vAlign w:val="center"/>
          </w:tcPr>
          <w:p w14:paraId="0778A8EF" w14:textId="77777777" w:rsidR="009514D8" w:rsidRDefault="00000000">
            <w:pPr>
              <w:pStyle w:val="G3"/>
            </w:pPr>
            <w:r>
              <w:rPr>
                <w:rFonts w:hint="eastAsia"/>
              </w:rPr>
              <w:t>威海经区香港路西、浦东路南</w:t>
            </w:r>
          </w:p>
        </w:tc>
      </w:tr>
    </w:tbl>
    <w:p w14:paraId="7A8FA692" w14:textId="77777777" w:rsidR="009514D8"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73F627E5" w14:textId="77777777" w:rsidR="009514D8" w:rsidRDefault="00000000">
      <w:pPr>
        <w:pStyle w:val="G"/>
        <w:spacing w:before="156" w:after="156"/>
        <w:ind w:firstLine="480"/>
        <w:jc w:val="both"/>
      </w:pPr>
      <w:r>
        <w:rPr>
          <w:rFonts w:hint="eastAsia"/>
        </w:rPr>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48"/>
        <w:gridCol w:w="964"/>
        <w:gridCol w:w="831"/>
        <w:gridCol w:w="2387"/>
        <w:gridCol w:w="1474"/>
        <w:gridCol w:w="1815"/>
      </w:tblGrid>
      <w:tr w:rsidR="009514D8" w14:paraId="587769FA" w14:textId="77777777">
        <w:trPr>
          <w:trHeight w:val="397"/>
          <w:tblHeader/>
        </w:trPr>
        <w:tc>
          <w:tcPr>
            <w:tcW w:w="615" w:type="pct"/>
            <w:vAlign w:val="center"/>
          </w:tcPr>
          <w:p w14:paraId="45657BF2"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6150C136" w14:textId="77777777" w:rsidR="009514D8"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72112DB3"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18131A40"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2FE2C438"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298E7050"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9514D8" w14:paraId="3B733C5F" w14:textId="77777777">
        <w:trPr>
          <w:trHeight w:val="397"/>
        </w:trPr>
        <w:tc>
          <w:tcPr>
            <w:tcW w:w="615" w:type="pct"/>
            <w:vAlign w:val="center"/>
          </w:tcPr>
          <w:p w14:paraId="78298F82" w14:textId="77777777" w:rsidR="009514D8" w:rsidRDefault="00000000">
            <w:pPr>
              <w:pStyle w:val="G3"/>
              <w:jc w:val="center"/>
              <w:rPr>
                <w:color w:val="333333"/>
                <w:szCs w:val="21"/>
              </w:rPr>
            </w:pPr>
            <w:r>
              <w:rPr>
                <w:szCs w:val="21"/>
              </w:rPr>
              <w:t>王培桓</w:t>
            </w:r>
          </w:p>
        </w:tc>
        <w:tc>
          <w:tcPr>
            <w:tcW w:w="566" w:type="pct"/>
            <w:vAlign w:val="center"/>
          </w:tcPr>
          <w:p w14:paraId="6D735972"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7D3B67EA"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6B0E85CC" w14:textId="77777777" w:rsidR="009514D8"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272FE4D0" w14:textId="77777777" w:rsidR="009514D8"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7369C338"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4EDFDA1C" w14:textId="77777777" w:rsidR="009514D8" w:rsidRDefault="00000000">
      <w:pPr>
        <w:pStyle w:val="G"/>
        <w:spacing w:before="156" w:after="156"/>
        <w:ind w:firstLine="480"/>
        <w:jc w:val="both"/>
      </w:pPr>
      <w:r>
        <w:rPr>
          <w:rFonts w:hint="eastAsia"/>
        </w:rPr>
        <w:t>王培桓先生简历如下：</w:t>
      </w:r>
    </w:p>
    <w:p w14:paraId="7CBF3697" w14:textId="77777777" w:rsidR="009514D8" w:rsidRDefault="00000000">
      <w:pPr>
        <w:pStyle w:val="G"/>
        <w:spacing w:before="156" w:after="156"/>
        <w:ind w:firstLine="480"/>
        <w:jc w:val="both"/>
      </w:pPr>
      <w:r>
        <w:rPr>
          <w:rFonts w:hint="eastAsia"/>
        </w:rPr>
        <w:lastRenderedPageBreak/>
        <w:t>王培桓先生，</w:t>
      </w:r>
      <w:r>
        <w:rPr>
          <w:rFonts w:hint="eastAsia"/>
        </w:rPr>
        <w:t>1955</w:t>
      </w:r>
      <w:r>
        <w:rPr>
          <w:rFonts w:hint="eastAsia"/>
        </w:rPr>
        <w:t>年生，中国国籍，本科学历。现任家家悦集团股份有限公司董事长、总经理。历任威海糖茶酒类公司经理、党支部书记，山东省威海糖酒采购供应站董事长、总经理，山东家家悦集团有限公司董事长、总经理。</w:t>
      </w:r>
    </w:p>
    <w:p w14:paraId="4E9E3790" w14:textId="77777777" w:rsidR="009514D8" w:rsidRDefault="00000000">
      <w:pPr>
        <w:pStyle w:val="G0"/>
        <w:spacing w:before="156" w:after="156"/>
      </w:pPr>
      <w:r>
        <w:rPr>
          <w:rFonts w:hint="eastAsia"/>
        </w:rPr>
        <w:t>（三）一致行动人及其控股股东、实际控制人控制的核心企业和主营业务情况</w:t>
      </w:r>
    </w:p>
    <w:p w14:paraId="26C68121" w14:textId="77777777" w:rsidR="009514D8"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2854A575" w14:textId="77777777" w:rsidR="009514D8" w:rsidRDefault="00000000">
      <w:pPr>
        <w:pStyle w:val="G"/>
        <w:spacing w:before="156" w:after="156"/>
        <w:ind w:firstLine="480"/>
        <w:jc w:val="both"/>
      </w:pPr>
      <w:r>
        <w:rPr>
          <w:rFonts w:hint="eastAsia"/>
        </w:rPr>
        <w:t>截至本报告书签署日，鼎耘科技不存在对外控制企业的情况。</w:t>
      </w:r>
    </w:p>
    <w:p w14:paraId="525C4482" w14:textId="77777777" w:rsidR="009514D8" w:rsidRDefault="00000000">
      <w:pPr>
        <w:pStyle w:val="G0"/>
        <w:spacing w:before="156" w:after="156"/>
        <w:ind w:firstLineChars="200" w:firstLine="482"/>
      </w:pPr>
      <w:r>
        <w:rPr>
          <w:rFonts w:hint="eastAsia"/>
        </w:rPr>
        <w:t>2</w:t>
      </w:r>
      <w:r>
        <w:rPr>
          <w:rFonts w:hint="eastAsia"/>
        </w:rPr>
        <w:t>、一致行动人及其控股股东、实际控制人控制的核心企业和主营业务情况</w:t>
      </w:r>
    </w:p>
    <w:p w14:paraId="38BD023F" w14:textId="77777777" w:rsidR="009514D8"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，家家悦控股</w:t>
      </w:r>
      <w:r>
        <w:t>控制的</w:t>
      </w:r>
      <w:r>
        <w:rPr>
          <w:rFonts w:hint="eastAsia"/>
        </w:rPr>
        <w:t>其他</w:t>
      </w:r>
      <w:r>
        <w:t>核心企业及主营业务情况如下</w:t>
      </w:r>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88"/>
        <w:gridCol w:w="1759"/>
        <w:gridCol w:w="1365"/>
        <w:gridCol w:w="1190"/>
        <w:gridCol w:w="3520"/>
      </w:tblGrid>
      <w:tr w:rsidR="009514D8" w14:paraId="4F1B6CD9" w14:textId="77777777">
        <w:trPr>
          <w:trHeight w:val="397"/>
          <w:tblHeader/>
        </w:trPr>
        <w:tc>
          <w:tcPr>
            <w:tcW w:w="403" w:type="pct"/>
            <w:tcBorders>
              <w:bottom w:val="single" w:sz="4" w:space="0" w:color="auto"/>
              <w:right w:val="single" w:sz="4" w:space="0" w:color="auto"/>
            </w:tcBorders>
            <w:vAlign w:val="center"/>
          </w:tcPr>
          <w:p w14:paraId="460C0E9E" w14:textId="77777777" w:rsidR="009514D8"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5799942C" w14:textId="77777777" w:rsidR="009514D8"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39D62E7B" w14:textId="77777777" w:rsidR="009514D8"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68C1FDFF" w14:textId="77777777" w:rsidR="009514D8" w:rsidRDefault="00000000">
            <w:pPr>
              <w:pStyle w:val="G3"/>
              <w:jc w:val="center"/>
              <w:rPr>
                <w:b/>
                <w:bCs/>
              </w:rPr>
            </w:pPr>
            <w:r>
              <w:rPr>
                <w:rFonts w:hint="eastAsia"/>
                <w:b/>
                <w:bCs/>
              </w:rPr>
              <w:t>持股比例</w:t>
            </w:r>
          </w:p>
        </w:tc>
        <w:tc>
          <w:tcPr>
            <w:tcW w:w="2065" w:type="pct"/>
            <w:tcBorders>
              <w:left w:val="single" w:sz="4" w:space="0" w:color="auto"/>
              <w:bottom w:val="single" w:sz="4" w:space="0" w:color="auto"/>
            </w:tcBorders>
            <w:vAlign w:val="center"/>
          </w:tcPr>
          <w:p w14:paraId="753A0D41" w14:textId="77777777" w:rsidR="009514D8" w:rsidRDefault="00000000">
            <w:pPr>
              <w:pStyle w:val="G3"/>
              <w:jc w:val="center"/>
              <w:rPr>
                <w:b/>
                <w:bCs/>
              </w:rPr>
            </w:pPr>
            <w:r>
              <w:rPr>
                <w:rFonts w:hint="eastAsia"/>
                <w:b/>
                <w:bCs/>
              </w:rPr>
              <w:t>主营业务</w:t>
            </w:r>
          </w:p>
        </w:tc>
      </w:tr>
      <w:tr w:rsidR="009514D8" w14:paraId="0AD89E1E" w14:textId="77777777">
        <w:trPr>
          <w:trHeight w:val="397"/>
        </w:trPr>
        <w:tc>
          <w:tcPr>
            <w:tcW w:w="403" w:type="pct"/>
            <w:tcBorders>
              <w:top w:val="single" w:sz="4" w:space="0" w:color="auto"/>
              <w:bottom w:val="single" w:sz="4" w:space="0" w:color="auto"/>
              <w:right w:val="single" w:sz="4" w:space="0" w:color="auto"/>
            </w:tcBorders>
            <w:vAlign w:val="center"/>
          </w:tcPr>
          <w:p w14:paraId="6A2BB2CC" w14:textId="77777777" w:rsidR="009514D8"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29772084" w14:textId="77777777" w:rsidR="009514D8" w:rsidRDefault="00000000">
            <w:pPr>
              <w:pStyle w:val="G3"/>
            </w:pPr>
            <w:r>
              <w:rPr>
                <w:rFonts w:hint="eastAsia"/>
              </w:rPr>
              <w:t>山东鼎云科技创新有限公司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A272AB7" w14:textId="77777777" w:rsidR="009514D8" w:rsidRDefault="00000000">
            <w:pPr>
              <w:pStyle w:val="G3"/>
              <w:jc w:val="right"/>
            </w:pPr>
            <w:r>
              <w:t>10,000</w:t>
            </w:r>
          </w:p>
        </w:tc>
        <w:tc>
          <w:tcPr>
            <w:tcW w:w="698" w:type="pct"/>
            <w:tcBorders>
              <w:top w:val="single" w:sz="4" w:space="0" w:color="auto"/>
              <w:left w:val="single" w:sz="4" w:space="0" w:color="auto"/>
              <w:bottom w:val="single" w:sz="4" w:space="0" w:color="auto"/>
              <w:right w:val="single" w:sz="4" w:space="0" w:color="auto"/>
            </w:tcBorders>
            <w:vAlign w:val="center"/>
          </w:tcPr>
          <w:p w14:paraId="2B9E8240"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7AF7ADEF" w14:textId="77777777" w:rsidR="009514D8" w:rsidRDefault="00000000">
            <w:pPr>
              <w:pStyle w:val="G3"/>
            </w:pPr>
            <w:r>
              <w:rPr>
                <w:rFonts w:hint="eastAsia"/>
              </w:rPr>
              <w:t>信息技术咨询服务；技术服务、技术开发、技术咨询、技术交流、技术转让、技术推广</w:t>
            </w:r>
          </w:p>
        </w:tc>
      </w:tr>
      <w:tr w:rsidR="009514D8" w14:paraId="3CE0FA72" w14:textId="77777777">
        <w:trPr>
          <w:trHeight w:val="397"/>
        </w:trPr>
        <w:tc>
          <w:tcPr>
            <w:tcW w:w="403" w:type="pct"/>
            <w:tcBorders>
              <w:top w:val="single" w:sz="4" w:space="0" w:color="auto"/>
              <w:bottom w:val="single" w:sz="4" w:space="0" w:color="auto"/>
              <w:right w:val="single" w:sz="4" w:space="0" w:color="auto"/>
            </w:tcBorders>
            <w:vAlign w:val="center"/>
          </w:tcPr>
          <w:p w14:paraId="333694C7" w14:textId="77777777" w:rsidR="009514D8" w:rsidRDefault="00000000">
            <w:pPr>
              <w:pStyle w:val="G3"/>
              <w:jc w:val="center"/>
            </w:pPr>
            <w:r>
              <w:t>2</w:t>
            </w:r>
          </w:p>
        </w:tc>
        <w:tc>
          <w:tcPr>
            <w:tcW w:w="1032" w:type="pct"/>
            <w:tcBorders>
              <w:top w:val="single" w:sz="4" w:space="0" w:color="auto"/>
              <w:left w:val="single" w:sz="4" w:space="0" w:color="auto"/>
              <w:bottom w:val="single" w:sz="4" w:space="0" w:color="auto"/>
              <w:right w:val="single" w:sz="4" w:space="0" w:color="auto"/>
            </w:tcBorders>
            <w:vAlign w:val="center"/>
          </w:tcPr>
          <w:p w14:paraId="4FF672C1" w14:textId="77777777" w:rsidR="009514D8"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3C9D357F" w14:textId="77777777" w:rsidR="009514D8"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761A2BBD"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650CF35C" w14:textId="77777777" w:rsidR="009514D8" w:rsidRDefault="00000000">
            <w:pPr>
              <w:pStyle w:val="G3"/>
            </w:pPr>
            <w:r>
              <w:rPr>
                <w:rFonts w:hint="eastAsia"/>
              </w:rPr>
              <w:t>凭资质从事房地产开发与销售，项目管理，建设工程咨询</w:t>
            </w:r>
          </w:p>
        </w:tc>
      </w:tr>
      <w:tr w:rsidR="009514D8" w14:paraId="4E717A27" w14:textId="77777777">
        <w:trPr>
          <w:trHeight w:val="397"/>
        </w:trPr>
        <w:tc>
          <w:tcPr>
            <w:tcW w:w="403" w:type="pct"/>
            <w:tcBorders>
              <w:top w:val="single" w:sz="4" w:space="0" w:color="auto"/>
              <w:bottom w:val="single" w:sz="4" w:space="0" w:color="auto"/>
              <w:right w:val="single" w:sz="4" w:space="0" w:color="auto"/>
            </w:tcBorders>
            <w:vAlign w:val="center"/>
          </w:tcPr>
          <w:p w14:paraId="1DF4C214" w14:textId="77777777" w:rsidR="009514D8"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51C64ADD" w14:textId="77777777" w:rsidR="009514D8"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3F32D2B5" w14:textId="77777777" w:rsidR="009514D8"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1BCA3C1A"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8707CD3" w14:textId="77777777" w:rsidR="009514D8" w:rsidRDefault="00000000">
            <w:pPr>
              <w:pStyle w:val="G3"/>
            </w:pPr>
            <w:r>
              <w:rPr>
                <w:rFonts w:hint="eastAsia"/>
              </w:rPr>
              <w:t>凭资质从事物业管理服务、小区绿化、房屋修缮；家政服务；房屋租赁</w:t>
            </w:r>
          </w:p>
        </w:tc>
      </w:tr>
      <w:tr w:rsidR="009514D8" w14:paraId="7822136F" w14:textId="77777777">
        <w:trPr>
          <w:trHeight w:val="397"/>
        </w:trPr>
        <w:tc>
          <w:tcPr>
            <w:tcW w:w="403" w:type="pct"/>
            <w:tcBorders>
              <w:top w:val="single" w:sz="4" w:space="0" w:color="auto"/>
              <w:bottom w:val="single" w:sz="4" w:space="0" w:color="auto"/>
              <w:right w:val="single" w:sz="4" w:space="0" w:color="auto"/>
            </w:tcBorders>
            <w:vAlign w:val="center"/>
          </w:tcPr>
          <w:p w14:paraId="7267F94A" w14:textId="77777777" w:rsidR="009514D8"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19D384E5" w14:textId="77777777" w:rsidR="009514D8"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29E0627" w14:textId="77777777" w:rsidR="009514D8"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635EF283"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C8A7E74" w14:textId="77777777" w:rsidR="009514D8" w:rsidRDefault="00000000">
            <w:pPr>
              <w:pStyle w:val="G3"/>
            </w:pPr>
            <w:r>
              <w:rPr>
                <w:rFonts w:hint="eastAsia"/>
              </w:rPr>
              <w:t>酒店管理；中餐类制售，住宿，卷烟、雪茄烟的零售；会议服务、展览展示服务；公关活动组织策划、企业营销策划</w:t>
            </w:r>
          </w:p>
        </w:tc>
      </w:tr>
      <w:tr w:rsidR="009514D8" w14:paraId="20ABE51E" w14:textId="77777777">
        <w:trPr>
          <w:trHeight w:val="397"/>
        </w:trPr>
        <w:tc>
          <w:tcPr>
            <w:tcW w:w="403" w:type="pct"/>
            <w:tcBorders>
              <w:top w:val="single" w:sz="4" w:space="0" w:color="auto"/>
              <w:bottom w:val="single" w:sz="4" w:space="0" w:color="auto"/>
              <w:right w:val="single" w:sz="4" w:space="0" w:color="auto"/>
            </w:tcBorders>
            <w:vAlign w:val="center"/>
          </w:tcPr>
          <w:p w14:paraId="4E508DB9" w14:textId="77777777" w:rsidR="009514D8" w:rsidRDefault="00000000">
            <w:pPr>
              <w:pStyle w:val="G3"/>
              <w:jc w:val="center"/>
            </w:pPr>
            <w:r>
              <w:t>5</w:t>
            </w:r>
          </w:p>
        </w:tc>
        <w:tc>
          <w:tcPr>
            <w:tcW w:w="1032" w:type="pct"/>
            <w:tcBorders>
              <w:top w:val="single" w:sz="4" w:space="0" w:color="auto"/>
              <w:left w:val="single" w:sz="4" w:space="0" w:color="auto"/>
              <w:bottom w:val="single" w:sz="4" w:space="0" w:color="auto"/>
              <w:right w:val="single" w:sz="4" w:space="0" w:color="auto"/>
            </w:tcBorders>
            <w:vAlign w:val="center"/>
          </w:tcPr>
          <w:p w14:paraId="0359CA8D" w14:textId="77777777" w:rsidR="009514D8"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26BC3C9F" w14:textId="77777777" w:rsidR="009514D8"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1E6E587C"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0A4553C8" w14:textId="77777777" w:rsidR="009514D8" w:rsidRDefault="00000000">
            <w:pPr>
              <w:pStyle w:val="G3"/>
            </w:pPr>
            <w:r>
              <w:rPr>
                <w:rFonts w:hint="eastAsia"/>
              </w:rPr>
              <w:t>许可项目：餐饮服务；食品经营；食品生产；住宿服务；烟草制品零售</w:t>
            </w:r>
          </w:p>
        </w:tc>
      </w:tr>
      <w:tr w:rsidR="009514D8" w14:paraId="2790BBD7" w14:textId="77777777">
        <w:trPr>
          <w:trHeight w:val="397"/>
        </w:trPr>
        <w:tc>
          <w:tcPr>
            <w:tcW w:w="403" w:type="pct"/>
            <w:tcBorders>
              <w:top w:val="single" w:sz="4" w:space="0" w:color="auto"/>
              <w:bottom w:val="single" w:sz="4" w:space="0" w:color="auto"/>
              <w:right w:val="single" w:sz="4" w:space="0" w:color="auto"/>
            </w:tcBorders>
            <w:vAlign w:val="center"/>
          </w:tcPr>
          <w:p w14:paraId="7D8171FB" w14:textId="77777777" w:rsidR="009514D8"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69FEB253" w14:textId="77777777" w:rsidR="009514D8"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B0C1C00" w14:textId="77777777" w:rsidR="009514D8"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4A9B23E3"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CBC86EB" w14:textId="77777777" w:rsidR="009514D8" w:rsidRDefault="00000000">
            <w:pPr>
              <w:pStyle w:val="G3"/>
            </w:pPr>
            <w:r>
              <w:rPr>
                <w:rFonts w:hint="eastAsia"/>
              </w:rPr>
              <w:t>房地产的开发、销售、租赁服务；会议及展览服务；企业形象策划服务；停车场收费管理</w:t>
            </w:r>
          </w:p>
        </w:tc>
      </w:tr>
      <w:tr w:rsidR="009514D8" w14:paraId="60B9CD91" w14:textId="77777777">
        <w:trPr>
          <w:trHeight w:val="397"/>
        </w:trPr>
        <w:tc>
          <w:tcPr>
            <w:tcW w:w="403" w:type="pct"/>
            <w:tcBorders>
              <w:top w:val="single" w:sz="4" w:space="0" w:color="auto"/>
              <w:bottom w:val="single" w:sz="4" w:space="0" w:color="auto"/>
              <w:right w:val="single" w:sz="4" w:space="0" w:color="auto"/>
            </w:tcBorders>
            <w:vAlign w:val="center"/>
          </w:tcPr>
          <w:p w14:paraId="7682F21B" w14:textId="77777777" w:rsidR="009514D8"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188EEF32" w14:textId="77777777" w:rsidR="009514D8"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3E7B0E88" w14:textId="77777777" w:rsidR="009514D8"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11E9482F" w14:textId="77777777" w:rsidR="009514D8"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D82DF35" w14:textId="77777777" w:rsidR="009514D8" w:rsidRDefault="00000000">
            <w:pPr>
              <w:pStyle w:val="G3"/>
            </w:pPr>
            <w:r>
              <w:rPr>
                <w:rFonts w:hint="eastAsia"/>
              </w:rPr>
              <w:t>以自有资金对批发零售业、金融业、房地产业进行投资</w:t>
            </w:r>
          </w:p>
        </w:tc>
      </w:tr>
      <w:tr w:rsidR="009514D8" w14:paraId="6A526781" w14:textId="77777777">
        <w:trPr>
          <w:trHeight w:val="397"/>
        </w:trPr>
        <w:tc>
          <w:tcPr>
            <w:tcW w:w="403" w:type="pct"/>
            <w:tcBorders>
              <w:top w:val="single" w:sz="4" w:space="0" w:color="auto"/>
              <w:bottom w:val="single" w:sz="4" w:space="0" w:color="auto"/>
              <w:right w:val="single" w:sz="4" w:space="0" w:color="auto"/>
            </w:tcBorders>
            <w:vAlign w:val="center"/>
          </w:tcPr>
          <w:p w14:paraId="5310214C" w14:textId="77777777" w:rsidR="009514D8"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2CDA307C" w14:textId="77777777" w:rsidR="009514D8"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982D0A6" w14:textId="77777777" w:rsidR="009514D8"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3A8B54B6" w14:textId="77777777" w:rsidR="009514D8" w:rsidRDefault="00000000">
            <w:pPr>
              <w:pStyle w:val="G3"/>
              <w:jc w:val="right"/>
            </w:pPr>
            <w:r>
              <w:t>90%</w:t>
            </w:r>
          </w:p>
        </w:tc>
        <w:tc>
          <w:tcPr>
            <w:tcW w:w="2065" w:type="pct"/>
            <w:tcBorders>
              <w:top w:val="single" w:sz="4" w:space="0" w:color="auto"/>
              <w:left w:val="single" w:sz="4" w:space="0" w:color="auto"/>
              <w:bottom w:val="single" w:sz="4" w:space="0" w:color="auto"/>
            </w:tcBorders>
            <w:vAlign w:val="center"/>
          </w:tcPr>
          <w:p w14:paraId="0E3D8CE2" w14:textId="77777777" w:rsidR="009514D8" w:rsidRDefault="00000000">
            <w:pPr>
              <w:pStyle w:val="G3"/>
            </w:pPr>
            <w:r>
              <w:rPr>
                <w:rFonts w:hint="eastAsia"/>
              </w:rPr>
              <w:t>许可项目：食品生产；食品经营；餐饮服务；食品互联网销售</w:t>
            </w:r>
          </w:p>
        </w:tc>
      </w:tr>
      <w:tr w:rsidR="009514D8" w14:paraId="61819914" w14:textId="77777777">
        <w:trPr>
          <w:trHeight w:val="397"/>
        </w:trPr>
        <w:tc>
          <w:tcPr>
            <w:tcW w:w="403" w:type="pct"/>
            <w:tcBorders>
              <w:top w:val="single" w:sz="4" w:space="0" w:color="auto"/>
              <w:bottom w:val="single" w:sz="4" w:space="0" w:color="auto"/>
              <w:right w:val="single" w:sz="4" w:space="0" w:color="auto"/>
            </w:tcBorders>
            <w:vAlign w:val="center"/>
          </w:tcPr>
          <w:p w14:paraId="7659C2E9" w14:textId="77777777" w:rsidR="009514D8"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6C9758EE" w14:textId="77777777" w:rsidR="009514D8"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053B9F12" w14:textId="77777777" w:rsidR="009514D8" w:rsidRDefault="00000000">
            <w:pPr>
              <w:pStyle w:val="G3"/>
              <w:jc w:val="right"/>
            </w:pPr>
            <w:r>
              <w:t>64,733.67</w:t>
            </w:r>
          </w:p>
        </w:tc>
        <w:tc>
          <w:tcPr>
            <w:tcW w:w="698" w:type="pct"/>
            <w:tcBorders>
              <w:top w:val="single" w:sz="4" w:space="0" w:color="auto"/>
              <w:left w:val="single" w:sz="4" w:space="0" w:color="auto"/>
              <w:bottom w:val="single" w:sz="4" w:space="0" w:color="auto"/>
              <w:right w:val="single" w:sz="4" w:space="0" w:color="auto"/>
            </w:tcBorders>
            <w:vAlign w:val="center"/>
          </w:tcPr>
          <w:p w14:paraId="5B522BB6" w14:textId="77777777" w:rsidR="009514D8" w:rsidRDefault="00000000">
            <w:pPr>
              <w:pStyle w:val="G3"/>
              <w:jc w:val="right"/>
            </w:pPr>
            <w:r>
              <w:t>62.07%</w:t>
            </w:r>
          </w:p>
        </w:tc>
        <w:tc>
          <w:tcPr>
            <w:tcW w:w="2065" w:type="pct"/>
            <w:tcBorders>
              <w:top w:val="single" w:sz="4" w:space="0" w:color="auto"/>
              <w:left w:val="single" w:sz="4" w:space="0" w:color="auto"/>
              <w:bottom w:val="single" w:sz="4" w:space="0" w:color="auto"/>
            </w:tcBorders>
            <w:vAlign w:val="center"/>
          </w:tcPr>
          <w:p w14:paraId="7A63CB77" w14:textId="77777777" w:rsidR="009514D8" w:rsidRDefault="00000000">
            <w:pPr>
              <w:pStyle w:val="G3"/>
            </w:pPr>
            <w:r>
              <w:rPr>
                <w:rFonts w:hint="eastAsia"/>
              </w:rPr>
              <w:t>以超市连锁为主业，以区域一体化物流为支撑，以发展现代农业生产基地和食品加工产业链为保障，以经营生鲜为特色的全供应链、多业态的综合</w:t>
            </w:r>
            <w:r>
              <w:rPr>
                <w:rFonts w:hint="eastAsia"/>
              </w:rPr>
              <w:lastRenderedPageBreak/>
              <w:t>性零售渠道商</w:t>
            </w:r>
          </w:p>
        </w:tc>
      </w:tr>
      <w:tr w:rsidR="009514D8" w14:paraId="232C8392" w14:textId="77777777">
        <w:trPr>
          <w:trHeight w:val="397"/>
        </w:trPr>
        <w:tc>
          <w:tcPr>
            <w:tcW w:w="403" w:type="pct"/>
            <w:tcBorders>
              <w:top w:val="single" w:sz="4" w:space="0" w:color="auto"/>
              <w:right w:val="single" w:sz="4" w:space="0" w:color="auto"/>
            </w:tcBorders>
            <w:vAlign w:val="center"/>
          </w:tcPr>
          <w:p w14:paraId="43DA700E" w14:textId="77777777" w:rsidR="009514D8" w:rsidRDefault="00000000">
            <w:pPr>
              <w:pStyle w:val="G3"/>
              <w:jc w:val="center"/>
            </w:pPr>
            <w:r>
              <w:lastRenderedPageBreak/>
              <w:t>10</w:t>
            </w:r>
          </w:p>
        </w:tc>
        <w:tc>
          <w:tcPr>
            <w:tcW w:w="1032" w:type="pct"/>
            <w:tcBorders>
              <w:top w:val="single" w:sz="4" w:space="0" w:color="auto"/>
              <w:left w:val="single" w:sz="4" w:space="0" w:color="auto"/>
              <w:right w:val="single" w:sz="4" w:space="0" w:color="auto"/>
            </w:tcBorders>
            <w:vAlign w:val="center"/>
          </w:tcPr>
          <w:p w14:paraId="2E09901F" w14:textId="77777777" w:rsidR="009514D8"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3FEAB03B" w14:textId="77777777" w:rsidR="009514D8"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29779F67" w14:textId="77777777" w:rsidR="009514D8" w:rsidRDefault="00000000">
            <w:pPr>
              <w:pStyle w:val="G3"/>
              <w:jc w:val="right"/>
            </w:pPr>
            <w:r>
              <w:t>50%</w:t>
            </w:r>
          </w:p>
        </w:tc>
        <w:tc>
          <w:tcPr>
            <w:tcW w:w="2065" w:type="pct"/>
            <w:tcBorders>
              <w:top w:val="single" w:sz="4" w:space="0" w:color="auto"/>
              <w:left w:val="single" w:sz="4" w:space="0" w:color="auto"/>
            </w:tcBorders>
            <w:vAlign w:val="center"/>
          </w:tcPr>
          <w:p w14:paraId="6D2AEF55" w14:textId="77777777" w:rsidR="009514D8" w:rsidRDefault="00000000">
            <w:pPr>
              <w:pStyle w:val="G3"/>
            </w:pPr>
            <w:r>
              <w:rPr>
                <w:rFonts w:hint="eastAsia"/>
              </w:rPr>
              <w:t>在威海市区域内办理各项小额贷款；开展小企业发展、管理、财务等咨询业务；开展委托贷款和股权投资</w:t>
            </w:r>
          </w:p>
        </w:tc>
      </w:tr>
    </w:tbl>
    <w:p w14:paraId="7DC03CE5" w14:textId="77777777" w:rsidR="009514D8" w:rsidRDefault="00000000">
      <w:pPr>
        <w:pStyle w:val="G"/>
        <w:spacing w:before="156" w:after="156"/>
        <w:ind w:firstLine="480"/>
        <w:jc w:val="both"/>
      </w:pPr>
      <w:r>
        <w:rPr>
          <w:rFonts w:hint="eastAsia"/>
        </w:rPr>
        <w:t>截至本报告书签署日，除家家悦控股及其下属企业外，王培桓无其他控制的企业。</w:t>
      </w:r>
    </w:p>
    <w:p w14:paraId="52ED1A9F" w14:textId="77777777" w:rsidR="009514D8" w:rsidRDefault="00000000">
      <w:pPr>
        <w:pStyle w:val="G0"/>
        <w:spacing w:before="156" w:after="156"/>
      </w:pPr>
      <w:r>
        <w:rPr>
          <w:rFonts w:hint="eastAsia"/>
        </w:rPr>
        <w:t>（四）一致行动人从事的主要业务及最近三年简要财务状况</w:t>
      </w:r>
    </w:p>
    <w:p w14:paraId="6D232225" w14:textId="77777777" w:rsidR="009514D8"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77E1E438" w14:textId="77777777" w:rsidR="009514D8" w:rsidRDefault="00000000">
      <w:pPr>
        <w:pStyle w:val="G"/>
        <w:spacing w:beforeLines="0" w:before="0" w:afterLines="0" w:after="0" w:line="240" w:lineRule="auto"/>
        <w:ind w:firstLineChars="0" w:firstLine="0"/>
        <w:jc w:val="right"/>
      </w:pPr>
      <w:r>
        <w:rPr>
          <w:rFonts w:hint="eastAsia"/>
        </w:rPr>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54"/>
        <w:gridCol w:w="2220"/>
        <w:gridCol w:w="2221"/>
        <w:gridCol w:w="2224"/>
      </w:tblGrid>
      <w:tr w:rsidR="009514D8" w14:paraId="5CFE13D0" w14:textId="77777777">
        <w:trPr>
          <w:trHeight w:val="397"/>
        </w:trPr>
        <w:tc>
          <w:tcPr>
            <w:tcW w:w="1088" w:type="pct"/>
            <w:vAlign w:val="center"/>
          </w:tcPr>
          <w:p w14:paraId="2FFD1F12" w14:textId="77777777" w:rsidR="009514D8" w:rsidRDefault="00000000">
            <w:pPr>
              <w:pStyle w:val="G3"/>
              <w:jc w:val="center"/>
              <w:rPr>
                <w:b/>
                <w:bCs/>
              </w:rPr>
            </w:pPr>
            <w:r>
              <w:rPr>
                <w:b/>
                <w:bCs/>
              </w:rPr>
              <w:t>项目</w:t>
            </w:r>
          </w:p>
        </w:tc>
        <w:tc>
          <w:tcPr>
            <w:tcW w:w="1303" w:type="pct"/>
            <w:vAlign w:val="center"/>
          </w:tcPr>
          <w:p w14:paraId="1C9DD094" w14:textId="77777777" w:rsidR="009514D8"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6D578BD7" w14:textId="77777777" w:rsidR="009514D8"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529C9B49" w14:textId="77777777" w:rsidR="009514D8"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9514D8" w14:paraId="3A31A82D" w14:textId="77777777">
        <w:trPr>
          <w:trHeight w:val="397"/>
        </w:trPr>
        <w:tc>
          <w:tcPr>
            <w:tcW w:w="1088" w:type="pct"/>
            <w:vAlign w:val="center"/>
          </w:tcPr>
          <w:p w14:paraId="1A4AF9AB" w14:textId="77777777" w:rsidR="009514D8" w:rsidRDefault="00000000">
            <w:pPr>
              <w:pStyle w:val="G3"/>
              <w:jc w:val="center"/>
              <w:rPr>
                <w:b/>
                <w:bCs/>
              </w:rPr>
            </w:pPr>
            <w:r>
              <w:rPr>
                <w:b/>
                <w:bCs/>
              </w:rPr>
              <w:t>资产总额</w:t>
            </w:r>
          </w:p>
        </w:tc>
        <w:tc>
          <w:tcPr>
            <w:tcW w:w="2220" w:type="dxa"/>
            <w:vAlign w:val="center"/>
          </w:tcPr>
          <w:p w14:paraId="4958C633" w14:textId="77777777" w:rsidR="009514D8" w:rsidRDefault="00000000">
            <w:pPr>
              <w:pStyle w:val="G3"/>
              <w:jc w:val="right"/>
            </w:pPr>
            <w:r>
              <w:rPr>
                <w:szCs w:val="21"/>
              </w:rPr>
              <w:t>587,308,481.92</w:t>
            </w:r>
          </w:p>
        </w:tc>
        <w:tc>
          <w:tcPr>
            <w:tcW w:w="2221" w:type="dxa"/>
            <w:vAlign w:val="center"/>
          </w:tcPr>
          <w:p w14:paraId="6DB86B64" w14:textId="77777777" w:rsidR="009514D8" w:rsidRDefault="00000000">
            <w:pPr>
              <w:pStyle w:val="G3"/>
              <w:jc w:val="right"/>
            </w:pPr>
            <w:r>
              <w:rPr>
                <w:szCs w:val="21"/>
              </w:rPr>
              <w:t>681,642,277.70</w:t>
            </w:r>
          </w:p>
        </w:tc>
        <w:tc>
          <w:tcPr>
            <w:tcW w:w="2223" w:type="dxa"/>
            <w:vAlign w:val="center"/>
          </w:tcPr>
          <w:p w14:paraId="56FCC580" w14:textId="77777777" w:rsidR="009514D8" w:rsidRDefault="00000000">
            <w:pPr>
              <w:pStyle w:val="G3"/>
              <w:jc w:val="right"/>
            </w:pPr>
            <w:r>
              <w:rPr>
                <w:szCs w:val="21"/>
              </w:rPr>
              <w:t>758,057,208.78</w:t>
            </w:r>
          </w:p>
        </w:tc>
      </w:tr>
      <w:tr w:rsidR="009514D8" w14:paraId="791C8E05" w14:textId="77777777">
        <w:trPr>
          <w:trHeight w:val="397"/>
        </w:trPr>
        <w:tc>
          <w:tcPr>
            <w:tcW w:w="1088" w:type="pct"/>
            <w:vAlign w:val="center"/>
          </w:tcPr>
          <w:p w14:paraId="1E0D96AC" w14:textId="77777777" w:rsidR="009514D8" w:rsidRDefault="00000000">
            <w:pPr>
              <w:pStyle w:val="G3"/>
              <w:jc w:val="center"/>
              <w:rPr>
                <w:b/>
                <w:bCs/>
              </w:rPr>
            </w:pPr>
            <w:r>
              <w:rPr>
                <w:b/>
                <w:bCs/>
              </w:rPr>
              <w:t>负债总额</w:t>
            </w:r>
          </w:p>
        </w:tc>
        <w:tc>
          <w:tcPr>
            <w:tcW w:w="2220" w:type="dxa"/>
            <w:vAlign w:val="center"/>
          </w:tcPr>
          <w:p w14:paraId="0A5A138A" w14:textId="77777777" w:rsidR="009514D8" w:rsidRDefault="00000000">
            <w:pPr>
              <w:pStyle w:val="G3"/>
              <w:jc w:val="right"/>
            </w:pPr>
            <w:r>
              <w:rPr>
                <w:szCs w:val="21"/>
              </w:rPr>
              <w:t>337,781,189.64</w:t>
            </w:r>
          </w:p>
        </w:tc>
        <w:tc>
          <w:tcPr>
            <w:tcW w:w="2221" w:type="dxa"/>
            <w:vAlign w:val="center"/>
          </w:tcPr>
          <w:p w14:paraId="3CAC3A73" w14:textId="77777777" w:rsidR="009514D8" w:rsidRDefault="00000000">
            <w:pPr>
              <w:pStyle w:val="G3"/>
              <w:jc w:val="right"/>
            </w:pPr>
            <w:r>
              <w:rPr>
                <w:szCs w:val="21"/>
              </w:rPr>
              <w:t>527,962,725.26</w:t>
            </w:r>
          </w:p>
        </w:tc>
        <w:tc>
          <w:tcPr>
            <w:tcW w:w="2223" w:type="dxa"/>
            <w:vAlign w:val="center"/>
          </w:tcPr>
          <w:p w14:paraId="364B12CA" w14:textId="77777777" w:rsidR="009514D8" w:rsidRDefault="00000000">
            <w:pPr>
              <w:pStyle w:val="G3"/>
              <w:jc w:val="right"/>
            </w:pPr>
            <w:r>
              <w:rPr>
                <w:szCs w:val="21"/>
              </w:rPr>
              <w:t>544,339,486.17</w:t>
            </w:r>
          </w:p>
        </w:tc>
      </w:tr>
      <w:tr w:rsidR="009514D8" w14:paraId="6133EBF0" w14:textId="77777777">
        <w:trPr>
          <w:trHeight w:val="407"/>
        </w:trPr>
        <w:tc>
          <w:tcPr>
            <w:tcW w:w="1088" w:type="pct"/>
            <w:vAlign w:val="center"/>
          </w:tcPr>
          <w:p w14:paraId="57815053" w14:textId="77777777" w:rsidR="009514D8" w:rsidRDefault="00000000">
            <w:pPr>
              <w:pStyle w:val="G3"/>
              <w:jc w:val="center"/>
              <w:rPr>
                <w:b/>
                <w:bCs/>
              </w:rPr>
            </w:pPr>
            <w:r>
              <w:rPr>
                <w:b/>
                <w:bCs/>
              </w:rPr>
              <w:t>净资产</w:t>
            </w:r>
          </w:p>
        </w:tc>
        <w:tc>
          <w:tcPr>
            <w:tcW w:w="2220" w:type="dxa"/>
            <w:vAlign w:val="center"/>
          </w:tcPr>
          <w:p w14:paraId="16F35965" w14:textId="77777777" w:rsidR="009514D8" w:rsidRDefault="00000000">
            <w:pPr>
              <w:pStyle w:val="G3"/>
              <w:jc w:val="right"/>
            </w:pPr>
            <w:r>
              <w:rPr>
                <w:szCs w:val="21"/>
              </w:rPr>
              <w:t>249,527,292.28</w:t>
            </w:r>
          </w:p>
        </w:tc>
        <w:tc>
          <w:tcPr>
            <w:tcW w:w="2221" w:type="dxa"/>
            <w:vAlign w:val="center"/>
          </w:tcPr>
          <w:p w14:paraId="10B937FC" w14:textId="77777777" w:rsidR="009514D8" w:rsidRDefault="00000000">
            <w:pPr>
              <w:pStyle w:val="G3"/>
              <w:jc w:val="right"/>
            </w:pPr>
            <w:r>
              <w:rPr>
                <w:szCs w:val="21"/>
              </w:rPr>
              <w:t>153,679,552.44</w:t>
            </w:r>
          </w:p>
        </w:tc>
        <w:tc>
          <w:tcPr>
            <w:tcW w:w="2223" w:type="dxa"/>
            <w:vAlign w:val="center"/>
          </w:tcPr>
          <w:p w14:paraId="2CA56C2E" w14:textId="77777777" w:rsidR="009514D8" w:rsidRDefault="00000000">
            <w:pPr>
              <w:pStyle w:val="G3"/>
              <w:jc w:val="right"/>
            </w:pPr>
            <w:r>
              <w:rPr>
                <w:szCs w:val="21"/>
              </w:rPr>
              <w:t>213,717,722.61</w:t>
            </w:r>
          </w:p>
        </w:tc>
      </w:tr>
      <w:tr w:rsidR="009514D8" w14:paraId="796B7EC8" w14:textId="77777777">
        <w:trPr>
          <w:trHeight w:val="397"/>
        </w:trPr>
        <w:tc>
          <w:tcPr>
            <w:tcW w:w="1088" w:type="pct"/>
            <w:vAlign w:val="center"/>
          </w:tcPr>
          <w:p w14:paraId="1FEF3E1E" w14:textId="77777777" w:rsidR="009514D8" w:rsidRDefault="00000000">
            <w:pPr>
              <w:pStyle w:val="G3"/>
              <w:jc w:val="center"/>
              <w:rPr>
                <w:b/>
                <w:bCs/>
              </w:rPr>
            </w:pPr>
            <w:r>
              <w:rPr>
                <w:b/>
                <w:bCs/>
              </w:rPr>
              <w:t>资产负债率</w:t>
            </w:r>
          </w:p>
        </w:tc>
        <w:tc>
          <w:tcPr>
            <w:tcW w:w="2220" w:type="dxa"/>
            <w:vAlign w:val="center"/>
          </w:tcPr>
          <w:p w14:paraId="382EB5E7" w14:textId="77777777" w:rsidR="009514D8" w:rsidRDefault="00000000">
            <w:pPr>
              <w:pStyle w:val="G3"/>
              <w:jc w:val="right"/>
            </w:pPr>
            <w:r>
              <w:rPr>
                <w:rFonts w:hint="eastAsia"/>
                <w:szCs w:val="21"/>
              </w:rPr>
              <w:t>57.51%</w:t>
            </w:r>
          </w:p>
        </w:tc>
        <w:tc>
          <w:tcPr>
            <w:tcW w:w="2221" w:type="dxa"/>
            <w:vAlign w:val="center"/>
          </w:tcPr>
          <w:p w14:paraId="730530D0" w14:textId="77777777" w:rsidR="009514D8" w:rsidRDefault="00000000">
            <w:pPr>
              <w:pStyle w:val="G3"/>
              <w:jc w:val="right"/>
            </w:pPr>
            <w:r>
              <w:rPr>
                <w:szCs w:val="21"/>
              </w:rPr>
              <w:t>77.45%</w:t>
            </w:r>
          </w:p>
        </w:tc>
        <w:tc>
          <w:tcPr>
            <w:tcW w:w="2223" w:type="dxa"/>
            <w:vAlign w:val="center"/>
          </w:tcPr>
          <w:p w14:paraId="292E89DC" w14:textId="77777777" w:rsidR="009514D8" w:rsidRDefault="00000000">
            <w:pPr>
              <w:pStyle w:val="G3"/>
              <w:jc w:val="right"/>
            </w:pPr>
            <w:r>
              <w:rPr>
                <w:szCs w:val="21"/>
              </w:rPr>
              <w:t>71.81%</w:t>
            </w:r>
          </w:p>
        </w:tc>
      </w:tr>
      <w:tr w:rsidR="009514D8" w14:paraId="44641979" w14:textId="77777777">
        <w:trPr>
          <w:trHeight w:val="397"/>
        </w:trPr>
        <w:tc>
          <w:tcPr>
            <w:tcW w:w="1088" w:type="pct"/>
            <w:vAlign w:val="center"/>
          </w:tcPr>
          <w:p w14:paraId="2BEBB1E6" w14:textId="77777777" w:rsidR="009514D8" w:rsidRDefault="00000000">
            <w:pPr>
              <w:pStyle w:val="G3"/>
              <w:jc w:val="center"/>
              <w:rPr>
                <w:b/>
                <w:bCs/>
              </w:rPr>
            </w:pPr>
            <w:r>
              <w:rPr>
                <w:b/>
                <w:bCs/>
              </w:rPr>
              <w:t>项目</w:t>
            </w:r>
          </w:p>
        </w:tc>
        <w:tc>
          <w:tcPr>
            <w:tcW w:w="2220" w:type="dxa"/>
            <w:vAlign w:val="center"/>
          </w:tcPr>
          <w:p w14:paraId="0C1485F8" w14:textId="77777777" w:rsidR="009514D8"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0A644487" w14:textId="77777777" w:rsidR="009514D8" w:rsidRDefault="00000000">
            <w:pPr>
              <w:pStyle w:val="G3"/>
              <w:jc w:val="right"/>
              <w:rPr>
                <w:b/>
                <w:bCs/>
              </w:rPr>
            </w:pPr>
            <w:r>
              <w:rPr>
                <w:b/>
                <w:bCs/>
                <w:szCs w:val="21"/>
              </w:rPr>
              <w:t>2023</w:t>
            </w:r>
            <w:r>
              <w:rPr>
                <w:b/>
                <w:bCs/>
                <w:szCs w:val="21"/>
              </w:rPr>
              <w:t>年度</w:t>
            </w:r>
          </w:p>
        </w:tc>
        <w:tc>
          <w:tcPr>
            <w:tcW w:w="2223" w:type="dxa"/>
            <w:vAlign w:val="center"/>
          </w:tcPr>
          <w:p w14:paraId="43A5A2D2" w14:textId="77777777" w:rsidR="009514D8" w:rsidRDefault="00000000">
            <w:pPr>
              <w:pStyle w:val="G3"/>
              <w:jc w:val="right"/>
              <w:rPr>
                <w:b/>
                <w:bCs/>
              </w:rPr>
            </w:pPr>
            <w:r>
              <w:rPr>
                <w:b/>
                <w:bCs/>
                <w:szCs w:val="21"/>
              </w:rPr>
              <w:t>2022</w:t>
            </w:r>
            <w:r>
              <w:rPr>
                <w:b/>
                <w:bCs/>
                <w:szCs w:val="21"/>
              </w:rPr>
              <w:t>年度</w:t>
            </w:r>
          </w:p>
        </w:tc>
      </w:tr>
      <w:tr w:rsidR="009514D8" w14:paraId="3277F7DA" w14:textId="77777777">
        <w:trPr>
          <w:trHeight w:val="397"/>
        </w:trPr>
        <w:tc>
          <w:tcPr>
            <w:tcW w:w="1088" w:type="pct"/>
            <w:vAlign w:val="center"/>
          </w:tcPr>
          <w:p w14:paraId="4F31FFDD" w14:textId="77777777" w:rsidR="009514D8" w:rsidRDefault="00000000">
            <w:pPr>
              <w:pStyle w:val="G3"/>
              <w:jc w:val="center"/>
              <w:rPr>
                <w:b/>
                <w:bCs/>
              </w:rPr>
            </w:pPr>
            <w:r>
              <w:rPr>
                <w:b/>
                <w:bCs/>
              </w:rPr>
              <w:t>营业收入</w:t>
            </w:r>
          </w:p>
        </w:tc>
        <w:tc>
          <w:tcPr>
            <w:tcW w:w="2220" w:type="dxa"/>
            <w:vAlign w:val="center"/>
          </w:tcPr>
          <w:p w14:paraId="4C319102" w14:textId="77777777" w:rsidR="009514D8" w:rsidRDefault="00000000">
            <w:pPr>
              <w:pStyle w:val="G3"/>
              <w:jc w:val="right"/>
            </w:pPr>
            <w:r>
              <w:rPr>
                <w:szCs w:val="21"/>
              </w:rPr>
              <w:t>228,571.43</w:t>
            </w:r>
          </w:p>
        </w:tc>
        <w:tc>
          <w:tcPr>
            <w:tcW w:w="2221" w:type="dxa"/>
            <w:vAlign w:val="center"/>
          </w:tcPr>
          <w:p w14:paraId="2494DDC2" w14:textId="77777777" w:rsidR="009514D8" w:rsidRDefault="00000000">
            <w:pPr>
              <w:pStyle w:val="G3"/>
              <w:jc w:val="right"/>
            </w:pPr>
            <w:r>
              <w:rPr>
                <w:szCs w:val="21"/>
              </w:rPr>
              <w:t>-</w:t>
            </w:r>
          </w:p>
        </w:tc>
        <w:tc>
          <w:tcPr>
            <w:tcW w:w="2223" w:type="dxa"/>
            <w:vAlign w:val="center"/>
          </w:tcPr>
          <w:p w14:paraId="7E0C21C1" w14:textId="77777777" w:rsidR="009514D8" w:rsidRDefault="00000000">
            <w:pPr>
              <w:pStyle w:val="G3"/>
              <w:jc w:val="right"/>
            </w:pPr>
            <w:r>
              <w:rPr>
                <w:szCs w:val="21"/>
              </w:rPr>
              <w:t>-</w:t>
            </w:r>
          </w:p>
        </w:tc>
      </w:tr>
      <w:tr w:rsidR="009514D8" w14:paraId="2FE3FC36" w14:textId="77777777">
        <w:trPr>
          <w:trHeight w:val="397"/>
        </w:trPr>
        <w:tc>
          <w:tcPr>
            <w:tcW w:w="1088" w:type="pct"/>
            <w:vAlign w:val="center"/>
          </w:tcPr>
          <w:p w14:paraId="3F6C4115" w14:textId="77777777" w:rsidR="009514D8" w:rsidRDefault="00000000">
            <w:pPr>
              <w:pStyle w:val="G3"/>
              <w:jc w:val="center"/>
              <w:rPr>
                <w:b/>
                <w:bCs/>
              </w:rPr>
            </w:pPr>
            <w:r>
              <w:rPr>
                <w:b/>
                <w:bCs/>
              </w:rPr>
              <w:t>净利润</w:t>
            </w:r>
          </w:p>
        </w:tc>
        <w:tc>
          <w:tcPr>
            <w:tcW w:w="2220" w:type="dxa"/>
            <w:vAlign w:val="center"/>
          </w:tcPr>
          <w:p w14:paraId="3709A922" w14:textId="77777777" w:rsidR="009514D8" w:rsidRDefault="00000000">
            <w:pPr>
              <w:pStyle w:val="G3"/>
              <w:jc w:val="right"/>
            </w:pPr>
            <w:r>
              <w:rPr>
                <w:szCs w:val="21"/>
              </w:rPr>
              <w:t>-34,152,260.16</w:t>
            </w:r>
          </w:p>
        </w:tc>
        <w:tc>
          <w:tcPr>
            <w:tcW w:w="2221" w:type="dxa"/>
            <w:vAlign w:val="center"/>
          </w:tcPr>
          <w:p w14:paraId="08AA436A" w14:textId="77777777" w:rsidR="009514D8" w:rsidRDefault="00000000">
            <w:pPr>
              <w:pStyle w:val="G3"/>
              <w:jc w:val="right"/>
            </w:pPr>
            <w:r>
              <w:rPr>
                <w:szCs w:val="21"/>
              </w:rPr>
              <w:t>5,301,936.38</w:t>
            </w:r>
          </w:p>
        </w:tc>
        <w:tc>
          <w:tcPr>
            <w:tcW w:w="2223" w:type="dxa"/>
            <w:vAlign w:val="center"/>
          </w:tcPr>
          <w:p w14:paraId="06E8E69E" w14:textId="77777777" w:rsidR="009514D8" w:rsidRDefault="00000000">
            <w:pPr>
              <w:pStyle w:val="G3"/>
              <w:jc w:val="right"/>
            </w:pPr>
            <w:r>
              <w:rPr>
                <w:szCs w:val="21"/>
              </w:rPr>
              <w:t>-24,730,777.01</w:t>
            </w:r>
          </w:p>
        </w:tc>
      </w:tr>
      <w:tr w:rsidR="009514D8" w14:paraId="2A271FBA" w14:textId="77777777">
        <w:trPr>
          <w:trHeight w:val="397"/>
        </w:trPr>
        <w:tc>
          <w:tcPr>
            <w:tcW w:w="1088" w:type="pct"/>
            <w:vAlign w:val="center"/>
          </w:tcPr>
          <w:p w14:paraId="584F8207" w14:textId="77777777" w:rsidR="009514D8" w:rsidRDefault="00000000">
            <w:pPr>
              <w:pStyle w:val="G3"/>
              <w:jc w:val="center"/>
              <w:rPr>
                <w:b/>
                <w:bCs/>
              </w:rPr>
            </w:pPr>
            <w:r>
              <w:rPr>
                <w:b/>
                <w:bCs/>
              </w:rPr>
              <w:t>加权平均净资产收益率</w:t>
            </w:r>
          </w:p>
        </w:tc>
        <w:tc>
          <w:tcPr>
            <w:tcW w:w="2220" w:type="dxa"/>
            <w:vAlign w:val="center"/>
          </w:tcPr>
          <w:p w14:paraId="7D3C1B49" w14:textId="77777777" w:rsidR="009514D8" w:rsidRDefault="00000000">
            <w:pPr>
              <w:pStyle w:val="G3"/>
              <w:jc w:val="right"/>
            </w:pPr>
            <w:r>
              <w:rPr>
                <w:rFonts w:hint="eastAsia"/>
                <w:szCs w:val="21"/>
              </w:rPr>
              <w:t>-13.69%</w:t>
            </w:r>
          </w:p>
        </w:tc>
        <w:tc>
          <w:tcPr>
            <w:tcW w:w="2221" w:type="dxa"/>
            <w:vAlign w:val="center"/>
          </w:tcPr>
          <w:p w14:paraId="05EFAA12" w14:textId="77777777" w:rsidR="009514D8" w:rsidRDefault="00000000">
            <w:pPr>
              <w:pStyle w:val="G3"/>
              <w:jc w:val="right"/>
            </w:pPr>
            <w:r>
              <w:rPr>
                <w:szCs w:val="21"/>
              </w:rPr>
              <w:t>3.45%</w:t>
            </w:r>
          </w:p>
        </w:tc>
        <w:tc>
          <w:tcPr>
            <w:tcW w:w="2223" w:type="dxa"/>
            <w:vAlign w:val="center"/>
          </w:tcPr>
          <w:p w14:paraId="565C3341" w14:textId="77777777" w:rsidR="009514D8" w:rsidRDefault="00000000">
            <w:pPr>
              <w:pStyle w:val="G3"/>
              <w:jc w:val="right"/>
            </w:pPr>
            <w:r>
              <w:rPr>
                <w:szCs w:val="21"/>
              </w:rPr>
              <w:t>-11.57%</w:t>
            </w:r>
          </w:p>
        </w:tc>
      </w:tr>
    </w:tbl>
    <w:p w14:paraId="39F8F79D" w14:textId="77777777" w:rsidR="009514D8" w:rsidRDefault="00000000">
      <w:pPr>
        <w:pStyle w:val="G0"/>
        <w:spacing w:before="156" w:after="156"/>
      </w:pPr>
      <w:r>
        <w:rPr>
          <w:rFonts w:hint="eastAsia"/>
        </w:rPr>
        <w:t>（五）一致行动人最近五年合法、合规经营情况</w:t>
      </w:r>
    </w:p>
    <w:p w14:paraId="1F402218" w14:textId="77777777" w:rsidR="009514D8"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47"/>
        <w:gridCol w:w="485"/>
        <w:gridCol w:w="955"/>
        <w:gridCol w:w="522"/>
        <w:gridCol w:w="745"/>
        <w:gridCol w:w="2535"/>
        <w:gridCol w:w="2830"/>
      </w:tblGrid>
      <w:tr w:rsidR="009514D8" w14:paraId="659909AA" w14:textId="77777777">
        <w:trPr>
          <w:trHeight w:val="397"/>
        </w:trPr>
        <w:tc>
          <w:tcPr>
            <w:tcW w:w="262" w:type="pct"/>
            <w:tcBorders>
              <w:bottom w:val="single" w:sz="4" w:space="0" w:color="000000"/>
              <w:right w:val="single" w:sz="4" w:space="0" w:color="000000"/>
            </w:tcBorders>
            <w:vAlign w:val="center"/>
          </w:tcPr>
          <w:p w14:paraId="7A68C74F" w14:textId="77777777" w:rsidR="009514D8"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20B324AD" w14:textId="77777777" w:rsidR="009514D8"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1392C7CF" w14:textId="77777777" w:rsidR="009514D8"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01080434" w14:textId="77777777" w:rsidR="009514D8"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2B95F49E" w14:textId="77777777" w:rsidR="009514D8"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32D60DF1" w14:textId="77777777" w:rsidR="009514D8"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58E1B2E6" w14:textId="77777777" w:rsidR="009514D8" w:rsidRDefault="00000000">
            <w:pPr>
              <w:pStyle w:val="G3"/>
              <w:jc w:val="center"/>
              <w:rPr>
                <w:b/>
                <w:bCs/>
              </w:rPr>
            </w:pPr>
            <w:r>
              <w:rPr>
                <w:b/>
                <w:bCs/>
              </w:rPr>
              <w:t>诉讼进展</w:t>
            </w:r>
          </w:p>
        </w:tc>
      </w:tr>
      <w:tr w:rsidR="009514D8" w14:paraId="0F23EDE5" w14:textId="77777777">
        <w:trPr>
          <w:trHeight w:val="397"/>
        </w:trPr>
        <w:tc>
          <w:tcPr>
            <w:tcW w:w="262" w:type="pct"/>
            <w:tcBorders>
              <w:top w:val="single" w:sz="4" w:space="0" w:color="000000"/>
              <w:right w:val="single" w:sz="4" w:space="0" w:color="000000"/>
            </w:tcBorders>
            <w:vAlign w:val="center"/>
          </w:tcPr>
          <w:p w14:paraId="3B14BAC4" w14:textId="77777777" w:rsidR="009514D8"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254DBC49" w14:textId="77777777" w:rsidR="009514D8"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323CF025" w14:textId="77777777" w:rsidR="009514D8" w:rsidRDefault="00000000">
            <w:pPr>
              <w:pStyle w:val="G3"/>
              <w:jc w:val="center"/>
            </w:pPr>
            <w:r>
              <w:t>珠海横琴泓沛股权投资基金（有限</w:t>
            </w:r>
            <w:r>
              <w:lastRenderedPageBreak/>
              <w:t>合伙）</w:t>
            </w:r>
          </w:p>
        </w:tc>
        <w:tc>
          <w:tcPr>
            <w:tcW w:w="306" w:type="pct"/>
            <w:tcBorders>
              <w:top w:val="single" w:sz="4" w:space="0" w:color="000000"/>
              <w:left w:val="single" w:sz="4" w:space="0" w:color="000000"/>
              <w:right w:val="single" w:sz="4" w:space="0" w:color="000000"/>
            </w:tcBorders>
            <w:vAlign w:val="center"/>
          </w:tcPr>
          <w:p w14:paraId="66D59B0C" w14:textId="77777777" w:rsidR="009514D8" w:rsidRDefault="00000000">
            <w:pPr>
              <w:pStyle w:val="G3"/>
              <w:jc w:val="center"/>
            </w:pPr>
            <w:r>
              <w:lastRenderedPageBreak/>
              <w:t>借款合同纠</w:t>
            </w:r>
            <w:r>
              <w:lastRenderedPageBreak/>
              <w:t>纷</w:t>
            </w:r>
          </w:p>
        </w:tc>
        <w:tc>
          <w:tcPr>
            <w:tcW w:w="437" w:type="pct"/>
            <w:tcBorders>
              <w:top w:val="single" w:sz="4" w:space="0" w:color="000000"/>
              <w:left w:val="single" w:sz="4" w:space="0" w:color="000000"/>
              <w:right w:val="single" w:sz="4" w:space="0" w:color="000000"/>
            </w:tcBorders>
            <w:vAlign w:val="center"/>
          </w:tcPr>
          <w:p w14:paraId="2BAA12DF" w14:textId="77777777" w:rsidR="009514D8" w:rsidRDefault="00000000">
            <w:pPr>
              <w:pStyle w:val="G3"/>
              <w:jc w:val="center"/>
            </w:pPr>
            <w:r>
              <w:lastRenderedPageBreak/>
              <w:t>北京市第三中级人民法</w:t>
            </w:r>
            <w:r>
              <w:lastRenderedPageBreak/>
              <w:t>院</w:t>
            </w:r>
          </w:p>
        </w:tc>
        <w:tc>
          <w:tcPr>
            <w:tcW w:w="1487" w:type="pct"/>
            <w:tcBorders>
              <w:top w:val="single" w:sz="4" w:space="0" w:color="000000"/>
              <w:left w:val="single" w:sz="4" w:space="0" w:color="000000"/>
              <w:right w:val="single" w:sz="4" w:space="0" w:color="000000"/>
            </w:tcBorders>
            <w:vAlign w:val="center"/>
          </w:tcPr>
          <w:p w14:paraId="36A2C3FD" w14:textId="77777777" w:rsidR="009514D8" w:rsidRDefault="00000000">
            <w:pPr>
              <w:pStyle w:val="G3"/>
              <w:jc w:val="both"/>
            </w:pPr>
            <w:r>
              <w:lastRenderedPageBreak/>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w:t>
            </w:r>
            <w:r>
              <w:lastRenderedPageBreak/>
              <w:t>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1D45859F" w14:textId="77777777" w:rsidR="009514D8" w:rsidRDefault="00000000">
            <w:pPr>
              <w:pStyle w:val="G3"/>
              <w:jc w:val="both"/>
            </w:pPr>
            <w:r>
              <w:lastRenderedPageBreak/>
              <w:t>根据（</w:t>
            </w:r>
            <w:r>
              <w:t>2021</w:t>
            </w:r>
            <w:r>
              <w:t>）京</w:t>
            </w:r>
            <w:r>
              <w:t>03</w:t>
            </w:r>
            <w:r>
              <w:t>执恢</w:t>
            </w:r>
            <w:r>
              <w:t>155</w:t>
            </w:r>
            <w:r>
              <w:t>号执行裁定书，裁定冻结、划拨被执行人珠海横琴泓沛股权投资基金（有限合伙）的银行存款一亿四千四百一</w:t>
            </w:r>
            <w:r>
              <w:lastRenderedPageBreak/>
              <w:t>十八万九千三百七十四元八角九分，冻结、划拨相关延期履行利息、费用</w:t>
            </w:r>
          </w:p>
        </w:tc>
      </w:tr>
    </w:tbl>
    <w:p w14:paraId="706A2874" w14:textId="77777777" w:rsidR="009514D8" w:rsidRDefault="00000000">
      <w:pPr>
        <w:pStyle w:val="G0"/>
        <w:spacing w:before="156" w:after="156"/>
      </w:pPr>
      <w:r>
        <w:rPr>
          <w:rFonts w:hint="eastAsia"/>
        </w:rPr>
        <w:lastRenderedPageBreak/>
        <w:t>（六）一致行动人的董事、监事、高级管理人员的基本情况</w:t>
      </w:r>
    </w:p>
    <w:p w14:paraId="339EE82C" w14:textId="77777777" w:rsidR="009514D8"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91"/>
        <w:gridCol w:w="1082"/>
        <w:gridCol w:w="942"/>
        <w:gridCol w:w="2300"/>
        <w:gridCol w:w="1492"/>
        <w:gridCol w:w="1710"/>
      </w:tblGrid>
      <w:tr w:rsidR="009514D8" w14:paraId="6383F7DA" w14:textId="77777777">
        <w:trPr>
          <w:trHeight w:val="397"/>
          <w:tblHeader/>
        </w:trPr>
        <w:tc>
          <w:tcPr>
            <w:tcW w:w="582" w:type="pct"/>
            <w:vAlign w:val="center"/>
          </w:tcPr>
          <w:p w14:paraId="723DA763" w14:textId="77777777" w:rsidR="009514D8" w:rsidRDefault="00000000">
            <w:pPr>
              <w:pStyle w:val="G3"/>
              <w:jc w:val="center"/>
              <w:rPr>
                <w:b/>
                <w:bCs/>
              </w:rPr>
            </w:pPr>
            <w:r>
              <w:rPr>
                <w:b/>
                <w:bCs/>
              </w:rPr>
              <w:t>姓名</w:t>
            </w:r>
          </w:p>
        </w:tc>
        <w:tc>
          <w:tcPr>
            <w:tcW w:w="635" w:type="pct"/>
            <w:vAlign w:val="center"/>
          </w:tcPr>
          <w:p w14:paraId="424B8523" w14:textId="77777777" w:rsidR="009514D8" w:rsidRDefault="00000000">
            <w:pPr>
              <w:pStyle w:val="G3"/>
              <w:jc w:val="center"/>
              <w:rPr>
                <w:b/>
                <w:bCs/>
              </w:rPr>
            </w:pPr>
            <w:r>
              <w:rPr>
                <w:rFonts w:hint="eastAsia"/>
                <w:b/>
                <w:bCs/>
              </w:rPr>
              <w:t>曾用名</w:t>
            </w:r>
          </w:p>
        </w:tc>
        <w:tc>
          <w:tcPr>
            <w:tcW w:w="553" w:type="pct"/>
            <w:vAlign w:val="center"/>
          </w:tcPr>
          <w:p w14:paraId="663F7970" w14:textId="77777777" w:rsidR="009514D8" w:rsidRDefault="00000000">
            <w:pPr>
              <w:pStyle w:val="G3"/>
              <w:jc w:val="center"/>
              <w:rPr>
                <w:b/>
                <w:bCs/>
              </w:rPr>
            </w:pPr>
            <w:r>
              <w:rPr>
                <w:b/>
                <w:bCs/>
              </w:rPr>
              <w:t>国籍</w:t>
            </w:r>
          </w:p>
        </w:tc>
        <w:tc>
          <w:tcPr>
            <w:tcW w:w="1349" w:type="pct"/>
            <w:vAlign w:val="center"/>
          </w:tcPr>
          <w:p w14:paraId="2C22A2D8" w14:textId="77777777" w:rsidR="009514D8" w:rsidRDefault="00000000">
            <w:pPr>
              <w:pStyle w:val="G3"/>
              <w:jc w:val="center"/>
              <w:rPr>
                <w:b/>
                <w:bCs/>
              </w:rPr>
            </w:pPr>
            <w:r>
              <w:rPr>
                <w:b/>
                <w:bCs/>
              </w:rPr>
              <w:t>身份证件号码</w:t>
            </w:r>
          </w:p>
        </w:tc>
        <w:tc>
          <w:tcPr>
            <w:tcW w:w="875" w:type="pct"/>
            <w:vAlign w:val="center"/>
          </w:tcPr>
          <w:p w14:paraId="47CDF430" w14:textId="77777777" w:rsidR="009514D8" w:rsidRDefault="00000000">
            <w:pPr>
              <w:pStyle w:val="G3"/>
              <w:jc w:val="center"/>
              <w:rPr>
                <w:b/>
                <w:bCs/>
              </w:rPr>
            </w:pPr>
            <w:r>
              <w:rPr>
                <w:rFonts w:hint="eastAsia"/>
                <w:b/>
                <w:bCs/>
              </w:rPr>
              <w:t>住所地</w:t>
            </w:r>
          </w:p>
        </w:tc>
        <w:tc>
          <w:tcPr>
            <w:tcW w:w="1003" w:type="pct"/>
            <w:vAlign w:val="center"/>
          </w:tcPr>
          <w:p w14:paraId="431DA65C" w14:textId="77777777" w:rsidR="009514D8" w:rsidRDefault="00000000">
            <w:pPr>
              <w:pStyle w:val="G3"/>
              <w:jc w:val="center"/>
              <w:rPr>
                <w:b/>
                <w:bCs/>
              </w:rPr>
            </w:pPr>
            <w:r>
              <w:rPr>
                <w:b/>
                <w:bCs/>
              </w:rPr>
              <w:t>是否取得其他国家或地区居留权</w:t>
            </w:r>
          </w:p>
        </w:tc>
      </w:tr>
      <w:tr w:rsidR="009514D8" w14:paraId="53608006" w14:textId="77777777">
        <w:trPr>
          <w:trHeight w:val="397"/>
        </w:trPr>
        <w:tc>
          <w:tcPr>
            <w:tcW w:w="582" w:type="pct"/>
            <w:vAlign w:val="center"/>
          </w:tcPr>
          <w:p w14:paraId="58C85DA1" w14:textId="77777777" w:rsidR="009514D8" w:rsidRDefault="00000000">
            <w:pPr>
              <w:pStyle w:val="G3"/>
              <w:jc w:val="center"/>
            </w:pPr>
            <w:r>
              <w:t>李红星</w:t>
            </w:r>
          </w:p>
        </w:tc>
        <w:tc>
          <w:tcPr>
            <w:tcW w:w="635" w:type="pct"/>
            <w:vAlign w:val="center"/>
          </w:tcPr>
          <w:p w14:paraId="19BCD7DC" w14:textId="77777777" w:rsidR="009514D8" w:rsidRDefault="00000000">
            <w:pPr>
              <w:pStyle w:val="G3"/>
              <w:jc w:val="center"/>
            </w:pPr>
            <w:r>
              <w:rPr>
                <w:rFonts w:hint="eastAsia"/>
              </w:rPr>
              <w:t>无</w:t>
            </w:r>
          </w:p>
        </w:tc>
        <w:tc>
          <w:tcPr>
            <w:tcW w:w="553" w:type="pct"/>
            <w:vAlign w:val="center"/>
          </w:tcPr>
          <w:p w14:paraId="7CB1DBC0" w14:textId="77777777" w:rsidR="009514D8" w:rsidRDefault="00000000">
            <w:pPr>
              <w:pStyle w:val="G3"/>
              <w:jc w:val="center"/>
            </w:pPr>
            <w:r>
              <w:t>中国</w:t>
            </w:r>
          </w:p>
        </w:tc>
        <w:tc>
          <w:tcPr>
            <w:tcW w:w="1349" w:type="pct"/>
            <w:vAlign w:val="center"/>
          </w:tcPr>
          <w:p w14:paraId="4E4843DE" w14:textId="77777777" w:rsidR="009514D8" w:rsidRDefault="00000000">
            <w:pPr>
              <w:pStyle w:val="G3"/>
              <w:jc w:val="center"/>
            </w:pPr>
            <w:r>
              <w:t>3421011974********</w:t>
            </w:r>
          </w:p>
        </w:tc>
        <w:tc>
          <w:tcPr>
            <w:tcW w:w="875" w:type="pct"/>
            <w:vAlign w:val="center"/>
          </w:tcPr>
          <w:p w14:paraId="456083E0" w14:textId="77777777" w:rsidR="009514D8" w:rsidRDefault="00000000">
            <w:pPr>
              <w:pStyle w:val="G3"/>
              <w:jc w:val="center"/>
            </w:pPr>
            <w:r>
              <w:rPr>
                <w:rFonts w:hint="eastAsia"/>
              </w:rPr>
              <w:t>上海市</w:t>
            </w:r>
          </w:p>
        </w:tc>
        <w:tc>
          <w:tcPr>
            <w:tcW w:w="1003" w:type="pct"/>
            <w:vAlign w:val="center"/>
          </w:tcPr>
          <w:p w14:paraId="22AFF541" w14:textId="77777777" w:rsidR="009514D8" w:rsidRDefault="00000000">
            <w:pPr>
              <w:pStyle w:val="G3"/>
              <w:jc w:val="center"/>
            </w:pPr>
            <w:r>
              <w:t>否</w:t>
            </w:r>
          </w:p>
        </w:tc>
      </w:tr>
      <w:tr w:rsidR="009514D8" w14:paraId="37F245FE" w14:textId="77777777">
        <w:trPr>
          <w:trHeight w:val="397"/>
        </w:trPr>
        <w:tc>
          <w:tcPr>
            <w:tcW w:w="582" w:type="pct"/>
            <w:vAlign w:val="center"/>
          </w:tcPr>
          <w:p w14:paraId="381C55F9" w14:textId="77777777" w:rsidR="009514D8" w:rsidRDefault="00000000">
            <w:pPr>
              <w:pStyle w:val="G3"/>
              <w:jc w:val="center"/>
            </w:pPr>
            <w:r>
              <w:t>车晓燕</w:t>
            </w:r>
          </w:p>
        </w:tc>
        <w:tc>
          <w:tcPr>
            <w:tcW w:w="635" w:type="pct"/>
            <w:vAlign w:val="center"/>
          </w:tcPr>
          <w:p w14:paraId="321B0B99" w14:textId="77777777" w:rsidR="009514D8" w:rsidRDefault="00000000">
            <w:pPr>
              <w:pStyle w:val="G3"/>
              <w:jc w:val="center"/>
            </w:pPr>
            <w:r>
              <w:rPr>
                <w:rFonts w:hint="eastAsia"/>
              </w:rPr>
              <w:t>无</w:t>
            </w:r>
          </w:p>
        </w:tc>
        <w:tc>
          <w:tcPr>
            <w:tcW w:w="553" w:type="pct"/>
            <w:vAlign w:val="center"/>
          </w:tcPr>
          <w:p w14:paraId="5298B3C3" w14:textId="77777777" w:rsidR="009514D8" w:rsidRDefault="00000000">
            <w:pPr>
              <w:pStyle w:val="G3"/>
              <w:jc w:val="center"/>
            </w:pPr>
            <w:r>
              <w:t>中国</w:t>
            </w:r>
          </w:p>
        </w:tc>
        <w:tc>
          <w:tcPr>
            <w:tcW w:w="1349" w:type="pct"/>
            <w:vAlign w:val="center"/>
          </w:tcPr>
          <w:p w14:paraId="47352F1C" w14:textId="77777777" w:rsidR="009514D8" w:rsidRDefault="00000000">
            <w:pPr>
              <w:pStyle w:val="G3"/>
              <w:jc w:val="center"/>
            </w:pPr>
            <w:r>
              <w:t>6101141981********</w:t>
            </w:r>
          </w:p>
        </w:tc>
        <w:tc>
          <w:tcPr>
            <w:tcW w:w="875" w:type="pct"/>
            <w:vAlign w:val="center"/>
          </w:tcPr>
          <w:p w14:paraId="5E5D14E5" w14:textId="77777777" w:rsidR="009514D8" w:rsidRDefault="00000000">
            <w:pPr>
              <w:pStyle w:val="G3"/>
              <w:jc w:val="center"/>
            </w:pPr>
            <w:r>
              <w:rPr>
                <w:rFonts w:hint="eastAsia"/>
              </w:rPr>
              <w:t>北京市</w:t>
            </w:r>
          </w:p>
        </w:tc>
        <w:tc>
          <w:tcPr>
            <w:tcW w:w="1003" w:type="pct"/>
            <w:vAlign w:val="center"/>
          </w:tcPr>
          <w:p w14:paraId="33F77939" w14:textId="77777777" w:rsidR="009514D8" w:rsidRDefault="00000000">
            <w:pPr>
              <w:pStyle w:val="G3"/>
              <w:jc w:val="center"/>
            </w:pPr>
            <w:r>
              <w:t>否</w:t>
            </w:r>
          </w:p>
        </w:tc>
      </w:tr>
    </w:tbl>
    <w:p w14:paraId="6473E349" w14:textId="77777777" w:rsidR="009514D8" w:rsidRDefault="00000000">
      <w:pPr>
        <w:pStyle w:val="G"/>
        <w:spacing w:before="156" w:after="156"/>
        <w:ind w:firstLine="480"/>
        <w:jc w:val="both"/>
      </w:pPr>
      <w:r>
        <w:t>截至本报告书签署日</w:t>
      </w:r>
      <w:r>
        <w:rPr>
          <w:rFonts w:hint="eastAsia"/>
        </w:rPr>
        <w:t>，</w:t>
      </w:r>
      <w:r>
        <w:t>最近五年，鼎耘科技的董事、监事、高级管理人员</w:t>
      </w:r>
      <w:r>
        <w:rPr>
          <w:rFonts w:hint="eastAsia"/>
        </w:rPr>
        <w:t>未受过行政处罚（与证券市场明显无关的除外）、刑事处罚</w:t>
      </w:r>
      <w:r>
        <w:t>，涉及的与经济纠纷有关的重大民事诉讼如下：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46"/>
        <w:gridCol w:w="675"/>
        <w:gridCol w:w="1333"/>
        <w:gridCol w:w="694"/>
        <w:gridCol w:w="735"/>
        <w:gridCol w:w="2459"/>
        <w:gridCol w:w="2180"/>
      </w:tblGrid>
      <w:tr w:rsidR="009514D8" w14:paraId="038BB5F5" w14:textId="77777777">
        <w:trPr>
          <w:trHeight w:val="397"/>
        </w:trPr>
        <w:tc>
          <w:tcPr>
            <w:tcW w:w="261" w:type="pct"/>
            <w:tcBorders>
              <w:bottom w:val="single" w:sz="4" w:space="0" w:color="000000"/>
              <w:right w:val="single" w:sz="4" w:space="0" w:color="000000"/>
            </w:tcBorders>
            <w:vAlign w:val="center"/>
          </w:tcPr>
          <w:p w14:paraId="4CE34255"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4574966A"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24BB2AB0"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3B617509"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24D39E9B"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65786CF5"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57F8EC3D"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9514D8" w14:paraId="14424558" w14:textId="77777777">
        <w:trPr>
          <w:trHeight w:val="397"/>
        </w:trPr>
        <w:tc>
          <w:tcPr>
            <w:tcW w:w="261" w:type="pct"/>
            <w:tcBorders>
              <w:top w:val="single" w:sz="4" w:space="0" w:color="000000"/>
              <w:right w:val="single" w:sz="4" w:space="0" w:color="000000"/>
            </w:tcBorders>
            <w:vAlign w:val="center"/>
          </w:tcPr>
          <w:p w14:paraId="21D02AA8"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4A0140C7"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2D1EF2A7"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174FBAC6"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68BD0A0E"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北京市第三中级人民院</w:t>
            </w:r>
          </w:p>
        </w:tc>
        <w:tc>
          <w:tcPr>
            <w:tcW w:w="1443" w:type="pct"/>
            <w:tcBorders>
              <w:top w:val="single" w:sz="4" w:space="0" w:color="000000"/>
              <w:left w:val="single" w:sz="4" w:space="0" w:color="000000"/>
              <w:right w:val="single" w:sz="4" w:space="0" w:color="000000"/>
            </w:tcBorders>
            <w:vAlign w:val="center"/>
          </w:tcPr>
          <w:p w14:paraId="3737A9E8" w14:textId="77777777" w:rsidR="009514D8"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6D7DF58E" w14:textId="77777777" w:rsidR="009514D8"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4D6B0514" w14:textId="77777777" w:rsidR="009514D8" w:rsidRDefault="00000000">
      <w:pPr>
        <w:pStyle w:val="G0"/>
        <w:spacing w:before="156" w:after="156"/>
      </w:pPr>
      <w:r>
        <w:rPr>
          <w:rFonts w:hint="eastAsia"/>
        </w:rPr>
        <w:t>（七）一致行动人及其控股股东、实际控制人拥有境内、境外其他上市公司</w:t>
      </w:r>
      <w:r>
        <w:rPr>
          <w:rFonts w:hint="eastAsia"/>
        </w:rPr>
        <w:t>5%</w:t>
      </w:r>
      <w:r>
        <w:rPr>
          <w:rFonts w:hint="eastAsia"/>
        </w:rPr>
        <w:t>以上股份的情况</w:t>
      </w:r>
    </w:p>
    <w:p w14:paraId="1DAEAE61" w14:textId="77777777" w:rsidR="009514D8"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768"/>
        <w:gridCol w:w="3042"/>
        <w:gridCol w:w="1404"/>
        <w:gridCol w:w="2031"/>
        <w:gridCol w:w="1274"/>
      </w:tblGrid>
      <w:tr w:rsidR="009514D8" w14:paraId="47BD5DC3" w14:textId="77777777">
        <w:trPr>
          <w:trHeight w:val="397"/>
        </w:trPr>
        <w:tc>
          <w:tcPr>
            <w:tcW w:w="450" w:type="pct"/>
            <w:tcBorders>
              <w:bottom w:val="single" w:sz="4" w:space="0" w:color="000000"/>
              <w:right w:val="single" w:sz="4" w:space="0" w:color="000000"/>
            </w:tcBorders>
            <w:vAlign w:val="center"/>
          </w:tcPr>
          <w:p w14:paraId="5164781C" w14:textId="77777777" w:rsidR="009514D8"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1784" w:type="pct"/>
            <w:tcBorders>
              <w:left w:val="single" w:sz="4" w:space="0" w:color="000000"/>
              <w:bottom w:val="single" w:sz="4" w:space="0" w:color="000000"/>
              <w:right w:val="single" w:sz="4" w:space="0" w:color="000000"/>
            </w:tcBorders>
            <w:vAlign w:val="center"/>
          </w:tcPr>
          <w:p w14:paraId="16609ED8"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上市公司名称</w:t>
            </w:r>
          </w:p>
        </w:tc>
        <w:tc>
          <w:tcPr>
            <w:tcW w:w="824" w:type="pct"/>
            <w:tcBorders>
              <w:left w:val="single" w:sz="4" w:space="0" w:color="000000"/>
              <w:bottom w:val="single" w:sz="4" w:space="0" w:color="000000"/>
              <w:right w:val="single" w:sz="4" w:space="0" w:color="000000"/>
            </w:tcBorders>
            <w:vAlign w:val="center"/>
          </w:tcPr>
          <w:p w14:paraId="13BA81B0"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证券代码</w:t>
            </w:r>
          </w:p>
        </w:tc>
        <w:tc>
          <w:tcPr>
            <w:tcW w:w="1191" w:type="pct"/>
            <w:tcBorders>
              <w:left w:val="single" w:sz="4" w:space="0" w:color="000000"/>
              <w:bottom w:val="single" w:sz="4" w:space="0" w:color="000000"/>
              <w:right w:val="single" w:sz="4" w:space="0" w:color="000000"/>
            </w:tcBorders>
            <w:vAlign w:val="center"/>
          </w:tcPr>
          <w:p w14:paraId="750DFFC5"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上市地</w:t>
            </w:r>
          </w:p>
        </w:tc>
        <w:tc>
          <w:tcPr>
            <w:tcW w:w="748" w:type="pct"/>
            <w:tcBorders>
              <w:left w:val="single" w:sz="4" w:space="0" w:color="000000"/>
              <w:bottom w:val="single" w:sz="4" w:space="0" w:color="000000"/>
              <w:right w:val="single" w:sz="4" w:space="0" w:color="000000"/>
            </w:tcBorders>
            <w:vAlign w:val="center"/>
          </w:tcPr>
          <w:p w14:paraId="351A29AB" w14:textId="77777777" w:rsidR="009514D8"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持股比例</w:t>
            </w:r>
          </w:p>
        </w:tc>
      </w:tr>
      <w:tr w:rsidR="009514D8" w14:paraId="36FB2BCC" w14:textId="77777777">
        <w:trPr>
          <w:trHeight w:val="397"/>
        </w:trPr>
        <w:tc>
          <w:tcPr>
            <w:tcW w:w="450" w:type="pct"/>
            <w:tcBorders>
              <w:top w:val="single" w:sz="4" w:space="0" w:color="000000"/>
              <w:bottom w:val="single" w:sz="4" w:space="0" w:color="000000"/>
              <w:right w:val="single" w:sz="4" w:space="0" w:color="000000"/>
            </w:tcBorders>
            <w:vAlign w:val="center"/>
          </w:tcPr>
          <w:p w14:paraId="46C2D71C"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1784" w:type="pct"/>
            <w:tcBorders>
              <w:top w:val="single" w:sz="4" w:space="0" w:color="000000"/>
              <w:left w:val="single" w:sz="4" w:space="0" w:color="000000"/>
              <w:bottom w:val="single" w:sz="4" w:space="0" w:color="000000"/>
              <w:right w:val="single" w:sz="4" w:space="0" w:color="000000"/>
            </w:tcBorders>
            <w:vAlign w:val="center"/>
          </w:tcPr>
          <w:p w14:paraId="3BC31BC6"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家家悦集团股份有限公司</w:t>
            </w:r>
          </w:p>
        </w:tc>
        <w:tc>
          <w:tcPr>
            <w:tcW w:w="824" w:type="pct"/>
            <w:tcBorders>
              <w:top w:val="single" w:sz="4" w:space="0" w:color="000000"/>
              <w:left w:val="single" w:sz="4" w:space="0" w:color="000000"/>
              <w:bottom w:val="single" w:sz="4" w:space="0" w:color="000000"/>
              <w:right w:val="single" w:sz="4" w:space="0" w:color="000000"/>
            </w:tcBorders>
            <w:vAlign w:val="center"/>
          </w:tcPr>
          <w:p w14:paraId="470D4329" w14:textId="77777777" w:rsidR="009514D8"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603708.SH</w:t>
            </w:r>
          </w:p>
        </w:tc>
        <w:tc>
          <w:tcPr>
            <w:tcW w:w="1191" w:type="pct"/>
            <w:tcBorders>
              <w:top w:val="single" w:sz="4" w:space="0" w:color="000000"/>
              <w:left w:val="single" w:sz="4" w:space="0" w:color="000000"/>
              <w:bottom w:val="single" w:sz="4" w:space="0" w:color="000000"/>
              <w:right w:val="single" w:sz="4" w:space="0" w:color="000000"/>
            </w:tcBorders>
            <w:vAlign w:val="center"/>
          </w:tcPr>
          <w:p w14:paraId="62D659A1" w14:textId="77777777" w:rsidR="009514D8"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上海证券交易所</w:t>
            </w:r>
          </w:p>
        </w:tc>
        <w:tc>
          <w:tcPr>
            <w:tcW w:w="748" w:type="pct"/>
            <w:tcBorders>
              <w:top w:val="single" w:sz="4" w:space="0" w:color="000000"/>
              <w:left w:val="single" w:sz="4" w:space="0" w:color="000000"/>
              <w:bottom w:val="single" w:sz="4" w:space="0" w:color="000000"/>
              <w:right w:val="single" w:sz="4" w:space="0" w:color="000000"/>
            </w:tcBorders>
            <w:vAlign w:val="center"/>
          </w:tcPr>
          <w:p w14:paraId="5439583E" w14:textId="77777777" w:rsidR="009514D8"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62.94%</w:t>
            </w:r>
          </w:p>
        </w:tc>
      </w:tr>
      <w:tr w:rsidR="009514D8" w14:paraId="746ADD03" w14:textId="77777777">
        <w:trPr>
          <w:trHeight w:val="397"/>
        </w:trPr>
        <w:tc>
          <w:tcPr>
            <w:tcW w:w="450" w:type="pct"/>
            <w:tcBorders>
              <w:top w:val="single" w:sz="4" w:space="0" w:color="000000"/>
              <w:right w:val="single" w:sz="4" w:space="0" w:color="000000"/>
            </w:tcBorders>
            <w:vAlign w:val="center"/>
          </w:tcPr>
          <w:p w14:paraId="5CCC12D0"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2</w:t>
            </w:r>
          </w:p>
        </w:tc>
        <w:tc>
          <w:tcPr>
            <w:tcW w:w="1784" w:type="pct"/>
            <w:tcBorders>
              <w:top w:val="single" w:sz="4" w:space="0" w:color="000000"/>
              <w:left w:val="single" w:sz="4" w:space="0" w:color="000000"/>
              <w:right w:val="single" w:sz="4" w:space="0" w:color="000000"/>
            </w:tcBorders>
            <w:vAlign w:val="center"/>
          </w:tcPr>
          <w:p w14:paraId="1BFAB05F" w14:textId="77777777" w:rsidR="009514D8" w:rsidRDefault="00000000">
            <w:pPr>
              <w:spacing w:beforeLines="0" w:before="0" w:afterLines="0" w:after="0" w:line="240" w:lineRule="auto"/>
              <w:jc w:val="center"/>
              <w:textAlignment w:val="center"/>
              <w:rPr>
                <w:color w:val="333333"/>
                <w:kern w:val="0"/>
                <w:sz w:val="21"/>
                <w:szCs w:val="21"/>
                <w:lang w:bidi="ar"/>
              </w:rPr>
            </w:pPr>
            <w:r>
              <w:rPr>
                <w:color w:val="333333"/>
                <w:kern w:val="0"/>
                <w:sz w:val="21"/>
                <w:szCs w:val="21"/>
                <w:lang w:bidi="ar"/>
              </w:rPr>
              <w:t>Cooks Coffee Company Limited</w:t>
            </w:r>
          </w:p>
        </w:tc>
        <w:tc>
          <w:tcPr>
            <w:tcW w:w="824" w:type="pct"/>
            <w:tcBorders>
              <w:top w:val="single" w:sz="4" w:space="0" w:color="000000"/>
              <w:left w:val="single" w:sz="4" w:space="0" w:color="000000"/>
              <w:right w:val="single" w:sz="4" w:space="0" w:color="000000"/>
            </w:tcBorders>
            <w:vAlign w:val="center"/>
          </w:tcPr>
          <w:p w14:paraId="7B4CFB2F"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COOK</w:t>
            </w:r>
          </w:p>
        </w:tc>
        <w:tc>
          <w:tcPr>
            <w:tcW w:w="1191" w:type="pct"/>
            <w:tcBorders>
              <w:top w:val="single" w:sz="4" w:space="0" w:color="000000"/>
              <w:left w:val="single" w:sz="4" w:space="0" w:color="000000"/>
              <w:right w:val="single" w:sz="4" w:space="0" w:color="000000"/>
            </w:tcBorders>
            <w:vAlign w:val="center"/>
          </w:tcPr>
          <w:p w14:paraId="534D2FA3"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Aquis</w:t>
            </w:r>
            <w:r>
              <w:rPr>
                <w:rFonts w:hint="eastAsia"/>
                <w:color w:val="333333"/>
                <w:kern w:val="0"/>
                <w:sz w:val="21"/>
                <w:szCs w:val="21"/>
                <w:lang w:bidi="ar"/>
              </w:rPr>
              <w:t>证券交易所</w:t>
            </w:r>
          </w:p>
        </w:tc>
        <w:tc>
          <w:tcPr>
            <w:tcW w:w="748" w:type="pct"/>
            <w:tcBorders>
              <w:top w:val="single" w:sz="4" w:space="0" w:color="000000"/>
              <w:left w:val="single" w:sz="4" w:space="0" w:color="000000"/>
              <w:right w:val="single" w:sz="4" w:space="0" w:color="000000"/>
            </w:tcBorders>
            <w:vAlign w:val="center"/>
          </w:tcPr>
          <w:p w14:paraId="532959E7" w14:textId="77777777" w:rsidR="009514D8"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15.96%</w:t>
            </w:r>
          </w:p>
        </w:tc>
      </w:tr>
    </w:tbl>
    <w:p w14:paraId="42ADC416" w14:textId="77777777" w:rsidR="009514D8" w:rsidRDefault="00000000">
      <w:pPr>
        <w:pStyle w:val="G"/>
        <w:spacing w:before="156" w:after="156"/>
        <w:ind w:firstLine="480"/>
        <w:jc w:val="both"/>
        <w:rPr>
          <w:color w:val="000000"/>
          <w:kern w:val="0"/>
          <w:lang w:bidi="ar"/>
        </w:rPr>
      </w:pPr>
      <w:r>
        <w:rPr>
          <w:color w:val="000000"/>
          <w:kern w:val="0"/>
          <w:lang w:bidi="ar"/>
        </w:rPr>
        <w:lastRenderedPageBreak/>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r>
        <w:rPr>
          <w:rFonts w:hint="eastAsia"/>
          <w:color w:val="000000"/>
          <w:kern w:val="0"/>
          <w:lang w:bidi="ar"/>
        </w:rPr>
        <w:t>以上股份</w:t>
      </w:r>
      <w:r>
        <w:rPr>
          <w:color w:val="000000"/>
          <w:kern w:val="0"/>
          <w:lang w:bidi="ar"/>
        </w:rPr>
        <w:t>的情况。</w:t>
      </w:r>
    </w:p>
    <w:p w14:paraId="1F484D8C" w14:textId="77777777" w:rsidR="009514D8" w:rsidRDefault="00000000">
      <w:pPr>
        <w:pStyle w:val="G4"/>
        <w:spacing w:before="234" w:after="234"/>
        <w:jc w:val="both"/>
      </w:pPr>
      <w:bookmarkStart w:id="51" w:name="_Toc28735"/>
      <w:r>
        <w:rPr>
          <w:rFonts w:hint="eastAsia"/>
        </w:rPr>
        <w:t>三、收购人及一致行动人关系的说明</w:t>
      </w:r>
      <w:bookmarkEnd w:id="51"/>
    </w:p>
    <w:p w14:paraId="33D3A743" w14:textId="77777777" w:rsidR="009514D8" w:rsidRDefault="00000000">
      <w:pPr>
        <w:pStyle w:val="G"/>
        <w:spacing w:before="156" w:after="156"/>
        <w:ind w:firstLine="480"/>
        <w:jc w:val="both"/>
      </w:pPr>
      <w:r>
        <w:rPr>
          <w:rFonts w:hint="eastAsia"/>
        </w:rPr>
        <w:t>李红星先生为收购方鼎耘产业的实际控制人，在鼎耘产业的执行合伙人鼎耘工业中担任董事、经理；同时，李红星先生在鼎耘科技担任法定代表人、执行董事。为进一步明确一致行动关系，</w:t>
      </w:r>
      <w:r>
        <w:rPr>
          <w:rFonts w:hint="eastAsia"/>
        </w:rPr>
        <w:t>2025</w:t>
      </w:r>
      <w:r>
        <w:rPr>
          <w:rFonts w:hint="eastAsia"/>
        </w:rPr>
        <w:t>年</w:t>
      </w:r>
      <w:r>
        <w:rPr>
          <w:rFonts w:hint="eastAsia"/>
        </w:rPr>
        <w:t>11</w:t>
      </w:r>
      <w:r>
        <w:rPr>
          <w:rFonts w:hint="eastAsia"/>
        </w:rPr>
        <w:t>月【】，鼎耘产业与鼎耘科技签署《一致行动协议》，协议约定</w:t>
      </w:r>
      <w:r>
        <w:t>自</w:t>
      </w:r>
      <w:r>
        <w:rPr>
          <w:rFonts w:hint="eastAsia"/>
        </w:rPr>
        <w:t>鼎耘产业成为上市公司股东之日起</w:t>
      </w:r>
      <w:r>
        <w:t>，在</w:t>
      </w:r>
      <w:r>
        <w:rPr>
          <w:rFonts w:hint="eastAsia"/>
        </w:rPr>
        <w:t>上市公司</w:t>
      </w:r>
      <w:r>
        <w:t>股东会、董事会就任何事项进行会议召集、提案、表决时，</w:t>
      </w:r>
      <w:r>
        <w:rPr>
          <w:rFonts w:hint="eastAsia"/>
        </w:rPr>
        <w:t>鼎耘科技</w:t>
      </w:r>
      <w:r>
        <w:t>应</w:t>
      </w:r>
      <w:r>
        <w:rPr>
          <w:rFonts w:hint="eastAsia"/>
        </w:rPr>
        <w:t>采取</w:t>
      </w:r>
      <w:r>
        <w:t>一致行动保持</w:t>
      </w:r>
      <w:r>
        <w:rPr>
          <w:rFonts w:hint="eastAsia"/>
        </w:rPr>
        <w:t>与鼎耘产业</w:t>
      </w:r>
      <w:r>
        <w:t>投票的一致性，且遵循</w:t>
      </w:r>
      <w:r>
        <w:rPr>
          <w:rFonts w:hint="eastAsia"/>
        </w:rPr>
        <w:t>鼎耘产业的</w:t>
      </w:r>
      <w:r>
        <w:t>决定</w:t>
      </w:r>
      <w:r>
        <w:t>/</w:t>
      </w:r>
      <w:r>
        <w:t>决策意见，以</w:t>
      </w:r>
      <w:r>
        <w:rPr>
          <w:rFonts w:hint="eastAsia"/>
        </w:rPr>
        <w:t>鼎耘产业</w:t>
      </w:r>
      <w:r>
        <w:t>对</w:t>
      </w:r>
      <w:r>
        <w:rPr>
          <w:rFonts w:hint="eastAsia"/>
        </w:rPr>
        <w:t>上市公司</w:t>
      </w:r>
      <w:r>
        <w:t>相关股东会、董事会事项的一致意见为准</w:t>
      </w:r>
      <w:r>
        <w:rPr>
          <w:rFonts w:hint="eastAsia"/>
        </w:rPr>
        <w:t>，上述一致行动的事项包括但不限于下列目标公司股东会和董事会上的召集权、提案权、表决权。一致行动期限为甲乙双方均持有上市公司股份的期间。</w:t>
      </w:r>
    </w:p>
    <w:p w14:paraId="59C4800B" w14:textId="77777777" w:rsidR="009514D8" w:rsidRDefault="00000000">
      <w:pPr>
        <w:pStyle w:val="G"/>
        <w:spacing w:before="156" w:after="156"/>
        <w:ind w:firstLine="480"/>
        <w:jc w:val="both"/>
      </w:pPr>
      <w:r>
        <w:rPr>
          <w:rFonts w:hint="eastAsia"/>
        </w:rPr>
        <w:t>基于上述协议约定，根据《收购管理办法》，鼎耘科技构成鼎耘产业本次收购的一致行动人。</w:t>
      </w:r>
    </w:p>
    <w:p w14:paraId="62710381" w14:textId="77777777" w:rsidR="009514D8"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24A06014" w14:textId="77777777" w:rsidR="009514D8" w:rsidRDefault="009514D8">
      <w:pPr>
        <w:pStyle w:val="G"/>
        <w:spacing w:before="156" w:after="156"/>
        <w:ind w:firstLineChars="0" w:firstLine="0"/>
        <w:jc w:val="both"/>
      </w:pPr>
    </w:p>
    <w:p w14:paraId="3792AE8A" w14:textId="77777777" w:rsidR="009514D8" w:rsidRDefault="00000000">
      <w:pPr>
        <w:pStyle w:val="G2"/>
        <w:spacing w:before="312" w:after="312"/>
      </w:pPr>
      <w:bookmarkStart w:id="52" w:name="_Toc9190"/>
      <w:bookmarkStart w:id="53" w:name="_Toc8331"/>
      <w:bookmarkStart w:id="54" w:name="_Toc46376155"/>
      <w:bookmarkEnd w:id="49"/>
      <w:r>
        <w:rPr>
          <w:rFonts w:hint="eastAsia"/>
        </w:rPr>
        <w:lastRenderedPageBreak/>
        <w:t>第二节</w:t>
      </w:r>
      <w:r>
        <w:t xml:space="preserve"> </w:t>
      </w:r>
      <w:r>
        <w:rPr>
          <w:rFonts w:hint="eastAsia"/>
        </w:rPr>
        <w:t>本次收购目的</w:t>
      </w:r>
      <w:bookmarkEnd w:id="52"/>
      <w:bookmarkEnd w:id="53"/>
      <w:bookmarkEnd w:id="54"/>
    </w:p>
    <w:p w14:paraId="113EC4B8" w14:textId="77777777" w:rsidR="009514D8" w:rsidRDefault="00000000">
      <w:pPr>
        <w:pStyle w:val="G4"/>
        <w:spacing w:before="234" w:after="234"/>
      </w:pPr>
      <w:bookmarkStart w:id="55" w:name="_Toc12117"/>
      <w:bookmarkStart w:id="56" w:name="_Toc46376156"/>
      <w:bookmarkStart w:id="57" w:name="_Toc31211"/>
      <w:r>
        <w:rPr>
          <w:rFonts w:hint="eastAsia"/>
        </w:rPr>
        <w:t>一、本次收购的目的</w:t>
      </w:r>
      <w:bookmarkEnd w:id="55"/>
      <w:bookmarkEnd w:id="56"/>
      <w:bookmarkEnd w:id="57"/>
    </w:p>
    <w:p w14:paraId="300D7F7E" w14:textId="77777777" w:rsidR="009514D8" w:rsidRDefault="00000000">
      <w:pPr>
        <w:pStyle w:val="G"/>
        <w:spacing w:before="156" w:after="156"/>
        <w:ind w:firstLine="480"/>
        <w:jc w:val="both"/>
      </w:pPr>
      <w:bookmarkStart w:id="58"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10E0C48A" w14:textId="77777777" w:rsidR="009514D8" w:rsidRDefault="00000000">
      <w:pPr>
        <w:pStyle w:val="G"/>
        <w:spacing w:before="156" w:after="156"/>
        <w:ind w:firstLine="480"/>
        <w:jc w:val="both"/>
      </w:pPr>
      <w:r>
        <w:rPr>
          <w:rFonts w:hint="eastAsia"/>
        </w:rPr>
        <w:t>本次交易后，李红星先生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19E0ABB7" w14:textId="77777777" w:rsidR="009514D8" w:rsidRDefault="00000000">
      <w:pPr>
        <w:pStyle w:val="G4"/>
        <w:spacing w:before="234" w:after="234"/>
      </w:pPr>
      <w:bookmarkStart w:id="59" w:name="_Toc19810"/>
      <w:bookmarkStart w:id="60" w:name="_Toc32035"/>
      <w:r>
        <w:rPr>
          <w:rFonts w:hint="eastAsia"/>
        </w:rPr>
        <w:t>二、收购人及一致行动人在未来</w:t>
      </w:r>
      <w:r>
        <w:rPr>
          <w:rFonts w:hint="eastAsia"/>
        </w:rPr>
        <w:t>12</w:t>
      </w:r>
      <w:r>
        <w:rPr>
          <w:rFonts w:hint="eastAsia"/>
        </w:rPr>
        <w:t>个月内</w:t>
      </w:r>
      <w:bookmarkEnd w:id="58"/>
      <w:bookmarkEnd w:id="59"/>
      <w:r>
        <w:rPr>
          <w:rFonts w:hint="eastAsia"/>
        </w:rPr>
        <w:t>增持或处置上市公司股份的计划</w:t>
      </w:r>
      <w:bookmarkEnd w:id="60"/>
    </w:p>
    <w:p w14:paraId="5B284D31" w14:textId="77777777" w:rsidR="009514D8" w:rsidRDefault="00000000">
      <w:pPr>
        <w:pStyle w:val="G"/>
        <w:spacing w:before="156" w:after="156"/>
        <w:ind w:firstLine="480"/>
        <w:jc w:val="both"/>
      </w:pPr>
      <w:r>
        <w:rPr>
          <w:rFonts w:hint="eastAsia"/>
        </w:rPr>
        <w:t>截至本报告书签署日，收购人【已与上市公司签署】《附条件生效的股份认购协议》，收购人拟认购上市公司向特定对象发行的不超过</w:t>
      </w:r>
      <w:r>
        <w:rPr>
          <w:rFonts w:hint="eastAsia"/>
        </w:rPr>
        <w:t>58,032,000</w:t>
      </w:r>
      <w:r>
        <w:rPr>
          <w:rFonts w:hint="eastAsia"/>
        </w:rPr>
        <w:t>股（含）股票。最终认购股份数量不超过深交所审核通过并经中国证监会同意注册发行的股票数量，并由股东会授权董事会根据具体情况与本次发行的保荐机构（主承销商）协商确定。如公司股票在定价基准日至发行日期间发生派息、送股、资本公积转增股本等除权、除息事项，发行价格按规定进行调整的，本次发行数量亦将予以相应调整。</w:t>
      </w:r>
    </w:p>
    <w:p w14:paraId="3426361B" w14:textId="77777777" w:rsidR="009514D8" w:rsidRDefault="00000000">
      <w:pPr>
        <w:pStyle w:val="G"/>
        <w:spacing w:before="156" w:after="156"/>
        <w:ind w:firstLine="480"/>
        <w:jc w:val="both"/>
      </w:pPr>
      <w:r>
        <w:rPr>
          <w:rFonts w:hint="eastAsia"/>
        </w:rPr>
        <w:t>截至</w:t>
      </w:r>
      <w:r>
        <w:rPr>
          <w:rFonts w:hint="eastAsia"/>
        </w:rPr>
        <w:t>2025</w:t>
      </w:r>
      <w:r>
        <w:rPr>
          <w:rFonts w:hint="eastAsia"/>
        </w:rPr>
        <w:t>年</w:t>
      </w:r>
      <w:r>
        <w:rPr>
          <w:rFonts w:hint="eastAsia"/>
        </w:rPr>
        <w:t>6</w:t>
      </w:r>
      <w:r>
        <w:rPr>
          <w:rFonts w:hint="eastAsia"/>
        </w:rPr>
        <w:t>月</w:t>
      </w:r>
      <w:r>
        <w:rPr>
          <w:rFonts w:hint="eastAsia"/>
        </w:rPr>
        <w:t>30</w:t>
      </w:r>
      <w:r>
        <w:rPr>
          <w:rFonts w:hint="eastAsia"/>
        </w:rPr>
        <w:t>日，上市公司第二大股东广州蕙富骐骥投资合伙企业（有限合伙）持有的上市公司股份有</w:t>
      </w:r>
      <w:r>
        <w:rPr>
          <w:rFonts w:hint="eastAsia"/>
        </w:rPr>
        <w:t>26,600,000</w:t>
      </w:r>
      <w:r>
        <w:rPr>
          <w:rFonts w:hint="eastAsia"/>
        </w:rPr>
        <w:t>股处于冻结状态，占上市公司总股本的比例为</w:t>
      </w:r>
      <w:r>
        <w:rPr>
          <w:rFonts w:hint="eastAsia"/>
        </w:rPr>
        <w:t>13.75%</w:t>
      </w:r>
      <w:r>
        <w:rPr>
          <w:rFonts w:hint="eastAsia"/>
        </w:rPr>
        <w:t>。若未来该部分股份进行司法拍卖，则收购人亦有可能视情况决定是否参与拍卖，届时或将进一步增加所持上市公司股份。</w:t>
      </w:r>
    </w:p>
    <w:p w14:paraId="38F67377" w14:textId="77777777" w:rsidR="009514D8" w:rsidRDefault="00000000">
      <w:pPr>
        <w:pStyle w:val="G"/>
        <w:spacing w:before="156" w:after="156"/>
        <w:ind w:firstLine="480"/>
        <w:jc w:val="both"/>
      </w:pPr>
      <w:r>
        <w:rPr>
          <w:rFonts w:hint="eastAsia"/>
        </w:rPr>
        <w:lastRenderedPageBreak/>
        <w:t>除上述事项外，收购人及一致行动人暂无在未来</w:t>
      </w:r>
      <w:r>
        <w:rPr>
          <w:rFonts w:hint="eastAsia"/>
        </w:rPr>
        <w:t>12</w:t>
      </w:r>
      <w:r>
        <w:rPr>
          <w:rFonts w:hint="eastAsia"/>
        </w:rPr>
        <w:t>个月内继续增持或处置上市公司股份的具体计划，但不排除因公司业务发展及战略需要进行必要的整合、资本运作等而导致收购人及一致行动人持有的上市公司权益发生变动的情形。若未来发生相关权益变动事项，收购人及一致行动人将严格按照法律法规的要求，及时履行信息披露义务。</w:t>
      </w:r>
    </w:p>
    <w:p w14:paraId="61B864E9" w14:textId="77777777" w:rsidR="009514D8" w:rsidRDefault="00000000">
      <w:pPr>
        <w:spacing w:beforeLines="0" w:before="0" w:after="156"/>
        <w:ind w:firstLine="480"/>
        <w:jc w:val="both"/>
      </w:pPr>
      <w:r>
        <w:rPr>
          <w:rFonts w:hint="eastAsia"/>
        </w:rPr>
        <w:t>为了稳定上市公司的经营发展，收购人已出具《关于股份锁定期及不减持的承诺》，承诺：“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、若本企业违反上述承诺给公司或者其投资者造成损失的，本企业愿意依法承担赔偿责任。”</w:t>
      </w:r>
    </w:p>
    <w:p w14:paraId="7A041FD3" w14:textId="77777777" w:rsidR="009514D8" w:rsidRDefault="00000000">
      <w:pPr>
        <w:pStyle w:val="G4"/>
        <w:spacing w:before="234" w:after="234"/>
      </w:pPr>
      <w:bookmarkStart w:id="61" w:name="_Toc46376158"/>
      <w:bookmarkStart w:id="62" w:name="_Toc16687"/>
      <w:bookmarkStart w:id="63" w:name="_Toc6934"/>
      <w:r>
        <w:rPr>
          <w:rFonts w:hint="eastAsia"/>
        </w:rPr>
        <w:t>三、</w:t>
      </w:r>
      <w:bookmarkEnd w:id="61"/>
      <w:bookmarkEnd w:id="62"/>
      <w:r>
        <w:rPr>
          <w:rFonts w:hint="eastAsia"/>
        </w:rPr>
        <w:t>本次收购的决策程序</w:t>
      </w:r>
      <w:bookmarkEnd w:id="63"/>
    </w:p>
    <w:p w14:paraId="0B45D20C" w14:textId="77777777" w:rsidR="009514D8" w:rsidRDefault="00000000">
      <w:pPr>
        <w:pStyle w:val="G0"/>
        <w:spacing w:before="156" w:after="156"/>
      </w:pPr>
      <w:r>
        <w:rPr>
          <w:rFonts w:hint="eastAsia"/>
        </w:rPr>
        <w:t>（一）本次收购已经履行的程序及获得的批准</w:t>
      </w:r>
    </w:p>
    <w:p w14:paraId="1097DB85" w14:textId="77777777" w:rsidR="009514D8"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月【】日，收购人内部决策通过本次收购事项；</w:t>
      </w:r>
    </w:p>
    <w:p w14:paraId="2CCD49E5" w14:textId="77777777" w:rsidR="009514D8"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月【】日，收购人与上市公司签署《附条件生效的股份认购协议》，收购人拟认购上市公司向特定对象发行的不超过</w:t>
      </w:r>
      <w:r>
        <w:rPr>
          <w:rFonts w:hint="eastAsia"/>
        </w:rPr>
        <w:t>58,032,000</w:t>
      </w:r>
      <w:r>
        <w:rPr>
          <w:rFonts w:hint="eastAsia"/>
        </w:rPr>
        <w:t>股（含）股票。</w:t>
      </w:r>
    </w:p>
    <w:p w14:paraId="5A98A218" w14:textId="77777777" w:rsidR="009514D8" w:rsidRDefault="00000000">
      <w:pPr>
        <w:pStyle w:val="G"/>
        <w:spacing w:before="156" w:after="156"/>
        <w:ind w:firstLine="480"/>
        <w:jc w:val="both"/>
      </w:pPr>
      <w:r>
        <w:rPr>
          <w:rFonts w:hint="eastAsia"/>
        </w:rPr>
        <w:t>3</w:t>
      </w:r>
      <w:r>
        <w:t>、</w:t>
      </w:r>
      <w:r>
        <w:t>2025</w:t>
      </w:r>
      <w:r>
        <w:t>年</w:t>
      </w:r>
      <w:r>
        <w:rPr>
          <w:rFonts w:hint="eastAsia"/>
        </w:rPr>
        <w:t>11</w:t>
      </w:r>
      <w:r>
        <w:t>月</w:t>
      </w:r>
      <w:r>
        <w:rPr>
          <w:rFonts w:hint="eastAsia"/>
        </w:rPr>
        <w:t>【】</w:t>
      </w:r>
      <w:r>
        <w:t>日，上市公司召开第</w:t>
      </w:r>
      <w:r>
        <w:rPr>
          <w:rFonts w:hint="eastAsia"/>
        </w:rPr>
        <w:t>十三</w:t>
      </w:r>
      <w:r>
        <w:t>届董事会第</w:t>
      </w:r>
      <w:r>
        <w:rPr>
          <w:rFonts w:hint="eastAsia"/>
        </w:rPr>
        <w:t>【】</w:t>
      </w:r>
      <w:r>
        <w:t>次会议，审议通过了与本次向特定对象发行股票的相关事项，同意与</w:t>
      </w:r>
      <w:r>
        <w:rPr>
          <w:rFonts w:hint="eastAsia"/>
        </w:rPr>
        <w:t>收购人</w:t>
      </w:r>
      <w:r>
        <w:t>签署《附条件生效的股份认购协议》。</w:t>
      </w:r>
    </w:p>
    <w:p w14:paraId="2C8F4CA2" w14:textId="77777777" w:rsidR="009514D8" w:rsidRDefault="00000000">
      <w:pPr>
        <w:pStyle w:val="G0"/>
        <w:spacing w:before="156" w:after="156"/>
      </w:pPr>
      <w:r>
        <w:rPr>
          <w:rFonts w:hint="eastAsia"/>
        </w:rPr>
        <w:t>（二）尚需履行的相关程序</w:t>
      </w:r>
    </w:p>
    <w:p w14:paraId="107BBB7F" w14:textId="77777777" w:rsidR="009514D8" w:rsidRDefault="00000000">
      <w:pPr>
        <w:pStyle w:val="G"/>
        <w:spacing w:before="156" w:after="156"/>
        <w:ind w:firstLine="480"/>
        <w:jc w:val="both"/>
      </w:pPr>
      <w:r>
        <w:rPr>
          <w:rFonts w:hint="eastAsia"/>
        </w:rPr>
        <w:lastRenderedPageBreak/>
        <w:t>由于李红星先生为上市公司董事长，李红星先生通过其控制的合伙企业认购上市公司本次向特定对象发行的股票成为公司的实际控制人构成《收购办法》规定的管理层收购。</w:t>
      </w:r>
    </w:p>
    <w:p w14:paraId="75D4A60A" w14:textId="77777777" w:rsidR="009514D8"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以上的独立董事同意；独立董事发表意见前，应当聘请独立财务顾问就本次收购出具专业意见，独立董事及独立财务顾问的意见应当一并予以公告；</w:t>
      </w:r>
      <w:r>
        <w:rPr>
          <w:rFonts w:hint="eastAsia"/>
        </w:rPr>
        <w:t>3</w:t>
      </w:r>
      <w:r>
        <w:rPr>
          <w:rFonts w:hint="eastAsia"/>
        </w:rPr>
        <w:t>、提交公司股东会审议，经出席股东会的非关联股东所持表决权过半数通过。</w:t>
      </w:r>
    </w:p>
    <w:p w14:paraId="79F2C298" w14:textId="77777777" w:rsidR="009514D8"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w:t>
      </w:r>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71202FE3" w14:textId="77777777" w:rsidR="009514D8"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7AD9FC3D" w14:textId="77777777" w:rsidR="009514D8" w:rsidRDefault="00000000">
      <w:pPr>
        <w:pStyle w:val="G2"/>
        <w:spacing w:before="312" w:after="312"/>
      </w:pPr>
      <w:bookmarkStart w:id="64" w:name="_Toc46376159"/>
      <w:bookmarkStart w:id="65" w:name="_Toc13406"/>
      <w:bookmarkStart w:id="66" w:name="_Toc25629"/>
      <w:r>
        <w:rPr>
          <w:rFonts w:hint="eastAsia"/>
        </w:rPr>
        <w:lastRenderedPageBreak/>
        <w:t>第三节</w:t>
      </w:r>
      <w:r>
        <w:t xml:space="preserve"> </w:t>
      </w:r>
      <w:bookmarkEnd w:id="64"/>
      <w:bookmarkEnd w:id="65"/>
      <w:r>
        <w:rPr>
          <w:rFonts w:hint="eastAsia"/>
        </w:rPr>
        <w:t>收购方式</w:t>
      </w:r>
      <w:bookmarkEnd w:id="66"/>
    </w:p>
    <w:p w14:paraId="17AEBC34" w14:textId="77777777" w:rsidR="009514D8" w:rsidRDefault="00000000">
      <w:pPr>
        <w:pStyle w:val="G4"/>
        <w:spacing w:before="234" w:after="234"/>
      </w:pPr>
      <w:bookmarkStart w:id="67" w:name="_Toc1471"/>
      <w:bookmarkStart w:id="68" w:name="_Toc46376160"/>
      <w:bookmarkStart w:id="69" w:name="_Toc4951"/>
      <w:r>
        <w:rPr>
          <w:rFonts w:hint="eastAsia"/>
        </w:rPr>
        <w:t>一、</w:t>
      </w:r>
      <w:bookmarkEnd w:id="67"/>
      <w:bookmarkEnd w:id="68"/>
      <w:r>
        <w:rPr>
          <w:rFonts w:hint="eastAsia"/>
        </w:rPr>
        <w:t>本次收购前后收购人及一致行动人在上市公司中拥有的权益情况</w:t>
      </w:r>
      <w:bookmarkEnd w:id="69"/>
    </w:p>
    <w:p w14:paraId="2576DD1A" w14:textId="77777777" w:rsidR="009514D8" w:rsidRDefault="00000000">
      <w:pPr>
        <w:pStyle w:val="G"/>
        <w:spacing w:before="156" w:after="156"/>
        <w:ind w:firstLine="480"/>
        <w:jc w:val="both"/>
      </w:pPr>
      <w:r>
        <w:rPr>
          <w:rFonts w:hint="eastAsia"/>
        </w:rPr>
        <w:t>本次收购的方式为收购人鼎耘产业以现金方式认购上市公司本次向特定对象发行的不超过</w:t>
      </w:r>
      <w:r>
        <w:rPr>
          <w:rFonts w:hint="eastAsia"/>
        </w:rPr>
        <w:t>58,032,000</w:t>
      </w:r>
      <w:r>
        <w:rPr>
          <w:rFonts w:hint="eastAsia"/>
        </w:rPr>
        <w:t>股（含）股票（最终认购数量以深交所审核通过以及中国证监会同意注册的批复为准，下同）。</w:t>
      </w:r>
    </w:p>
    <w:p w14:paraId="5C0CE97D" w14:textId="77777777" w:rsidR="009514D8"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76663F57" w14:textId="77777777" w:rsidR="009514D8" w:rsidRDefault="00000000">
      <w:pPr>
        <w:pStyle w:val="G"/>
        <w:spacing w:before="156" w:after="156"/>
        <w:ind w:firstLine="480"/>
        <w:jc w:val="both"/>
      </w:pPr>
      <w:r>
        <w:rPr>
          <w:rFonts w:hint="eastAsia"/>
        </w:rPr>
        <w:t>按照发行股份数量上限计算，本次发行后，收购人将直接持有上市公司不超过</w:t>
      </w:r>
      <w:r>
        <w:rPr>
          <w:rFonts w:hint="eastAsia"/>
        </w:rPr>
        <w:t>58,032,000</w:t>
      </w:r>
      <w:r>
        <w:rPr>
          <w:rFonts w:hint="eastAsia"/>
        </w:rPr>
        <w:t>股（含）股票，占上市公司本次发行后总股本的比例为不超过</w:t>
      </w:r>
      <w:r>
        <w:rPr>
          <w:rFonts w:hint="eastAsia"/>
        </w:rPr>
        <w:t>23.08%</w:t>
      </w:r>
      <w:r>
        <w:rPr>
          <w:rFonts w:hint="eastAsia"/>
        </w:rPr>
        <w:t>（含）；一致行动人鼎耘科技直接持有上市公司</w:t>
      </w:r>
      <w:r>
        <w:rPr>
          <w:rFonts w:hint="eastAsia"/>
        </w:rPr>
        <w:t>27,273,330</w:t>
      </w:r>
      <w:r>
        <w:rPr>
          <w:rFonts w:hint="eastAsia"/>
        </w:rPr>
        <w:t>股股票，占上市公司本次发行后总股本的比例为</w:t>
      </w:r>
      <w:r>
        <w:rPr>
          <w:rFonts w:hint="eastAsia"/>
        </w:rPr>
        <w:t>10.85%</w:t>
      </w:r>
      <w:r>
        <w:rPr>
          <w:rFonts w:hint="eastAsia"/>
        </w:rPr>
        <w:t>。本次收购后，收购人及其一致行动人合计持有公司不超过</w:t>
      </w:r>
      <w:r>
        <w:rPr>
          <w:rFonts w:hint="eastAsia"/>
        </w:rPr>
        <w:t>85,305,330</w:t>
      </w:r>
      <w:r>
        <w:rPr>
          <w:rFonts w:hint="eastAsia"/>
        </w:rPr>
        <w:t>股（含）股票，占上市公司本次发行后总股本的比例为不超过</w:t>
      </w:r>
      <w:r>
        <w:rPr>
          <w:rFonts w:hint="eastAsia"/>
        </w:rPr>
        <w:t>33.92%</w:t>
      </w:r>
      <w:r>
        <w:rPr>
          <w:rFonts w:hint="eastAsia"/>
        </w:rPr>
        <w:t>（含）。</w:t>
      </w:r>
    </w:p>
    <w:p w14:paraId="4B98F221" w14:textId="77777777" w:rsidR="009514D8" w:rsidRDefault="00000000">
      <w:pPr>
        <w:pStyle w:val="G"/>
        <w:spacing w:before="156" w:after="156"/>
        <w:ind w:firstLine="482"/>
        <w:jc w:val="both"/>
        <w:rPr>
          <w:b/>
          <w:bCs/>
        </w:rPr>
      </w:pPr>
      <w:r>
        <w:rPr>
          <w:rFonts w:hint="eastAsia"/>
          <w:b/>
          <w:bCs/>
        </w:rPr>
        <w:t>（一）本次收购前后上市公司股权结构变化情况</w:t>
      </w:r>
    </w:p>
    <w:p w14:paraId="458DA9B0" w14:textId="77777777" w:rsidR="009514D8"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710"/>
        <w:gridCol w:w="2824"/>
        <w:gridCol w:w="1352"/>
        <w:gridCol w:w="1119"/>
        <w:gridCol w:w="1395"/>
        <w:gridCol w:w="1119"/>
      </w:tblGrid>
      <w:tr w:rsidR="009514D8" w14:paraId="6C76A36D" w14:textId="77777777">
        <w:trPr>
          <w:trHeight w:val="397"/>
          <w:tblHeader/>
          <w:jc w:val="center"/>
        </w:trPr>
        <w:tc>
          <w:tcPr>
            <w:tcW w:w="416" w:type="pct"/>
            <w:vMerge w:val="restart"/>
            <w:vAlign w:val="center"/>
          </w:tcPr>
          <w:p w14:paraId="66B3ACA3" w14:textId="77777777" w:rsidR="009514D8" w:rsidRDefault="00000000">
            <w:pPr>
              <w:pStyle w:val="G3"/>
              <w:jc w:val="center"/>
              <w:rPr>
                <w:b/>
                <w:bCs/>
              </w:rPr>
            </w:pPr>
            <w:r>
              <w:rPr>
                <w:rFonts w:hint="eastAsia"/>
                <w:b/>
                <w:bCs/>
              </w:rPr>
              <w:t>序号</w:t>
            </w:r>
          </w:p>
        </w:tc>
        <w:tc>
          <w:tcPr>
            <w:tcW w:w="1656" w:type="pct"/>
            <w:vMerge w:val="restart"/>
            <w:vAlign w:val="center"/>
          </w:tcPr>
          <w:p w14:paraId="15F2D20B" w14:textId="77777777" w:rsidR="009514D8" w:rsidRDefault="00000000">
            <w:pPr>
              <w:pStyle w:val="G3"/>
              <w:jc w:val="center"/>
              <w:rPr>
                <w:b/>
                <w:bCs/>
              </w:rPr>
            </w:pPr>
            <w:r>
              <w:rPr>
                <w:rFonts w:hint="eastAsia"/>
                <w:b/>
                <w:bCs/>
              </w:rPr>
              <w:t>股东名称</w:t>
            </w:r>
          </w:p>
        </w:tc>
        <w:tc>
          <w:tcPr>
            <w:tcW w:w="1450" w:type="pct"/>
            <w:gridSpan w:val="2"/>
            <w:vAlign w:val="center"/>
          </w:tcPr>
          <w:p w14:paraId="1F70A7E5" w14:textId="77777777" w:rsidR="009514D8" w:rsidRDefault="00000000">
            <w:pPr>
              <w:pStyle w:val="G3"/>
              <w:jc w:val="center"/>
              <w:rPr>
                <w:b/>
                <w:bCs/>
              </w:rPr>
            </w:pPr>
            <w:r>
              <w:rPr>
                <w:rFonts w:hint="eastAsia"/>
                <w:b/>
                <w:bCs/>
              </w:rPr>
              <w:t>收购前</w:t>
            </w:r>
          </w:p>
        </w:tc>
        <w:tc>
          <w:tcPr>
            <w:tcW w:w="1476" w:type="pct"/>
            <w:gridSpan w:val="2"/>
            <w:vAlign w:val="center"/>
          </w:tcPr>
          <w:p w14:paraId="3FE5C300" w14:textId="77777777" w:rsidR="009514D8" w:rsidRDefault="00000000">
            <w:pPr>
              <w:pStyle w:val="G3"/>
              <w:jc w:val="center"/>
              <w:rPr>
                <w:b/>
                <w:bCs/>
              </w:rPr>
            </w:pPr>
            <w:r>
              <w:rPr>
                <w:rFonts w:hint="eastAsia"/>
                <w:b/>
                <w:bCs/>
              </w:rPr>
              <w:t>收购后</w:t>
            </w:r>
          </w:p>
        </w:tc>
      </w:tr>
      <w:tr w:rsidR="009514D8" w14:paraId="072F61B8" w14:textId="77777777">
        <w:trPr>
          <w:trHeight w:val="397"/>
          <w:tblHeader/>
          <w:jc w:val="center"/>
        </w:trPr>
        <w:tc>
          <w:tcPr>
            <w:tcW w:w="416" w:type="pct"/>
            <w:vMerge/>
            <w:vAlign w:val="center"/>
          </w:tcPr>
          <w:p w14:paraId="1E6870EE" w14:textId="77777777" w:rsidR="009514D8" w:rsidRDefault="009514D8">
            <w:pPr>
              <w:pStyle w:val="G3"/>
              <w:jc w:val="center"/>
              <w:rPr>
                <w:b/>
                <w:bCs/>
              </w:rPr>
            </w:pPr>
          </w:p>
        </w:tc>
        <w:tc>
          <w:tcPr>
            <w:tcW w:w="1656" w:type="pct"/>
            <w:vMerge/>
            <w:vAlign w:val="center"/>
          </w:tcPr>
          <w:p w14:paraId="27C11655" w14:textId="77777777" w:rsidR="009514D8" w:rsidRDefault="009514D8">
            <w:pPr>
              <w:pStyle w:val="G3"/>
              <w:jc w:val="center"/>
              <w:rPr>
                <w:b/>
                <w:bCs/>
              </w:rPr>
            </w:pPr>
          </w:p>
        </w:tc>
        <w:tc>
          <w:tcPr>
            <w:tcW w:w="793" w:type="pct"/>
            <w:vAlign w:val="center"/>
          </w:tcPr>
          <w:p w14:paraId="35827360" w14:textId="77777777" w:rsidR="009514D8" w:rsidRDefault="00000000">
            <w:pPr>
              <w:pStyle w:val="G3"/>
              <w:jc w:val="center"/>
              <w:rPr>
                <w:b/>
                <w:bCs/>
              </w:rPr>
            </w:pPr>
            <w:r>
              <w:rPr>
                <w:rFonts w:hint="eastAsia"/>
                <w:b/>
                <w:bCs/>
              </w:rPr>
              <w:t>数量（股）</w:t>
            </w:r>
          </w:p>
        </w:tc>
        <w:tc>
          <w:tcPr>
            <w:tcW w:w="657" w:type="pct"/>
            <w:vAlign w:val="center"/>
          </w:tcPr>
          <w:p w14:paraId="68910210" w14:textId="77777777" w:rsidR="009514D8"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1E091800" w14:textId="77777777" w:rsidR="009514D8" w:rsidRDefault="00000000">
            <w:pPr>
              <w:pStyle w:val="G3"/>
              <w:jc w:val="center"/>
              <w:rPr>
                <w:b/>
                <w:bCs/>
              </w:rPr>
            </w:pPr>
            <w:r>
              <w:rPr>
                <w:rFonts w:hint="eastAsia"/>
                <w:b/>
                <w:bCs/>
              </w:rPr>
              <w:t>数量（股）</w:t>
            </w:r>
          </w:p>
        </w:tc>
        <w:tc>
          <w:tcPr>
            <w:tcW w:w="657" w:type="pct"/>
            <w:vAlign w:val="center"/>
          </w:tcPr>
          <w:p w14:paraId="5DEA78F6" w14:textId="77777777" w:rsidR="009514D8" w:rsidRDefault="00000000">
            <w:pPr>
              <w:pStyle w:val="G3"/>
              <w:jc w:val="center"/>
              <w:rPr>
                <w:b/>
                <w:bCs/>
              </w:rPr>
            </w:pPr>
            <w:r>
              <w:rPr>
                <w:rFonts w:hint="eastAsia"/>
                <w:b/>
                <w:bCs/>
              </w:rPr>
              <w:t>比例（</w:t>
            </w:r>
            <w:r>
              <w:rPr>
                <w:rFonts w:hint="eastAsia"/>
                <w:b/>
                <w:bCs/>
              </w:rPr>
              <w:t>%</w:t>
            </w:r>
            <w:r>
              <w:rPr>
                <w:rFonts w:hint="eastAsia"/>
                <w:b/>
                <w:bCs/>
              </w:rPr>
              <w:t>）</w:t>
            </w:r>
          </w:p>
        </w:tc>
      </w:tr>
      <w:tr w:rsidR="009514D8" w14:paraId="112F2FF7" w14:textId="77777777">
        <w:trPr>
          <w:trHeight w:val="397"/>
          <w:jc w:val="center"/>
        </w:trPr>
        <w:tc>
          <w:tcPr>
            <w:tcW w:w="416" w:type="pct"/>
            <w:vAlign w:val="center"/>
          </w:tcPr>
          <w:p w14:paraId="3FC475FC" w14:textId="77777777" w:rsidR="009514D8" w:rsidRDefault="00000000">
            <w:pPr>
              <w:pStyle w:val="G3"/>
              <w:jc w:val="center"/>
            </w:pPr>
            <w:r>
              <w:rPr>
                <w:rFonts w:hint="eastAsia"/>
              </w:rPr>
              <w:t>1</w:t>
            </w:r>
          </w:p>
        </w:tc>
        <w:tc>
          <w:tcPr>
            <w:tcW w:w="1656" w:type="pct"/>
            <w:vAlign w:val="center"/>
          </w:tcPr>
          <w:p w14:paraId="6EEF097A" w14:textId="77777777" w:rsidR="009514D8" w:rsidRDefault="00000000">
            <w:pPr>
              <w:pStyle w:val="G3"/>
            </w:pPr>
            <w:r>
              <w:rPr>
                <w:rFonts w:hint="eastAsia"/>
              </w:rPr>
              <w:t>鼎耘产业</w:t>
            </w:r>
          </w:p>
        </w:tc>
        <w:tc>
          <w:tcPr>
            <w:tcW w:w="793" w:type="pct"/>
            <w:vAlign w:val="center"/>
          </w:tcPr>
          <w:p w14:paraId="634B91B7" w14:textId="77777777" w:rsidR="009514D8" w:rsidRDefault="00000000">
            <w:pPr>
              <w:pStyle w:val="G3"/>
              <w:jc w:val="right"/>
            </w:pPr>
            <w:r>
              <w:rPr>
                <w:rFonts w:hint="eastAsia"/>
              </w:rPr>
              <w:t>-</w:t>
            </w:r>
          </w:p>
        </w:tc>
        <w:tc>
          <w:tcPr>
            <w:tcW w:w="657" w:type="pct"/>
            <w:vAlign w:val="center"/>
          </w:tcPr>
          <w:p w14:paraId="6522182F" w14:textId="77777777" w:rsidR="009514D8" w:rsidRDefault="00000000">
            <w:pPr>
              <w:pStyle w:val="G3"/>
              <w:jc w:val="right"/>
            </w:pPr>
            <w:r>
              <w:rPr>
                <w:rFonts w:hint="eastAsia"/>
              </w:rPr>
              <w:t>-</w:t>
            </w:r>
          </w:p>
        </w:tc>
        <w:tc>
          <w:tcPr>
            <w:tcW w:w="819" w:type="pct"/>
            <w:vAlign w:val="center"/>
          </w:tcPr>
          <w:p w14:paraId="6806A2D5" w14:textId="77777777" w:rsidR="009514D8" w:rsidRDefault="00000000">
            <w:pPr>
              <w:pStyle w:val="G3"/>
              <w:jc w:val="right"/>
            </w:pPr>
            <w:r>
              <w:rPr>
                <w:rFonts w:hint="eastAsia"/>
              </w:rPr>
              <w:t>58,032,000</w:t>
            </w:r>
          </w:p>
        </w:tc>
        <w:tc>
          <w:tcPr>
            <w:tcW w:w="657" w:type="pct"/>
            <w:vAlign w:val="center"/>
          </w:tcPr>
          <w:p w14:paraId="61A1A476" w14:textId="77777777" w:rsidR="009514D8" w:rsidRDefault="00000000">
            <w:pPr>
              <w:pStyle w:val="G3"/>
              <w:jc w:val="right"/>
            </w:pPr>
            <w:r>
              <w:rPr>
                <w:rFonts w:hint="eastAsia"/>
              </w:rPr>
              <w:t>23.08%</w:t>
            </w:r>
          </w:p>
        </w:tc>
      </w:tr>
      <w:tr w:rsidR="009514D8" w14:paraId="7EE5FC7D" w14:textId="77777777">
        <w:trPr>
          <w:trHeight w:val="90"/>
          <w:jc w:val="center"/>
        </w:trPr>
        <w:tc>
          <w:tcPr>
            <w:tcW w:w="416" w:type="pct"/>
            <w:vAlign w:val="center"/>
          </w:tcPr>
          <w:p w14:paraId="5A4FDC30" w14:textId="77777777" w:rsidR="009514D8" w:rsidRDefault="00000000">
            <w:pPr>
              <w:pStyle w:val="G3"/>
              <w:jc w:val="center"/>
            </w:pPr>
            <w:r>
              <w:rPr>
                <w:rFonts w:hint="eastAsia"/>
              </w:rPr>
              <w:t>2</w:t>
            </w:r>
          </w:p>
        </w:tc>
        <w:tc>
          <w:tcPr>
            <w:tcW w:w="1656" w:type="pct"/>
            <w:vAlign w:val="center"/>
          </w:tcPr>
          <w:p w14:paraId="44BF05E3" w14:textId="77777777" w:rsidR="009514D8" w:rsidRDefault="00000000">
            <w:pPr>
              <w:pStyle w:val="G3"/>
            </w:pPr>
            <w:r>
              <w:t>鼎耘科技</w:t>
            </w:r>
          </w:p>
        </w:tc>
        <w:tc>
          <w:tcPr>
            <w:tcW w:w="793" w:type="pct"/>
            <w:vAlign w:val="center"/>
          </w:tcPr>
          <w:p w14:paraId="6F51B73E" w14:textId="77777777" w:rsidR="009514D8" w:rsidRDefault="00000000">
            <w:pPr>
              <w:pStyle w:val="G3"/>
              <w:jc w:val="right"/>
            </w:pPr>
            <w:r>
              <w:t>27,273,330</w:t>
            </w:r>
          </w:p>
        </w:tc>
        <w:tc>
          <w:tcPr>
            <w:tcW w:w="657" w:type="pct"/>
            <w:vAlign w:val="center"/>
          </w:tcPr>
          <w:p w14:paraId="2CEFC74D" w14:textId="77777777" w:rsidR="009514D8" w:rsidRDefault="00000000">
            <w:pPr>
              <w:pStyle w:val="G3"/>
              <w:jc w:val="right"/>
            </w:pPr>
            <w:r>
              <w:t>14.10%</w:t>
            </w:r>
          </w:p>
        </w:tc>
        <w:tc>
          <w:tcPr>
            <w:tcW w:w="819" w:type="pct"/>
            <w:vAlign w:val="center"/>
          </w:tcPr>
          <w:p w14:paraId="05BD9F88" w14:textId="77777777" w:rsidR="009514D8" w:rsidRDefault="00000000">
            <w:pPr>
              <w:pStyle w:val="G3"/>
              <w:jc w:val="right"/>
            </w:pPr>
            <w:r>
              <w:t>27,273,330</w:t>
            </w:r>
          </w:p>
        </w:tc>
        <w:tc>
          <w:tcPr>
            <w:tcW w:w="657" w:type="pct"/>
            <w:vAlign w:val="center"/>
          </w:tcPr>
          <w:p w14:paraId="569DCD9E" w14:textId="77777777" w:rsidR="009514D8" w:rsidRDefault="00000000">
            <w:pPr>
              <w:pStyle w:val="G3"/>
              <w:jc w:val="right"/>
            </w:pPr>
            <w:r>
              <w:rPr>
                <w:rFonts w:hint="eastAsia"/>
              </w:rPr>
              <w:t>10.85%</w:t>
            </w:r>
          </w:p>
        </w:tc>
      </w:tr>
      <w:tr w:rsidR="009514D8" w14:paraId="221E167B" w14:textId="77777777">
        <w:trPr>
          <w:trHeight w:val="397"/>
          <w:jc w:val="center"/>
        </w:trPr>
        <w:tc>
          <w:tcPr>
            <w:tcW w:w="2072" w:type="pct"/>
            <w:gridSpan w:val="2"/>
            <w:vAlign w:val="center"/>
          </w:tcPr>
          <w:p w14:paraId="58143C4C" w14:textId="77777777" w:rsidR="009514D8" w:rsidRDefault="00000000">
            <w:pPr>
              <w:pStyle w:val="G3"/>
              <w:jc w:val="center"/>
              <w:rPr>
                <w:b/>
                <w:bCs/>
              </w:rPr>
            </w:pPr>
            <w:r>
              <w:rPr>
                <w:rFonts w:hint="eastAsia"/>
                <w:b/>
                <w:bCs/>
              </w:rPr>
              <w:t>收购人与其一致行动人合计</w:t>
            </w:r>
          </w:p>
        </w:tc>
        <w:tc>
          <w:tcPr>
            <w:tcW w:w="793" w:type="pct"/>
            <w:vAlign w:val="center"/>
          </w:tcPr>
          <w:p w14:paraId="1B5A173D" w14:textId="77777777" w:rsidR="009514D8" w:rsidRDefault="00000000">
            <w:pPr>
              <w:pStyle w:val="G3"/>
              <w:jc w:val="right"/>
              <w:rPr>
                <w:b/>
                <w:bCs/>
              </w:rPr>
            </w:pPr>
            <w:r>
              <w:rPr>
                <w:b/>
                <w:bCs/>
              </w:rPr>
              <w:t>27,273,330</w:t>
            </w:r>
          </w:p>
        </w:tc>
        <w:tc>
          <w:tcPr>
            <w:tcW w:w="657" w:type="pct"/>
            <w:vAlign w:val="center"/>
          </w:tcPr>
          <w:p w14:paraId="6A3A3AA7" w14:textId="77777777" w:rsidR="009514D8" w:rsidRDefault="00000000">
            <w:pPr>
              <w:pStyle w:val="G3"/>
              <w:jc w:val="right"/>
              <w:rPr>
                <w:b/>
                <w:bCs/>
              </w:rPr>
            </w:pPr>
            <w:r>
              <w:rPr>
                <w:b/>
                <w:bCs/>
              </w:rPr>
              <w:t>14.10%</w:t>
            </w:r>
          </w:p>
        </w:tc>
        <w:tc>
          <w:tcPr>
            <w:tcW w:w="1396" w:type="dxa"/>
            <w:vAlign w:val="center"/>
          </w:tcPr>
          <w:p w14:paraId="56E8FB0C" w14:textId="77777777" w:rsidR="009514D8" w:rsidRDefault="00000000">
            <w:pPr>
              <w:pStyle w:val="G3"/>
              <w:jc w:val="right"/>
              <w:rPr>
                <w:b/>
                <w:bCs/>
              </w:rPr>
            </w:pPr>
            <w:r>
              <w:rPr>
                <w:b/>
                <w:bCs/>
              </w:rPr>
              <w:t xml:space="preserve"> 85,305,330 </w:t>
            </w:r>
          </w:p>
        </w:tc>
        <w:tc>
          <w:tcPr>
            <w:tcW w:w="1120" w:type="dxa"/>
            <w:vAlign w:val="center"/>
          </w:tcPr>
          <w:p w14:paraId="42F3E828" w14:textId="77777777" w:rsidR="009514D8" w:rsidRDefault="00000000">
            <w:pPr>
              <w:pStyle w:val="G3"/>
              <w:jc w:val="right"/>
              <w:rPr>
                <w:b/>
                <w:bCs/>
              </w:rPr>
            </w:pPr>
            <w:r>
              <w:rPr>
                <w:rFonts w:hint="eastAsia"/>
                <w:b/>
                <w:bCs/>
              </w:rPr>
              <w:t>33.92%</w:t>
            </w:r>
          </w:p>
        </w:tc>
      </w:tr>
      <w:tr w:rsidR="009514D8" w14:paraId="7B9C6642" w14:textId="77777777">
        <w:trPr>
          <w:trHeight w:val="397"/>
          <w:jc w:val="center"/>
        </w:trPr>
        <w:tc>
          <w:tcPr>
            <w:tcW w:w="416" w:type="pct"/>
            <w:vAlign w:val="center"/>
          </w:tcPr>
          <w:p w14:paraId="77513F40" w14:textId="77777777" w:rsidR="009514D8" w:rsidRDefault="00000000">
            <w:pPr>
              <w:pStyle w:val="G3"/>
              <w:jc w:val="center"/>
            </w:pPr>
            <w:r>
              <w:rPr>
                <w:rFonts w:hint="eastAsia"/>
              </w:rPr>
              <w:t>3</w:t>
            </w:r>
          </w:p>
        </w:tc>
        <w:tc>
          <w:tcPr>
            <w:tcW w:w="1656" w:type="pct"/>
            <w:vAlign w:val="center"/>
          </w:tcPr>
          <w:p w14:paraId="02F480E6" w14:textId="77777777" w:rsidR="009514D8" w:rsidRDefault="00000000">
            <w:pPr>
              <w:pStyle w:val="G3"/>
            </w:pPr>
            <w:r>
              <w:t>广州蕙富骐骥投资合伙企业</w:t>
            </w:r>
            <w:r>
              <w:rPr>
                <w:rFonts w:hint="eastAsia"/>
              </w:rPr>
              <w:t>（</w:t>
            </w:r>
            <w:r>
              <w:t>有限合伙</w:t>
            </w:r>
            <w:r>
              <w:rPr>
                <w:rFonts w:hint="eastAsia"/>
              </w:rPr>
              <w:t>）</w:t>
            </w:r>
          </w:p>
        </w:tc>
        <w:tc>
          <w:tcPr>
            <w:tcW w:w="793" w:type="pct"/>
            <w:vAlign w:val="center"/>
          </w:tcPr>
          <w:p w14:paraId="7901BAC3" w14:textId="77777777" w:rsidR="009514D8" w:rsidRDefault="00000000">
            <w:pPr>
              <w:pStyle w:val="G3"/>
              <w:jc w:val="right"/>
            </w:pPr>
            <w:r>
              <w:t>26,600,000</w:t>
            </w:r>
          </w:p>
        </w:tc>
        <w:tc>
          <w:tcPr>
            <w:tcW w:w="657" w:type="pct"/>
            <w:vAlign w:val="center"/>
          </w:tcPr>
          <w:p w14:paraId="5266C86C" w14:textId="77777777" w:rsidR="009514D8" w:rsidRDefault="00000000">
            <w:pPr>
              <w:pStyle w:val="G3"/>
              <w:jc w:val="right"/>
            </w:pPr>
            <w:r>
              <w:t>13.75%</w:t>
            </w:r>
          </w:p>
        </w:tc>
        <w:tc>
          <w:tcPr>
            <w:tcW w:w="819" w:type="pct"/>
            <w:vAlign w:val="center"/>
          </w:tcPr>
          <w:p w14:paraId="4C23B21F" w14:textId="77777777" w:rsidR="009514D8" w:rsidRDefault="00000000">
            <w:pPr>
              <w:pStyle w:val="G3"/>
              <w:jc w:val="right"/>
            </w:pPr>
            <w:r>
              <w:t>26,600,000</w:t>
            </w:r>
          </w:p>
        </w:tc>
        <w:tc>
          <w:tcPr>
            <w:tcW w:w="657" w:type="pct"/>
            <w:vAlign w:val="center"/>
          </w:tcPr>
          <w:p w14:paraId="107535C4" w14:textId="77777777" w:rsidR="009514D8" w:rsidRDefault="00000000">
            <w:pPr>
              <w:pStyle w:val="G3"/>
              <w:jc w:val="right"/>
            </w:pPr>
            <w:r>
              <w:rPr>
                <w:rFonts w:hint="eastAsia"/>
              </w:rPr>
              <w:t>10.58%</w:t>
            </w:r>
          </w:p>
        </w:tc>
      </w:tr>
    </w:tbl>
    <w:p w14:paraId="3A0BEBD0" w14:textId="77777777" w:rsidR="009514D8" w:rsidRDefault="00000000">
      <w:pPr>
        <w:pStyle w:val="G"/>
        <w:spacing w:before="156" w:after="156"/>
        <w:ind w:firstLine="482"/>
        <w:jc w:val="both"/>
        <w:rPr>
          <w:b/>
          <w:bCs/>
        </w:rPr>
      </w:pPr>
      <w:r>
        <w:rPr>
          <w:rFonts w:hint="eastAsia"/>
          <w:b/>
          <w:bCs/>
        </w:rPr>
        <w:t>（二）本次收购前后上市公司控制权变更情况</w:t>
      </w:r>
    </w:p>
    <w:p w14:paraId="76624B5F" w14:textId="77777777" w:rsidR="009514D8"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33F28049" w14:textId="77777777" w:rsidR="009514D8" w:rsidRDefault="00000000">
      <w:pPr>
        <w:pStyle w:val="G"/>
        <w:spacing w:before="156" w:after="156"/>
        <w:ind w:firstLine="482"/>
        <w:jc w:val="both"/>
        <w:rPr>
          <w:b/>
          <w:bCs/>
        </w:rPr>
      </w:pPr>
      <w:r>
        <w:rPr>
          <w:rFonts w:hint="eastAsia"/>
          <w:b/>
          <w:bCs/>
        </w:rPr>
        <w:lastRenderedPageBreak/>
        <w:t>（三）本次收购前后实际控制人拥有上市公司权益的情况</w:t>
      </w:r>
    </w:p>
    <w:p w14:paraId="79304543" w14:textId="77777777" w:rsidR="009514D8" w:rsidRDefault="00000000">
      <w:pPr>
        <w:pStyle w:val="G"/>
        <w:spacing w:before="156" w:after="156"/>
        <w:ind w:firstLine="480"/>
        <w:jc w:val="both"/>
      </w:pPr>
      <w:r>
        <w:rPr>
          <w:rFonts w:hint="eastAsia"/>
        </w:rPr>
        <w:t>本次收购前，李红星持有</w:t>
      </w:r>
      <w:r>
        <w:t>鼎耘科技</w:t>
      </w:r>
      <w:r>
        <w:t>4.2</w:t>
      </w:r>
      <w:r>
        <w:rPr>
          <w:rFonts w:hint="eastAsia"/>
        </w:rPr>
        <w:t>9</w:t>
      </w:r>
      <w:r>
        <w:t>%</w:t>
      </w:r>
      <w:r>
        <w:rPr>
          <w:rFonts w:hint="eastAsia"/>
        </w:rPr>
        <w:t>股份，因此李红星通过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w:t>
      </w:r>
      <w:bookmarkStart w:id="70" w:name="_Toc3265"/>
      <w:bookmarkStart w:id="71" w:name="_Toc46376161"/>
      <w:r>
        <w:rPr>
          <w:rFonts w:hint="eastAsia"/>
        </w:rPr>
        <w:t>权益。</w:t>
      </w:r>
    </w:p>
    <w:p w14:paraId="4BDE05E3" w14:textId="77777777" w:rsidR="009514D8" w:rsidRDefault="00000000">
      <w:pPr>
        <w:pStyle w:val="G"/>
        <w:spacing w:before="156" w:after="156"/>
        <w:ind w:firstLine="480"/>
        <w:jc w:val="both"/>
      </w:pPr>
      <w:r>
        <w:rPr>
          <w:rFonts w:hint="eastAsia"/>
        </w:rPr>
        <w:t>本次收购后，李红星通过收购人鼎耘产业控制上市公司不超过</w:t>
      </w:r>
      <w:r>
        <w:rPr>
          <w:rFonts w:hint="eastAsia"/>
        </w:rPr>
        <w:t>58,032,000</w:t>
      </w:r>
      <w:r>
        <w:rPr>
          <w:rFonts w:hint="eastAsia"/>
        </w:rPr>
        <w:t>股（含）股票，占上市公司本次发行后总股本的比例为不超过</w:t>
      </w:r>
      <w:r>
        <w:rPr>
          <w:rFonts w:hint="eastAsia"/>
        </w:rPr>
        <w:t>23.08%</w:t>
      </w:r>
      <w:r>
        <w:rPr>
          <w:rFonts w:hint="eastAsia"/>
        </w:rPr>
        <w:t>（含），为上市公司实际控制人；此外通过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间接享有上市公司本次发行后总股本</w:t>
      </w:r>
      <w:r>
        <w:rPr>
          <w:rFonts w:hint="eastAsia"/>
        </w:rPr>
        <w:t>0.46%</w:t>
      </w:r>
      <w:r>
        <w:rPr>
          <w:rFonts w:hint="eastAsia"/>
        </w:rPr>
        <w:t>股份的权益。</w:t>
      </w:r>
    </w:p>
    <w:p w14:paraId="1F94BA8C" w14:textId="77777777" w:rsidR="009514D8" w:rsidRDefault="00000000">
      <w:pPr>
        <w:pStyle w:val="G4"/>
        <w:spacing w:before="234" w:after="234"/>
      </w:pPr>
      <w:bookmarkStart w:id="72" w:name="_Toc19945"/>
      <w:r>
        <w:rPr>
          <w:rFonts w:hint="eastAsia"/>
        </w:rPr>
        <w:t>二、</w:t>
      </w:r>
      <w:bookmarkEnd w:id="70"/>
      <w:bookmarkEnd w:id="71"/>
      <w:r>
        <w:rPr>
          <w:rFonts w:hint="eastAsia"/>
        </w:rPr>
        <w:t>本次收购涉及的交易协议有关情况</w:t>
      </w:r>
      <w:bookmarkEnd w:id="72"/>
    </w:p>
    <w:p w14:paraId="27C5419C" w14:textId="77777777" w:rsidR="009514D8" w:rsidRDefault="00000000">
      <w:pPr>
        <w:pStyle w:val="G0"/>
        <w:spacing w:before="156" w:after="156"/>
        <w:ind w:firstLineChars="200" w:firstLine="480"/>
        <w:rPr>
          <w:b w:val="0"/>
        </w:rPr>
      </w:pPr>
      <w:r>
        <w:rPr>
          <w:rFonts w:hint="eastAsia"/>
          <w:b w:val="0"/>
        </w:rPr>
        <w:t>2025</w:t>
      </w:r>
      <w:r>
        <w:rPr>
          <w:rFonts w:hint="eastAsia"/>
          <w:b w:val="0"/>
        </w:rPr>
        <w:t>年</w:t>
      </w:r>
      <w:r>
        <w:rPr>
          <w:rFonts w:hint="eastAsia"/>
          <w:b w:val="0"/>
        </w:rPr>
        <w:t>11</w:t>
      </w:r>
      <w:r>
        <w:rPr>
          <w:rFonts w:hint="eastAsia"/>
          <w:b w:val="0"/>
        </w:rPr>
        <w:t>月【】日，收购人与上市公司签订了《附条件生效的股份认购协议》，主要内容如下：</w:t>
      </w:r>
    </w:p>
    <w:p w14:paraId="5572D2B7" w14:textId="77777777" w:rsidR="009514D8" w:rsidRDefault="00000000">
      <w:pPr>
        <w:pStyle w:val="G1"/>
        <w:spacing w:before="156" w:after="156"/>
        <w:ind w:firstLine="482"/>
      </w:pPr>
      <w:r>
        <w:rPr>
          <w:rFonts w:hint="eastAsia"/>
        </w:rPr>
        <w:t>（一）协议签署主体及签订时间</w:t>
      </w:r>
    </w:p>
    <w:p w14:paraId="310A968A" w14:textId="77777777" w:rsidR="009514D8" w:rsidRDefault="00000000">
      <w:pPr>
        <w:pStyle w:val="G"/>
        <w:spacing w:before="156" w:after="156"/>
        <w:ind w:firstLine="480"/>
        <w:jc w:val="both"/>
      </w:pPr>
      <w:r>
        <w:rPr>
          <w:rFonts w:hint="eastAsia"/>
        </w:rPr>
        <w:t>发行方（甲方）：四川汇源光通信股份有限公司</w:t>
      </w:r>
    </w:p>
    <w:p w14:paraId="7E3E00B9" w14:textId="77777777" w:rsidR="009514D8" w:rsidRDefault="00000000">
      <w:pPr>
        <w:pStyle w:val="G"/>
        <w:spacing w:before="156" w:after="156"/>
        <w:ind w:firstLine="480"/>
        <w:jc w:val="both"/>
      </w:pPr>
      <w:r>
        <w:rPr>
          <w:rFonts w:hint="eastAsia"/>
        </w:rPr>
        <w:t>认购人（乙方）：合肥鼎耘科技产业发展合伙企业（有限合伙）</w:t>
      </w:r>
    </w:p>
    <w:p w14:paraId="2BAEBC2F" w14:textId="77777777" w:rsidR="009514D8"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月【】日</w:t>
      </w:r>
    </w:p>
    <w:p w14:paraId="69761E07" w14:textId="77777777" w:rsidR="009514D8" w:rsidRDefault="00000000">
      <w:pPr>
        <w:pStyle w:val="G1"/>
        <w:spacing w:before="156" w:after="156"/>
        <w:ind w:firstLine="482"/>
      </w:pPr>
      <w:r>
        <w:rPr>
          <w:rFonts w:hint="eastAsia"/>
        </w:rPr>
        <w:t>（二）股份认购</w:t>
      </w:r>
    </w:p>
    <w:p w14:paraId="736AF344" w14:textId="77777777" w:rsidR="009514D8" w:rsidRDefault="00000000">
      <w:pPr>
        <w:pStyle w:val="G"/>
        <w:spacing w:before="156" w:after="156"/>
        <w:ind w:firstLine="480"/>
        <w:jc w:val="both"/>
      </w:pPr>
      <w:r>
        <w:rPr>
          <w:rFonts w:hint="eastAsia"/>
        </w:rPr>
        <w:t>1</w:t>
      </w:r>
      <w:r>
        <w:rPr>
          <w:rFonts w:hint="eastAsia"/>
        </w:rPr>
        <w:t>、认购标的</w:t>
      </w:r>
    </w:p>
    <w:p w14:paraId="69037A27" w14:textId="77777777" w:rsidR="009514D8" w:rsidRDefault="00000000">
      <w:pPr>
        <w:pStyle w:val="G"/>
        <w:spacing w:before="156" w:after="156"/>
        <w:ind w:firstLine="480"/>
        <w:jc w:val="both"/>
      </w:pPr>
      <w:r>
        <w:rPr>
          <w:rFonts w:hint="eastAsia"/>
        </w:rPr>
        <w:t>甲乙双方同意，乙方按照本协议约定的条件认购甲方本次发行的股票。</w:t>
      </w:r>
    </w:p>
    <w:p w14:paraId="45720D26" w14:textId="77777777" w:rsidR="009514D8" w:rsidRDefault="00000000">
      <w:pPr>
        <w:pStyle w:val="G"/>
        <w:spacing w:before="156" w:after="156"/>
        <w:ind w:firstLine="480"/>
        <w:jc w:val="both"/>
      </w:pPr>
      <w:r>
        <w:rPr>
          <w:rFonts w:hint="eastAsia"/>
        </w:rPr>
        <w:t>2</w:t>
      </w:r>
      <w:r>
        <w:rPr>
          <w:rFonts w:hint="eastAsia"/>
        </w:rPr>
        <w:t>、认购价格</w:t>
      </w:r>
    </w:p>
    <w:p w14:paraId="436F429F" w14:textId="77777777" w:rsidR="009514D8" w:rsidRDefault="00000000">
      <w:pPr>
        <w:pStyle w:val="G"/>
        <w:spacing w:before="156" w:after="156"/>
        <w:ind w:firstLine="480"/>
        <w:jc w:val="both"/>
      </w:pPr>
      <w:r>
        <w:rPr>
          <w:rFonts w:hint="eastAsia"/>
        </w:rPr>
        <w:t>（</w:t>
      </w:r>
      <w:r>
        <w:rPr>
          <w:rFonts w:hint="eastAsia"/>
        </w:rPr>
        <w:t>1</w:t>
      </w:r>
      <w:r>
        <w:rPr>
          <w:rFonts w:hint="eastAsia"/>
        </w:rPr>
        <w:t>）甲乙双方同意，本次发行价格为人民币【】元</w:t>
      </w:r>
      <w:r>
        <w:rPr>
          <w:rFonts w:hint="eastAsia"/>
        </w:rPr>
        <w:t>/</w:t>
      </w:r>
      <w:r>
        <w:rPr>
          <w:rFonts w:hint="eastAsia"/>
        </w:rPr>
        <w:t>股。本次发行的定价基准日为甲方第【】届董事会第【】次会议决议公告日。发行价格不低于定价基准日前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1E5BA31C" w14:textId="77777777" w:rsidR="009514D8" w:rsidRDefault="00000000">
      <w:pPr>
        <w:pStyle w:val="G"/>
        <w:spacing w:before="156" w:after="156"/>
        <w:ind w:firstLine="480"/>
        <w:jc w:val="both"/>
      </w:pPr>
      <w:r>
        <w:rPr>
          <w:rFonts w:hint="eastAsia"/>
        </w:rPr>
        <w:lastRenderedPageBreak/>
        <w:t>（</w:t>
      </w:r>
      <w:r>
        <w:rPr>
          <w:rFonts w:hint="eastAsia"/>
        </w:rPr>
        <w:t>2</w:t>
      </w:r>
      <w:r>
        <w:rPr>
          <w:rFonts w:hint="eastAsia"/>
        </w:rPr>
        <w:t>）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3C8D1861" w14:textId="77777777" w:rsidR="009514D8" w:rsidRDefault="00000000">
      <w:pPr>
        <w:pStyle w:val="G"/>
        <w:spacing w:before="156" w:after="156"/>
        <w:ind w:firstLine="480"/>
        <w:jc w:val="both"/>
      </w:pPr>
      <w:r>
        <w:rPr>
          <w:rFonts w:hint="eastAsia"/>
        </w:rPr>
        <w:t>派发现金股利：</w:t>
      </w:r>
      <w:r>
        <w:rPr>
          <w:rFonts w:hint="eastAsia"/>
        </w:rPr>
        <w:t>P1=P0-D</w:t>
      </w:r>
    </w:p>
    <w:p w14:paraId="0BED055A" w14:textId="77777777" w:rsidR="009514D8"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1EF30572" w14:textId="77777777" w:rsidR="009514D8"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6C249F48" w14:textId="77777777" w:rsidR="009514D8"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53FF8830" w14:textId="77777777" w:rsidR="009514D8" w:rsidRDefault="00000000">
      <w:pPr>
        <w:pStyle w:val="G"/>
        <w:spacing w:before="156" w:after="156"/>
        <w:ind w:firstLine="480"/>
        <w:jc w:val="both"/>
      </w:pPr>
      <w:r>
        <w:rPr>
          <w:rFonts w:hint="eastAsia"/>
        </w:rPr>
        <w:t>（</w:t>
      </w:r>
      <w:r>
        <w:rPr>
          <w:rFonts w:hint="eastAsia"/>
        </w:rPr>
        <w:t>3</w:t>
      </w:r>
      <w:r>
        <w:rPr>
          <w:rFonts w:hint="eastAsia"/>
        </w:rPr>
        <w:t>）在定价基准日至发行日期间，如有关法律法规及规范性文件或中国证监会对发行价格、定价方式等事项进行政策调整并适用于本次发行的，则本次发行的每股发行价格将做相应调整。</w:t>
      </w:r>
    </w:p>
    <w:p w14:paraId="0D187D05" w14:textId="77777777" w:rsidR="009514D8" w:rsidRDefault="00000000">
      <w:pPr>
        <w:pStyle w:val="G"/>
        <w:spacing w:before="156" w:after="156"/>
        <w:ind w:firstLine="480"/>
        <w:jc w:val="both"/>
      </w:pPr>
      <w:r>
        <w:rPr>
          <w:rFonts w:hint="eastAsia"/>
        </w:rPr>
        <w:t>3</w:t>
      </w:r>
      <w:r>
        <w:rPr>
          <w:rFonts w:hint="eastAsia"/>
        </w:rPr>
        <w:t>、认购金额、认购数量</w:t>
      </w:r>
    </w:p>
    <w:p w14:paraId="7F80EBA6" w14:textId="77777777" w:rsidR="009514D8" w:rsidRDefault="00000000">
      <w:pPr>
        <w:pStyle w:val="G"/>
        <w:spacing w:before="156" w:after="156"/>
        <w:ind w:firstLine="480"/>
        <w:jc w:val="both"/>
      </w:pPr>
      <w:r>
        <w:rPr>
          <w:rFonts w:hint="eastAsia"/>
        </w:rPr>
        <w:t>乙方认购甲方本次发行的全部股票，认购股份数量为【】股，不超过本次发行前公司总股本的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0FDD4069" w14:textId="77777777" w:rsidR="009514D8"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35FCAE6C" w14:textId="77777777" w:rsidR="009514D8" w:rsidRDefault="00000000">
      <w:pPr>
        <w:pStyle w:val="G"/>
        <w:spacing w:before="156" w:after="156"/>
        <w:ind w:firstLine="480"/>
        <w:jc w:val="both"/>
      </w:pPr>
      <w:r>
        <w:rPr>
          <w:rFonts w:hint="eastAsia"/>
        </w:rPr>
        <w:t>乙方认购金额为【】元人民币，为认购数量乘以发行价格确定，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39BC3A81" w14:textId="77777777" w:rsidR="009514D8" w:rsidRDefault="00000000">
      <w:pPr>
        <w:pStyle w:val="G"/>
        <w:spacing w:before="156" w:after="156"/>
        <w:ind w:firstLine="480"/>
        <w:jc w:val="both"/>
      </w:pPr>
      <w:r>
        <w:rPr>
          <w:rFonts w:hint="eastAsia"/>
        </w:rPr>
        <w:lastRenderedPageBreak/>
        <w:t>如本次发行拟募集资金总额或发行股份总数因监管政策变化或根据发行审核文件的要求或协议相关约定等情况予以调整的，则乙方的最终认购金额、认购数量将相应调整。</w:t>
      </w:r>
    </w:p>
    <w:p w14:paraId="051D3578" w14:textId="77777777" w:rsidR="009514D8" w:rsidRDefault="00000000">
      <w:pPr>
        <w:pStyle w:val="G"/>
        <w:spacing w:before="156" w:after="156"/>
        <w:ind w:firstLine="480"/>
        <w:jc w:val="both"/>
      </w:pPr>
      <w:r>
        <w:rPr>
          <w:rFonts w:hint="eastAsia"/>
        </w:rPr>
        <w:t>4</w:t>
      </w:r>
      <w:r>
        <w:rPr>
          <w:rFonts w:hint="eastAsia"/>
        </w:rPr>
        <w:t>、认购方式</w:t>
      </w:r>
    </w:p>
    <w:p w14:paraId="4C98DE76" w14:textId="77777777" w:rsidR="009514D8" w:rsidRDefault="00000000">
      <w:pPr>
        <w:pStyle w:val="G"/>
        <w:spacing w:before="156" w:after="156"/>
        <w:ind w:firstLine="480"/>
        <w:jc w:val="both"/>
      </w:pPr>
      <w:r>
        <w:rPr>
          <w:rFonts w:hint="eastAsia"/>
        </w:rPr>
        <w:t>乙方拟以现金方式全额认购甲方本次发行的股票。</w:t>
      </w:r>
    </w:p>
    <w:p w14:paraId="1F9B329B" w14:textId="77777777" w:rsidR="009514D8" w:rsidRDefault="00000000">
      <w:pPr>
        <w:pStyle w:val="G"/>
        <w:spacing w:before="156" w:after="156"/>
        <w:ind w:firstLine="480"/>
        <w:jc w:val="both"/>
      </w:pPr>
      <w:r>
        <w:rPr>
          <w:rFonts w:hint="eastAsia"/>
        </w:rPr>
        <w:t>5</w:t>
      </w:r>
      <w:r>
        <w:rPr>
          <w:rFonts w:hint="eastAsia"/>
        </w:rPr>
        <w:t>、认购资金来源</w:t>
      </w:r>
    </w:p>
    <w:p w14:paraId="1FF120B4" w14:textId="77777777" w:rsidR="009514D8"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00805C4E" w14:textId="77777777" w:rsidR="009514D8" w:rsidRDefault="00000000">
      <w:pPr>
        <w:pStyle w:val="G1"/>
        <w:spacing w:before="156" w:after="156"/>
        <w:ind w:firstLine="482"/>
      </w:pPr>
      <w:bookmarkStart w:id="73" w:name="_Toc192018052"/>
      <w:r>
        <w:rPr>
          <w:rFonts w:hint="eastAsia"/>
        </w:rPr>
        <w:t>（三）</w:t>
      </w:r>
      <w:bookmarkEnd w:id="73"/>
      <w:r>
        <w:rPr>
          <w:rFonts w:hint="eastAsia"/>
        </w:rPr>
        <w:t>认购价款的支付及股份交付</w:t>
      </w:r>
    </w:p>
    <w:p w14:paraId="5761D7AE" w14:textId="77777777" w:rsidR="009514D8" w:rsidRDefault="00000000">
      <w:pPr>
        <w:pStyle w:val="G"/>
        <w:spacing w:before="156" w:after="156"/>
        <w:ind w:firstLine="480"/>
        <w:jc w:val="both"/>
      </w:pPr>
      <w:r>
        <w:rPr>
          <w:rFonts w:hint="eastAsia"/>
        </w:rPr>
        <w:t>1</w:t>
      </w:r>
      <w:r>
        <w:rPr>
          <w:rFonts w:hint="eastAsia"/>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p>
    <w:p w14:paraId="5F9C02A8" w14:textId="77777777" w:rsidR="009514D8" w:rsidRDefault="00000000">
      <w:pPr>
        <w:pStyle w:val="G"/>
        <w:spacing w:before="156" w:after="156"/>
        <w:ind w:firstLine="480"/>
        <w:jc w:val="both"/>
      </w:pPr>
      <w:r>
        <w:rPr>
          <w:rFonts w:hint="eastAsia"/>
        </w:rPr>
        <w:t>2</w:t>
      </w:r>
      <w:r>
        <w:rPr>
          <w:rFonts w:hint="eastAsia"/>
        </w:rPr>
        <w:t>、在乙方按规定程序足额缴付认购款项后的三十</w:t>
      </w:r>
      <w:r>
        <w:rPr>
          <w:rFonts w:hint="eastAsia"/>
        </w:rPr>
        <w:t>(30)</w:t>
      </w:r>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7F1EC12B" w14:textId="77777777" w:rsidR="009514D8" w:rsidRDefault="00000000">
      <w:pPr>
        <w:pStyle w:val="G1"/>
        <w:spacing w:before="156" w:after="156"/>
        <w:ind w:firstLine="482"/>
      </w:pPr>
      <w:bookmarkStart w:id="74" w:name="_Toc192018053"/>
      <w:r>
        <w:rPr>
          <w:rFonts w:hint="eastAsia"/>
        </w:rPr>
        <w:t>（四）</w:t>
      </w:r>
      <w:bookmarkEnd w:id="74"/>
      <w:r>
        <w:rPr>
          <w:rFonts w:hint="eastAsia"/>
        </w:rPr>
        <w:t>认购股份的限售期</w:t>
      </w:r>
    </w:p>
    <w:p w14:paraId="59E57C2A" w14:textId="77777777" w:rsidR="009514D8" w:rsidRDefault="00000000">
      <w:pPr>
        <w:spacing w:before="156" w:after="156"/>
        <w:ind w:firstLineChars="200" w:firstLine="480"/>
        <w:jc w:val="both"/>
      </w:pPr>
      <w:bookmarkStart w:id="75" w:name="_Toc192018054"/>
      <w:r>
        <w:rPr>
          <w:rFonts w:hint="eastAsia"/>
        </w:rPr>
        <w:t>1</w:t>
      </w:r>
      <w:r>
        <w:rPr>
          <w:rFonts w:hint="eastAsia"/>
        </w:rPr>
        <w:t>、乙方承诺并同意，自本次发行结束之日起三十六</w:t>
      </w:r>
      <w:r>
        <w:rPr>
          <w:rFonts w:hint="eastAsia"/>
        </w:rPr>
        <w:t>(36)</w:t>
      </w:r>
      <w:r>
        <w:rPr>
          <w:rFonts w:hint="eastAsia"/>
        </w:rPr>
        <w:t>个月内，乙方不得转让其本次认购的股份。自本次发行结束之日起至股份解除限售之日期间，就乙</w:t>
      </w:r>
      <w:r>
        <w:rPr>
          <w:rFonts w:hint="eastAsia"/>
        </w:rPr>
        <w:lastRenderedPageBreak/>
        <w:t>方本次认购的股份，由于甲方送股、转增股本等原因所衍生取得的甲方股份，亦应遵守上述约定。</w:t>
      </w:r>
    </w:p>
    <w:p w14:paraId="53D94687" w14:textId="77777777" w:rsidR="009514D8" w:rsidRDefault="00000000">
      <w:pPr>
        <w:spacing w:before="156" w:after="156"/>
        <w:ind w:firstLineChars="200" w:firstLine="480"/>
        <w:jc w:val="both"/>
      </w:pPr>
      <w:r>
        <w:rPr>
          <w:rFonts w:hint="eastAsia"/>
        </w:rPr>
        <w:t>2</w:t>
      </w:r>
      <w:r>
        <w:rPr>
          <w:rFonts w:hint="eastAsi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517378C4" w14:textId="77777777" w:rsidR="009514D8" w:rsidRDefault="00000000">
      <w:pPr>
        <w:pStyle w:val="G1"/>
        <w:spacing w:before="156" w:after="156"/>
        <w:ind w:firstLine="482"/>
      </w:pPr>
      <w:r>
        <w:rPr>
          <w:rFonts w:hint="eastAsia"/>
        </w:rPr>
        <w:t>（五）滚存利润</w:t>
      </w:r>
      <w:bookmarkEnd w:id="75"/>
    </w:p>
    <w:p w14:paraId="55ECDB3B" w14:textId="77777777" w:rsidR="009514D8" w:rsidRDefault="00000000">
      <w:pPr>
        <w:pStyle w:val="G"/>
        <w:spacing w:before="156" w:after="156"/>
        <w:ind w:firstLine="480"/>
        <w:jc w:val="both"/>
      </w:pPr>
      <w:r>
        <w:rPr>
          <w:rFonts w:hint="eastAsia"/>
        </w:rPr>
        <w:t>本次发行完成前的滚存未分配利润由本次发行完成后的股东按持股比例共同享有。</w:t>
      </w:r>
    </w:p>
    <w:p w14:paraId="7AA35314" w14:textId="77777777" w:rsidR="009514D8" w:rsidRDefault="00000000">
      <w:pPr>
        <w:pStyle w:val="G1"/>
        <w:spacing w:before="156" w:after="156"/>
        <w:ind w:firstLine="482"/>
      </w:pPr>
      <w:r>
        <w:rPr>
          <w:rFonts w:hint="eastAsia"/>
        </w:rPr>
        <w:t>（六）陈述、保证与承诺</w:t>
      </w:r>
    </w:p>
    <w:p w14:paraId="66B70EA4" w14:textId="77777777" w:rsidR="009514D8" w:rsidRDefault="00000000">
      <w:pPr>
        <w:pStyle w:val="G"/>
        <w:spacing w:before="156" w:after="156"/>
        <w:ind w:firstLine="480"/>
        <w:jc w:val="both"/>
      </w:pPr>
      <w:r>
        <w:rPr>
          <w:rFonts w:hint="eastAsia"/>
        </w:rPr>
        <w:t>1</w:t>
      </w:r>
      <w:r>
        <w:rPr>
          <w:rFonts w:hint="eastAsia"/>
        </w:rPr>
        <w:t>、甲方的陈述、保证与承诺</w:t>
      </w:r>
    </w:p>
    <w:p w14:paraId="17B98478" w14:textId="77777777" w:rsidR="009514D8" w:rsidRDefault="00000000">
      <w:pPr>
        <w:pStyle w:val="G"/>
        <w:spacing w:before="156" w:after="156"/>
        <w:ind w:firstLine="480"/>
        <w:jc w:val="both"/>
      </w:pPr>
      <w:r>
        <w:rPr>
          <w:rFonts w:hint="eastAsia"/>
        </w:rPr>
        <w:t>（</w:t>
      </w:r>
      <w:r>
        <w:rPr>
          <w:rFonts w:hint="eastAsia"/>
        </w:rPr>
        <w:t>1</w:t>
      </w:r>
      <w:r>
        <w:rPr>
          <w:rFonts w:hint="eastAsia"/>
        </w:rPr>
        <w:t>）甲方</w:t>
      </w:r>
      <w:r>
        <w:rPr>
          <w:rFonts w:hint="eastAsia"/>
          <w:lang w:val="zh-CN"/>
        </w:rPr>
        <w:t>为依据中国境内法律合法设立并有效存续的股份有限公司</w:t>
      </w:r>
      <w:r>
        <w:rPr>
          <w:rFonts w:hint="eastAsia"/>
        </w:rPr>
        <w:t>，并且享有完整的权利和权力经营其现行业务，符合现行法律、法规、规范性文件规定的本次发行的全部条件；</w:t>
      </w:r>
    </w:p>
    <w:p w14:paraId="431BAFBC" w14:textId="77777777" w:rsidR="009514D8" w:rsidRDefault="00000000">
      <w:pPr>
        <w:pStyle w:val="G"/>
        <w:spacing w:before="156" w:after="156"/>
        <w:ind w:firstLine="480"/>
        <w:jc w:val="both"/>
      </w:pPr>
      <w:r>
        <w:rPr>
          <w:rFonts w:hint="eastAsia"/>
        </w:rPr>
        <w:t>（</w:t>
      </w:r>
      <w:r>
        <w:rPr>
          <w:rFonts w:hint="eastAsia"/>
        </w:rPr>
        <w:t>2</w:t>
      </w:r>
      <w:r>
        <w:rPr>
          <w:rFonts w:hint="eastAsia"/>
        </w:rPr>
        <w:t>）甲方签署和履行本协议没有违反以合同或其它方式达成的任何承诺或义务，也没有违反任何现行有效且适用的法律、法规、政策以及其内部审批制度；</w:t>
      </w:r>
    </w:p>
    <w:p w14:paraId="1831855C" w14:textId="77777777" w:rsidR="009514D8" w:rsidRDefault="00000000">
      <w:pPr>
        <w:pStyle w:val="G"/>
        <w:spacing w:before="156" w:after="156"/>
        <w:ind w:firstLine="480"/>
        <w:jc w:val="both"/>
      </w:pPr>
      <w:r>
        <w:rPr>
          <w:rFonts w:hint="eastAsia"/>
        </w:rPr>
        <w:t>（</w:t>
      </w:r>
      <w:r>
        <w:rPr>
          <w:rFonts w:hint="eastAsia"/>
        </w:rPr>
        <w:t>3</w:t>
      </w:r>
      <w:r>
        <w:rPr>
          <w:rFonts w:hint="eastAsia"/>
        </w:rPr>
        <w:t>）甲方不存在任何尚未解决的对其签署、履行本协议造成重大不利影响的诉讼、仲裁或其他法律程序；</w:t>
      </w:r>
    </w:p>
    <w:p w14:paraId="3ED5C787" w14:textId="77777777" w:rsidR="009514D8" w:rsidRDefault="00000000">
      <w:pPr>
        <w:pStyle w:val="G"/>
        <w:spacing w:before="156" w:after="156"/>
        <w:ind w:firstLine="480"/>
        <w:jc w:val="both"/>
      </w:pPr>
      <w:r>
        <w:rPr>
          <w:rFonts w:hint="eastAsia"/>
        </w:rPr>
        <w:t>（</w:t>
      </w:r>
      <w:r>
        <w:rPr>
          <w:rFonts w:hint="eastAsia"/>
        </w:rPr>
        <w:t>4</w:t>
      </w:r>
      <w:r>
        <w:rPr>
          <w:rFonts w:hint="eastAsia"/>
        </w:rPr>
        <w:t>）甲方在为本协议的订立所进行的谈判和协商过程中，向乙方提供的材料是真实、准确和完整的，不存在任何隐瞒、虚假记载、误导性陈述或重大遗漏。</w:t>
      </w:r>
    </w:p>
    <w:p w14:paraId="2A546D39" w14:textId="77777777" w:rsidR="009514D8" w:rsidRDefault="00000000">
      <w:pPr>
        <w:pStyle w:val="G"/>
        <w:spacing w:before="156" w:after="156"/>
        <w:ind w:firstLine="480"/>
        <w:jc w:val="both"/>
      </w:pPr>
      <w:r>
        <w:rPr>
          <w:rFonts w:hint="eastAsia"/>
        </w:rPr>
        <w:t>2</w:t>
      </w:r>
      <w:r>
        <w:rPr>
          <w:rFonts w:hint="eastAsia"/>
        </w:rPr>
        <w:t>、乙方的陈述、保证与承诺</w:t>
      </w:r>
    </w:p>
    <w:p w14:paraId="03EEDBC2" w14:textId="77777777" w:rsidR="009514D8" w:rsidRDefault="00000000">
      <w:pPr>
        <w:pStyle w:val="G"/>
        <w:spacing w:before="156" w:after="156"/>
        <w:ind w:firstLine="480"/>
        <w:jc w:val="both"/>
      </w:pPr>
      <w:r>
        <w:rPr>
          <w:rFonts w:hint="eastAsia"/>
          <w:lang w:val="zh-CN"/>
        </w:rPr>
        <w:t>（</w:t>
      </w:r>
      <w:r>
        <w:rPr>
          <w:rFonts w:hint="eastAsia"/>
        </w:rPr>
        <w:t>1</w:t>
      </w:r>
      <w:r>
        <w:rPr>
          <w:rFonts w:hint="eastAsia"/>
          <w:lang w:val="zh-CN"/>
        </w:rPr>
        <w:t>）乙方为依据中国境内法律合法设立并有效存续的有限合伙企业，具有签署及履行本协议的能力</w:t>
      </w:r>
      <w:r>
        <w:rPr>
          <w:rFonts w:hint="eastAsia"/>
        </w:rPr>
        <w:t>；</w:t>
      </w:r>
    </w:p>
    <w:p w14:paraId="7D714FDB" w14:textId="77777777" w:rsidR="009514D8" w:rsidRDefault="00000000">
      <w:pPr>
        <w:pStyle w:val="G"/>
        <w:spacing w:before="156" w:after="156"/>
        <w:ind w:firstLine="480"/>
        <w:jc w:val="both"/>
      </w:pPr>
      <w:r>
        <w:rPr>
          <w:rFonts w:hint="eastAsia"/>
        </w:rPr>
        <w:t>（</w:t>
      </w:r>
      <w:r>
        <w:rPr>
          <w:rFonts w:hint="eastAsia"/>
        </w:rPr>
        <w:t>2</w:t>
      </w:r>
      <w:r>
        <w:rPr>
          <w:rFonts w:hint="eastAsia"/>
        </w:rPr>
        <w:t>）乙方签署和履行本协议没有违反以合同或其它方式达成的任何承诺或义务，也没有违反任何现行有效且适用的法律、法规、政策以及其内部审批制度；</w:t>
      </w:r>
    </w:p>
    <w:p w14:paraId="7F116F1A" w14:textId="77777777" w:rsidR="009514D8" w:rsidRDefault="00000000">
      <w:pPr>
        <w:pStyle w:val="G"/>
        <w:spacing w:before="156" w:after="156"/>
        <w:ind w:firstLine="480"/>
        <w:jc w:val="both"/>
      </w:pPr>
      <w:r>
        <w:rPr>
          <w:rFonts w:hint="eastAsia"/>
        </w:rPr>
        <w:lastRenderedPageBreak/>
        <w:t>（</w:t>
      </w:r>
      <w:r>
        <w:rPr>
          <w:rFonts w:hint="eastAsia"/>
        </w:rPr>
        <w:t>3</w:t>
      </w:r>
      <w:r>
        <w:rPr>
          <w:rFonts w:hint="eastAsia"/>
        </w:rPr>
        <w:t>）乙方承诺在约定的期限内及时、足额支付全部认购款项，并为甲方验资提供必要的配合；截至本协议签署日，乙方不存在阻碍其认购本次发行股票的实质性障碍；</w:t>
      </w:r>
    </w:p>
    <w:p w14:paraId="5AE043E3" w14:textId="77777777" w:rsidR="009514D8" w:rsidRDefault="00000000">
      <w:pPr>
        <w:pStyle w:val="G"/>
        <w:spacing w:before="156" w:after="156"/>
        <w:ind w:firstLine="480"/>
        <w:jc w:val="both"/>
      </w:pPr>
      <w:r>
        <w:rPr>
          <w:rFonts w:hint="eastAsia"/>
        </w:rPr>
        <w:t>（</w:t>
      </w:r>
      <w:r>
        <w:rPr>
          <w:rFonts w:hint="eastAsia"/>
        </w:rPr>
        <w:t>4</w:t>
      </w:r>
      <w:r>
        <w:rPr>
          <w:rFonts w:hint="eastAsia"/>
        </w:rPr>
        <w:t>）乙方不存在任何尚未解决的对其签署、履行本协议造成重大不利影响的诉讼、仲裁或其他法律程序；</w:t>
      </w:r>
    </w:p>
    <w:p w14:paraId="689936A7" w14:textId="77777777" w:rsidR="009514D8" w:rsidRDefault="00000000">
      <w:pPr>
        <w:pStyle w:val="G"/>
        <w:spacing w:before="156" w:after="156"/>
        <w:ind w:firstLine="480"/>
        <w:jc w:val="both"/>
      </w:pPr>
      <w:r>
        <w:rPr>
          <w:rFonts w:hint="eastAsia"/>
        </w:rPr>
        <w:t>（</w:t>
      </w:r>
      <w:r>
        <w:rPr>
          <w:rFonts w:hint="eastAsia"/>
        </w:rPr>
        <w:t>5</w:t>
      </w:r>
      <w:r>
        <w:rPr>
          <w:rFonts w:hint="eastAsia"/>
        </w:rPr>
        <w:t>）乙方在为本协议的订立所进行的谈判和协商过程中，向甲方提供的材料是真实、准确和完整的，不存在任何隐瞒、虚假记载、误导性陈述或重大遗漏。</w:t>
      </w:r>
    </w:p>
    <w:p w14:paraId="58D280AE" w14:textId="77777777" w:rsidR="009514D8" w:rsidRDefault="00000000">
      <w:pPr>
        <w:pStyle w:val="G1"/>
        <w:spacing w:before="156" w:after="156"/>
        <w:ind w:firstLine="482"/>
      </w:pPr>
      <w:bookmarkStart w:id="76" w:name="_Toc74915430"/>
      <w:r>
        <w:rPr>
          <w:rFonts w:hint="eastAsia"/>
        </w:rPr>
        <w:t>（七）</w:t>
      </w:r>
      <w:bookmarkEnd w:id="76"/>
      <w:r>
        <w:rPr>
          <w:rFonts w:hint="eastAsia"/>
        </w:rPr>
        <w:t>协议成立与生效</w:t>
      </w:r>
    </w:p>
    <w:p w14:paraId="1E9F6F26" w14:textId="77777777" w:rsidR="009514D8" w:rsidRDefault="00000000">
      <w:pPr>
        <w:pStyle w:val="G"/>
        <w:spacing w:before="156" w:after="156"/>
        <w:ind w:firstLine="480"/>
        <w:jc w:val="both"/>
      </w:pPr>
      <w:r>
        <w:rPr>
          <w:rFonts w:hint="eastAsia"/>
        </w:rPr>
        <w:t>1</w:t>
      </w:r>
      <w:r>
        <w:rPr>
          <w:rFonts w:hint="eastAsia"/>
        </w:rPr>
        <w:t>、本协议经甲乙双方法定代表人或授权代表签字并加盖公章之日起成立。</w:t>
      </w:r>
    </w:p>
    <w:p w14:paraId="6577D9C5" w14:textId="77777777" w:rsidR="009514D8" w:rsidRDefault="00000000">
      <w:pPr>
        <w:pStyle w:val="G"/>
        <w:spacing w:before="156" w:after="156"/>
        <w:ind w:firstLine="480"/>
        <w:jc w:val="both"/>
      </w:pPr>
      <w:r>
        <w:rPr>
          <w:rFonts w:hint="eastAsia"/>
        </w:rPr>
        <w:t>除本协议第六条、第十一条自本协议成立之日起生效外，其他条款在下列条件全部满足之日起生效：</w:t>
      </w:r>
    </w:p>
    <w:p w14:paraId="41EA5A05" w14:textId="77777777" w:rsidR="009514D8" w:rsidRDefault="00000000">
      <w:pPr>
        <w:pStyle w:val="G"/>
        <w:spacing w:before="156" w:after="156"/>
        <w:ind w:firstLine="480"/>
        <w:jc w:val="both"/>
      </w:pPr>
      <w:r>
        <w:rPr>
          <w:rFonts w:hint="eastAsia"/>
        </w:rPr>
        <w:t>（</w:t>
      </w:r>
      <w:r>
        <w:rPr>
          <w:rFonts w:hint="eastAsia"/>
        </w:rPr>
        <w:t>1</w:t>
      </w:r>
      <w:r>
        <w:rPr>
          <w:rFonts w:hint="eastAsia"/>
        </w:rPr>
        <w:t>）甲方股东会批准本次发行及本协议并同意乙方免于发出要约；</w:t>
      </w:r>
    </w:p>
    <w:p w14:paraId="568C4A88" w14:textId="77777777" w:rsidR="009514D8" w:rsidRDefault="00000000">
      <w:pPr>
        <w:pStyle w:val="G"/>
        <w:spacing w:before="156" w:after="156"/>
        <w:ind w:firstLine="480"/>
        <w:jc w:val="both"/>
      </w:pPr>
      <w:r>
        <w:rPr>
          <w:rFonts w:hint="eastAsia"/>
        </w:rPr>
        <w:t>（</w:t>
      </w:r>
      <w:r>
        <w:rPr>
          <w:rFonts w:hint="eastAsia"/>
        </w:rPr>
        <w:t>2</w:t>
      </w:r>
      <w:r>
        <w:rPr>
          <w:rFonts w:hint="eastAsia"/>
        </w:rPr>
        <w:t>）深交所审核通过本次发行相关事项；</w:t>
      </w:r>
    </w:p>
    <w:p w14:paraId="5F141FA4" w14:textId="77777777" w:rsidR="009514D8" w:rsidRDefault="00000000">
      <w:pPr>
        <w:pStyle w:val="G"/>
        <w:spacing w:before="156" w:after="156"/>
        <w:ind w:firstLine="480"/>
        <w:jc w:val="both"/>
      </w:pPr>
      <w:r>
        <w:rPr>
          <w:rFonts w:hint="eastAsia"/>
        </w:rPr>
        <w:t>（</w:t>
      </w:r>
      <w:r>
        <w:rPr>
          <w:rFonts w:hint="eastAsia"/>
        </w:rPr>
        <w:t>3</w:t>
      </w:r>
      <w:r>
        <w:rPr>
          <w:rFonts w:hint="eastAsia"/>
        </w:rPr>
        <w:t>）中国证监会同意对本次发行予以注册。</w:t>
      </w:r>
    </w:p>
    <w:p w14:paraId="220EC76C" w14:textId="77777777" w:rsidR="009514D8" w:rsidRDefault="00000000">
      <w:pPr>
        <w:pStyle w:val="G"/>
        <w:spacing w:before="156" w:after="156"/>
        <w:ind w:firstLine="480"/>
        <w:jc w:val="both"/>
      </w:pPr>
      <w:r>
        <w:rPr>
          <w:rFonts w:hint="eastAsia"/>
        </w:rPr>
        <w:t>2</w:t>
      </w:r>
      <w:r>
        <w:rPr>
          <w:rFonts w:hint="eastAsia"/>
        </w:rPr>
        <w:t>、如本次发行结束前，相关监管部门对本次发行适用的法律法规予以修订，提出其他强制性审批要求或豁免部分行政许可事项的，则以届时生效的法律法规为准进行调整。</w:t>
      </w:r>
    </w:p>
    <w:p w14:paraId="2C0542D7" w14:textId="77777777" w:rsidR="009514D8" w:rsidRDefault="00000000">
      <w:pPr>
        <w:pStyle w:val="G"/>
        <w:spacing w:before="156" w:after="156"/>
        <w:ind w:firstLine="480"/>
        <w:jc w:val="both"/>
      </w:pPr>
      <w:r>
        <w:rPr>
          <w:rFonts w:hint="eastAsia"/>
        </w:rPr>
        <w:t>3</w:t>
      </w:r>
      <w:r>
        <w:rPr>
          <w:rFonts w:hint="eastAsia"/>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批准本次发行或乙方免于发出要约、中国证监会未对本次发行予以注册等），双方均不需要承担责任，但一方存在故意或严重过失造成先决条件未满足的情况除外。</w:t>
      </w:r>
    </w:p>
    <w:p w14:paraId="60E20C51" w14:textId="77777777" w:rsidR="009514D8" w:rsidRDefault="00000000">
      <w:pPr>
        <w:pStyle w:val="G4"/>
        <w:spacing w:before="234" w:after="234"/>
      </w:pPr>
      <w:bookmarkStart w:id="77" w:name="_Toc21115"/>
      <w:bookmarkStart w:id="78" w:name="_Toc46376162"/>
      <w:bookmarkStart w:id="79" w:name="_Toc20451"/>
      <w:r>
        <w:rPr>
          <w:rFonts w:hint="eastAsia"/>
        </w:rPr>
        <w:t>三、</w:t>
      </w:r>
      <w:bookmarkEnd w:id="77"/>
      <w:bookmarkEnd w:id="78"/>
      <w:r>
        <w:rPr>
          <w:rFonts w:hint="eastAsia"/>
        </w:rPr>
        <w:t>收购人拥有权益的上市公司股份存在权利限制的情况</w:t>
      </w:r>
      <w:bookmarkEnd w:id="79"/>
    </w:p>
    <w:p w14:paraId="5AFF73F0" w14:textId="77777777" w:rsidR="009514D8" w:rsidRDefault="00000000">
      <w:pPr>
        <w:pStyle w:val="G"/>
        <w:spacing w:before="156" w:after="156"/>
        <w:ind w:firstLine="480"/>
        <w:jc w:val="both"/>
      </w:pPr>
      <w:r>
        <w:rPr>
          <w:rFonts w:hint="eastAsia"/>
        </w:rPr>
        <w:lastRenderedPageBreak/>
        <w:t>本次收购前，收购人不持有上市公司股份；一致行动人持有的上市公司股份不存在质押、冻结等权利限制的情况。</w:t>
      </w:r>
    </w:p>
    <w:p w14:paraId="150FA957" w14:textId="77777777" w:rsidR="009514D8" w:rsidRDefault="00000000">
      <w:pPr>
        <w:pStyle w:val="G4"/>
        <w:spacing w:before="234" w:after="234"/>
      </w:pPr>
      <w:bookmarkStart w:id="80" w:name="_Toc21907"/>
      <w:r>
        <w:rPr>
          <w:rFonts w:hint="eastAsia"/>
        </w:rPr>
        <w:t>四、关于管理层收购规定的说明</w:t>
      </w:r>
      <w:bookmarkEnd w:id="80"/>
    </w:p>
    <w:p w14:paraId="14E01858" w14:textId="77777777" w:rsidR="009514D8" w:rsidRDefault="00000000">
      <w:pPr>
        <w:pStyle w:val="G"/>
        <w:spacing w:before="156" w:after="156"/>
        <w:ind w:firstLine="480"/>
        <w:jc w:val="both"/>
      </w:pPr>
      <w:r>
        <w:rPr>
          <w:rFonts w:hint="eastAsia"/>
        </w:rPr>
        <w:t>李红星先生为上市公司董事长，李红星先生通过收购人认购上市公司本次向特定对象发行的股票成为公司的实际控制人构成《收购办法》规定的管理层收购。根据《准则第</w:t>
      </w:r>
      <w:r>
        <w:rPr>
          <w:rFonts w:hint="eastAsia"/>
        </w:rPr>
        <w:t>16</w:t>
      </w:r>
      <w:r>
        <w:rPr>
          <w:rFonts w:hint="eastAsia"/>
        </w:rPr>
        <w:t>号》第三十一条规定，特说明如下：</w:t>
      </w:r>
    </w:p>
    <w:p w14:paraId="7412A21C" w14:textId="77777777" w:rsidR="009514D8"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09E20A94" w14:textId="77777777" w:rsidR="009514D8" w:rsidRDefault="00000000">
      <w:pPr>
        <w:pStyle w:val="G"/>
        <w:spacing w:before="156" w:after="156"/>
        <w:ind w:firstLine="480"/>
        <w:jc w:val="both"/>
      </w:pPr>
      <w:r>
        <w:rPr>
          <w:rFonts w:hint="eastAsia"/>
        </w:rPr>
        <w:t>（二）本次收购前，收购人在上市公司中未拥有权益；李红星担任上市公司董事长，通过</w:t>
      </w:r>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r>
        <w:rPr>
          <w:rFonts w:hint="eastAsia"/>
        </w:rPr>
        <w:t>间接享有上市公司</w:t>
      </w:r>
      <w:r>
        <w:rPr>
          <w:rFonts w:hint="eastAsia"/>
        </w:rPr>
        <w:t>0.60%</w:t>
      </w:r>
      <w:r>
        <w:rPr>
          <w:rFonts w:hint="eastAsia"/>
        </w:rPr>
        <w:t>股份的权益；</w:t>
      </w:r>
    </w:p>
    <w:p w14:paraId="3FBC93BA" w14:textId="77777777" w:rsidR="009514D8"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407C16BE" w14:textId="77777777" w:rsidR="009514D8"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73815E7F" w14:textId="77777777" w:rsidR="009514D8"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4513286B" w14:textId="77777777" w:rsidR="009514D8"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0B027B7F" w14:textId="77777777" w:rsidR="009514D8"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79487CD1" w14:textId="77777777" w:rsidR="009514D8"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6CE95B47" w14:textId="77777777" w:rsidR="009514D8" w:rsidRDefault="00000000">
      <w:pPr>
        <w:pStyle w:val="G"/>
        <w:spacing w:before="156" w:after="156"/>
        <w:ind w:firstLineChars="0" w:firstLine="0"/>
        <w:jc w:val="both"/>
      </w:pPr>
      <w:r>
        <w:br w:type="page"/>
      </w:r>
    </w:p>
    <w:p w14:paraId="4F5FAEA6" w14:textId="77777777" w:rsidR="009514D8" w:rsidRDefault="00000000">
      <w:pPr>
        <w:pStyle w:val="G2"/>
        <w:spacing w:before="312" w:after="312"/>
      </w:pPr>
      <w:bookmarkStart w:id="81" w:name="_Toc10903"/>
      <w:bookmarkStart w:id="82" w:name="_Toc46376164"/>
      <w:bookmarkStart w:id="83" w:name="_Toc32665"/>
      <w:r>
        <w:rPr>
          <w:rFonts w:hint="eastAsia"/>
        </w:rPr>
        <w:lastRenderedPageBreak/>
        <w:t>第四节</w:t>
      </w:r>
      <w:r>
        <w:rPr>
          <w:rFonts w:hint="eastAsia"/>
        </w:rPr>
        <w:t xml:space="preserve"> </w:t>
      </w:r>
      <w:r>
        <w:rPr>
          <w:rFonts w:hint="eastAsia"/>
        </w:rPr>
        <w:t>资金来源</w:t>
      </w:r>
      <w:bookmarkEnd w:id="81"/>
      <w:bookmarkEnd w:id="82"/>
      <w:bookmarkEnd w:id="83"/>
    </w:p>
    <w:p w14:paraId="24BBF9E3" w14:textId="77777777" w:rsidR="009514D8" w:rsidRDefault="00000000">
      <w:pPr>
        <w:pStyle w:val="G4"/>
        <w:spacing w:before="234" w:after="234"/>
      </w:pPr>
      <w:bookmarkStart w:id="84" w:name="_Toc30331"/>
      <w:r>
        <w:rPr>
          <w:rFonts w:hint="eastAsia"/>
        </w:rPr>
        <w:t>一、本次交易的资金总额</w:t>
      </w:r>
      <w:bookmarkEnd w:id="84"/>
    </w:p>
    <w:p w14:paraId="5A6E3C4D" w14:textId="77777777" w:rsidR="009514D8"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r>
        <w:rPr>
          <w:rFonts w:hint="eastAsia"/>
        </w:rPr>
        <w:t>58,032,000</w:t>
      </w:r>
      <w:r>
        <w:rPr>
          <w:rFonts w:hint="eastAsia"/>
        </w:rPr>
        <w:t>股（含）股票，发行股票的价格为【】元</w:t>
      </w:r>
      <w:r>
        <w:rPr>
          <w:rFonts w:hint="eastAsia"/>
        </w:rPr>
        <w:t>/</w:t>
      </w:r>
      <w:r>
        <w:rPr>
          <w:rFonts w:hint="eastAsia"/>
        </w:rPr>
        <w:t>股，认购资金总额不超过人民币【】万元（含）。</w:t>
      </w:r>
    </w:p>
    <w:p w14:paraId="520C30B6" w14:textId="77777777" w:rsidR="009514D8"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38B58EAF" w14:textId="77777777" w:rsidR="009514D8" w:rsidRDefault="00000000">
      <w:pPr>
        <w:pStyle w:val="G4"/>
        <w:spacing w:before="234" w:after="234"/>
      </w:pPr>
      <w:bookmarkStart w:id="85" w:name="_Toc102"/>
      <w:r>
        <w:rPr>
          <w:rFonts w:hint="eastAsia"/>
        </w:rPr>
        <w:t>二、本次交易的资金来源</w:t>
      </w:r>
      <w:bookmarkEnd w:id="85"/>
    </w:p>
    <w:p w14:paraId="282F9DE0" w14:textId="77777777" w:rsidR="009514D8"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45C86D19" w14:textId="77777777" w:rsidR="009514D8"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350E1FF0" w14:textId="77777777" w:rsidR="009514D8" w:rsidRDefault="00000000">
      <w:pPr>
        <w:pStyle w:val="G4"/>
        <w:spacing w:before="234" w:after="234"/>
      </w:pPr>
      <w:bookmarkStart w:id="86" w:name="_Toc28318"/>
      <w:r>
        <w:rPr>
          <w:rFonts w:hint="eastAsia"/>
        </w:rPr>
        <w:t>三、本次收购的支付方式</w:t>
      </w:r>
      <w:bookmarkEnd w:id="86"/>
    </w:p>
    <w:p w14:paraId="79EC1B71" w14:textId="77777777" w:rsidR="009514D8"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收购的方式”之“二、本次收购涉及的交易协议有关情况”。</w:t>
      </w:r>
      <w:r>
        <w:br w:type="page"/>
      </w:r>
    </w:p>
    <w:p w14:paraId="71E5B569" w14:textId="77777777" w:rsidR="009514D8" w:rsidRDefault="00000000">
      <w:pPr>
        <w:pStyle w:val="G2"/>
        <w:numPr>
          <w:ilvl w:val="0"/>
          <w:numId w:val="1"/>
        </w:numPr>
        <w:spacing w:before="312" w:after="312"/>
      </w:pPr>
      <w:bookmarkStart w:id="87" w:name="_Toc14587"/>
      <w:bookmarkStart w:id="88" w:name="_Toc8190"/>
      <w:bookmarkStart w:id="89" w:name="_Toc46376165"/>
      <w:bookmarkStart w:id="90" w:name="_Toc46376173"/>
      <w:r>
        <w:rPr>
          <w:rFonts w:hint="eastAsia"/>
        </w:rPr>
        <w:lastRenderedPageBreak/>
        <w:t>免于发出要约的情况说明</w:t>
      </w:r>
      <w:bookmarkEnd w:id="87"/>
    </w:p>
    <w:p w14:paraId="146D64A0" w14:textId="77777777" w:rsidR="009514D8" w:rsidRDefault="00000000">
      <w:pPr>
        <w:pStyle w:val="G4"/>
        <w:spacing w:before="234" w:after="234"/>
      </w:pPr>
      <w:bookmarkStart w:id="91" w:name="_Toc23972"/>
      <w:bookmarkStart w:id="92" w:name="_Toc87458530"/>
      <w:bookmarkStart w:id="93" w:name="_Toc12297"/>
      <w:r>
        <w:rPr>
          <w:rFonts w:hint="eastAsia"/>
        </w:rPr>
        <w:t>一、收购人免于发出要约的事项及理由</w:t>
      </w:r>
      <w:bookmarkEnd w:id="91"/>
      <w:bookmarkEnd w:id="92"/>
      <w:bookmarkEnd w:id="93"/>
    </w:p>
    <w:p w14:paraId="43B9FBC2" w14:textId="77777777" w:rsidR="009514D8" w:rsidRDefault="00000000">
      <w:pPr>
        <w:pStyle w:val="G0"/>
        <w:spacing w:before="156" w:after="156"/>
      </w:pPr>
      <w:r>
        <w:rPr>
          <w:rFonts w:hint="eastAsia"/>
        </w:rPr>
        <w:t>（一）免于发出要约的事项</w:t>
      </w:r>
      <w:r>
        <w:rPr>
          <w:rFonts w:hint="eastAsia"/>
        </w:rPr>
        <w:t xml:space="preserve"> </w:t>
      </w:r>
    </w:p>
    <w:p w14:paraId="50FC0CB4" w14:textId="77777777" w:rsidR="009514D8"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月【】日，收购人鼎耘产业与上市公司签订了《附条件生效的股份认购协议》，收购人拟以现金方式认购上市公司本次向特定对象发行的不超过</w:t>
      </w:r>
      <w:r>
        <w:rPr>
          <w:rFonts w:hint="eastAsia"/>
        </w:rPr>
        <w:t>58,032,000</w:t>
      </w:r>
      <w:r>
        <w:rPr>
          <w:rFonts w:hint="eastAsia"/>
        </w:rPr>
        <w:t>股（含）股票（最终认购数量以深交所审核通过以及中国证监会同意注册的批复为准，下同）。</w:t>
      </w:r>
    </w:p>
    <w:p w14:paraId="70803D50" w14:textId="77777777" w:rsidR="009514D8" w:rsidRDefault="00000000">
      <w:pPr>
        <w:pStyle w:val="G"/>
        <w:spacing w:before="156" w:after="156"/>
        <w:ind w:firstLine="480"/>
        <w:jc w:val="both"/>
      </w:pPr>
      <w:r>
        <w:rPr>
          <w:rFonts w:hint="eastAsia"/>
        </w:rPr>
        <w:t>按照发行股份数量上限计算，本次发行后，收购人将直接持有上市公司不超过</w:t>
      </w:r>
      <w:r>
        <w:rPr>
          <w:rFonts w:hint="eastAsia"/>
        </w:rPr>
        <w:t>58,032,000</w:t>
      </w:r>
      <w:r>
        <w:rPr>
          <w:rFonts w:hint="eastAsia"/>
        </w:rPr>
        <w:t>股（含）股票，占上市公司本次发行后总股本的比例为不超过</w:t>
      </w:r>
      <w:r>
        <w:rPr>
          <w:rFonts w:hint="eastAsia"/>
        </w:rPr>
        <w:t>23.08%</w:t>
      </w:r>
      <w:r>
        <w:rPr>
          <w:rFonts w:hint="eastAsia"/>
        </w:rPr>
        <w:t>（含）；一致行动人鼎耘科技直接持有上市公司</w:t>
      </w:r>
      <w:r>
        <w:rPr>
          <w:rFonts w:hint="eastAsia"/>
        </w:rPr>
        <w:t>27,273,330</w:t>
      </w:r>
      <w:r>
        <w:rPr>
          <w:rFonts w:hint="eastAsia"/>
        </w:rPr>
        <w:t>股股票，占上市公司本次发行后总股本的比例为</w:t>
      </w:r>
      <w:r>
        <w:rPr>
          <w:rFonts w:hint="eastAsia"/>
        </w:rPr>
        <w:t>10.85%</w:t>
      </w:r>
      <w:r>
        <w:rPr>
          <w:rFonts w:hint="eastAsia"/>
        </w:rPr>
        <w:t>。本次收购后，收购人及其一致行动人合计持有公司不超过</w:t>
      </w:r>
      <w:r>
        <w:rPr>
          <w:rFonts w:hint="eastAsia"/>
        </w:rPr>
        <w:t>85,305,330</w:t>
      </w:r>
      <w:r>
        <w:rPr>
          <w:rFonts w:hint="eastAsia"/>
        </w:rPr>
        <w:t>股（含）股票，占上市公司本次发行后总股本的比例为不超过</w:t>
      </w:r>
      <w:r>
        <w:rPr>
          <w:rFonts w:hint="eastAsia"/>
        </w:rPr>
        <w:t>33.92%</w:t>
      </w:r>
      <w:r>
        <w:rPr>
          <w:rFonts w:hint="eastAsia"/>
        </w:rPr>
        <w:t>（含）。根据《证券法》《收购办法》等有关规定，本次收购的实施将触发对上市公司的要约收购义务。</w:t>
      </w:r>
    </w:p>
    <w:p w14:paraId="02BD23CC" w14:textId="77777777" w:rsidR="009514D8" w:rsidRDefault="00000000">
      <w:pPr>
        <w:pStyle w:val="G0"/>
        <w:spacing w:before="156" w:after="156"/>
      </w:pPr>
      <w:r>
        <w:rPr>
          <w:rFonts w:hint="eastAsia"/>
        </w:rPr>
        <w:t>（二）免于发出要约的法律依据</w:t>
      </w:r>
      <w:r>
        <w:rPr>
          <w:rFonts w:hint="eastAsia"/>
        </w:rPr>
        <w:t xml:space="preserve"> </w:t>
      </w:r>
    </w:p>
    <w:p w14:paraId="2D12F4A5" w14:textId="77777777" w:rsidR="009514D8" w:rsidRDefault="00000000">
      <w:pPr>
        <w:pStyle w:val="G"/>
        <w:spacing w:before="156" w:after="156"/>
        <w:ind w:firstLine="480"/>
        <w:jc w:val="both"/>
      </w:pPr>
      <w:r>
        <w:rPr>
          <w:rFonts w:hint="eastAsia"/>
        </w:rPr>
        <w:t>根据《收购办法》第六十三条第三款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4B4025E0" w14:textId="77777777" w:rsidR="009514D8"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76F9DB3D" w14:textId="77777777" w:rsidR="009514D8" w:rsidRDefault="00000000">
      <w:pPr>
        <w:pStyle w:val="G4"/>
        <w:spacing w:before="234" w:after="234"/>
      </w:pPr>
      <w:bookmarkStart w:id="94" w:name="_Toc87458531"/>
      <w:bookmarkStart w:id="95" w:name="_Toc28942"/>
      <w:bookmarkStart w:id="96" w:name="_Toc18655"/>
      <w:r>
        <w:rPr>
          <w:rFonts w:hint="eastAsia"/>
        </w:rPr>
        <w:t>二、本次收购前后上市公司股权结构</w:t>
      </w:r>
      <w:bookmarkEnd w:id="94"/>
      <w:bookmarkEnd w:id="95"/>
      <w:bookmarkEnd w:id="96"/>
    </w:p>
    <w:p w14:paraId="6A5C9D55" w14:textId="77777777" w:rsidR="009514D8" w:rsidRDefault="00000000">
      <w:pPr>
        <w:pStyle w:val="G"/>
        <w:spacing w:before="156" w:after="156"/>
        <w:ind w:firstLine="480"/>
        <w:jc w:val="both"/>
      </w:pPr>
      <w:r>
        <w:rPr>
          <w:rFonts w:hint="eastAsia"/>
        </w:rPr>
        <w:lastRenderedPageBreak/>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7E0CAE8D" w14:textId="77777777" w:rsidR="009514D8" w:rsidRDefault="009514D8">
      <w:pPr>
        <w:pStyle w:val="G"/>
        <w:spacing w:before="156" w:after="156"/>
        <w:ind w:firstLineChars="0" w:firstLine="0"/>
      </w:pPr>
    </w:p>
    <w:p w14:paraId="47914DE9" w14:textId="77777777" w:rsidR="009514D8" w:rsidRDefault="00000000">
      <w:pPr>
        <w:pStyle w:val="G2"/>
        <w:spacing w:before="312" w:after="312"/>
      </w:pPr>
      <w:bookmarkStart w:id="97" w:name="_Toc17164"/>
      <w:r>
        <w:rPr>
          <w:rFonts w:hint="eastAsia"/>
        </w:rPr>
        <w:lastRenderedPageBreak/>
        <w:t>第六节</w:t>
      </w:r>
      <w:r>
        <w:t xml:space="preserve"> </w:t>
      </w:r>
      <w:r>
        <w:rPr>
          <w:rFonts w:hint="eastAsia"/>
        </w:rPr>
        <w:t>本次收购完成后的后续计划</w:t>
      </w:r>
      <w:bookmarkEnd w:id="88"/>
      <w:bookmarkEnd w:id="89"/>
      <w:bookmarkEnd w:id="97"/>
    </w:p>
    <w:p w14:paraId="2C66B2B2" w14:textId="77777777" w:rsidR="009514D8" w:rsidRDefault="00000000">
      <w:pPr>
        <w:pStyle w:val="G4"/>
        <w:spacing w:before="234" w:after="234"/>
      </w:pPr>
      <w:bookmarkStart w:id="98" w:name="_Toc14736"/>
      <w:bookmarkStart w:id="99" w:name="_Toc46376166"/>
      <w:bookmarkStart w:id="100" w:name="_Toc2662"/>
      <w:r>
        <w:rPr>
          <w:rFonts w:hint="eastAsia"/>
        </w:rPr>
        <w:t>一、</w:t>
      </w:r>
      <w:bookmarkEnd w:id="98"/>
      <w:bookmarkEnd w:id="99"/>
      <w:r>
        <w:rPr>
          <w:rFonts w:hint="eastAsia"/>
        </w:rPr>
        <w:t>未来</w:t>
      </w:r>
      <w:r>
        <w:rPr>
          <w:rFonts w:hint="eastAsia"/>
        </w:rPr>
        <w:t>12</w:t>
      </w:r>
      <w:r>
        <w:rPr>
          <w:rFonts w:hint="eastAsia"/>
        </w:rPr>
        <w:t>个月内改变上市公司主营业务或者对上市公司主营业务作出重大调整的计划</w:t>
      </w:r>
      <w:bookmarkEnd w:id="100"/>
    </w:p>
    <w:p w14:paraId="7AE22257" w14:textId="77777777" w:rsidR="009514D8"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504C4EFA" w14:textId="77777777" w:rsidR="009514D8"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1A7EB1E7" w14:textId="77777777" w:rsidR="009514D8" w:rsidRDefault="00000000">
      <w:pPr>
        <w:pStyle w:val="G4"/>
        <w:spacing w:before="234" w:after="234"/>
      </w:pPr>
      <w:bookmarkStart w:id="101" w:name="_Toc18154"/>
      <w:bookmarkStart w:id="102" w:name="_Toc5096"/>
      <w:bookmarkStart w:id="103" w:name="_Toc46376167"/>
      <w:r>
        <w:rPr>
          <w:rFonts w:hint="eastAsia"/>
        </w:rPr>
        <w:t>二、未来</w:t>
      </w:r>
      <w:r>
        <w:rPr>
          <w:rFonts w:hint="eastAsia"/>
        </w:rPr>
        <w:t>12</w:t>
      </w:r>
      <w:r>
        <w:rPr>
          <w:rFonts w:hint="eastAsia"/>
        </w:rPr>
        <w:t>个月内对上市公司的重组计划</w:t>
      </w:r>
      <w:bookmarkEnd w:id="101"/>
      <w:bookmarkEnd w:id="102"/>
      <w:bookmarkEnd w:id="103"/>
    </w:p>
    <w:p w14:paraId="097B9FAC" w14:textId="77777777" w:rsidR="009514D8"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66A9382A" w14:textId="77777777" w:rsidR="009514D8"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04DC8352" w14:textId="77777777" w:rsidR="009514D8" w:rsidRDefault="00000000">
      <w:pPr>
        <w:pStyle w:val="G4"/>
        <w:spacing w:before="234" w:after="234"/>
      </w:pPr>
      <w:bookmarkStart w:id="104" w:name="_Toc46376168"/>
      <w:bookmarkStart w:id="105" w:name="_Toc295"/>
      <w:bookmarkStart w:id="106" w:name="_Toc32023"/>
      <w:r>
        <w:rPr>
          <w:rFonts w:hint="eastAsia"/>
        </w:rPr>
        <w:t>三、改变上市公司现任董事会或高级管理人员的调整计划</w:t>
      </w:r>
      <w:bookmarkEnd w:id="104"/>
      <w:bookmarkEnd w:id="105"/>
      <w:bookmarkEnd w:id="106"/>
    </w:p>
    <w:p w14:paraId="1AA68F06" w14:textId="77777777" w:rsidR="009514D8"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02C98F6F" w14:textId="77777777" w:rsidR="009514D8"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099035EC" w14:textId="77777777" w:rsidR="009514D8" w:rsidRDefault="00000000">
      <w:pPr>
        <w:pStyle w:val="G4"/>
        <w:spacing w:before="234" w:after="234"/>
      </w:pPr>
      <w:bookmarkStart w:id="107" w:name="_Toc12357"/>
      <w:bookmarkStart w:id="108" w:name="_Toc46376169"/>
      <w:bookmarkStart w:id="109" w:name="_Toc27924"/>
      <w:r>
        <w:rPr>
          <w:rFonts w:hint="eastAsia"/>
        </w:rPr>
        <w:t>四、</w:t>
      </w:r>
      <w:bookmarkEnd w:id="107"/>
      <w:bookmarkEnd w:id="108"/>
      <w:r>
        <w:rPr>
          <w:rFonts w:hint="eastAsia"/>
        </w:rPr>
        <w:t>对可能阻碍收购上市公司控制权的公司章程条款进行修改的计划</w:t>
      </w:r>
      <w:bookmarkEnd w:id="109"/>
    </w:p>
    <w:p w14:paraId="7C7152BC" w14:textId="77777777" w:rsidR="009514D8" w:rsidRDefault="00000000">
      <w:pPr>
        <w:pStyle w:val="G"/>
        <w:spacing w:before="156" w:after="156"/>
        <w:ind w:firstLine="480"/>
        <w:jc w:val="both"/>
      </w:pPr>
      <w:r>
        <w:rPr>
          <w:rFonts w:hint="eastAsia"/>
        </w:rPr>
        <w:lastRenderedPageBreak/>
        <w:t>截至本报告书签署日，收购人及一致行动人尚无拟对可能阻碍收购上市公司控制权的公司章程条款进行修改及修改的计划。</w:t>
      </w:r>
    </w:p>
    <w:p w14:paraId="227FE961" w14:textId="77777777" w:rsidR="009514D8" w:rsidRDefault="00000000">
      <w:pPr>
        <w:pStyle w:val="G"/>
        <w:spacing w:before="156" w:after="156"/>
        <w:ind w:firstLine="480"/>
        <w:jc w:val="both"/>
      </w:pPr>
      <w:r>
        <w:rPr>
          <w:rFonts w:hint="eastAsia"/>
        </w:rPr>
        <w:t>若未来基于上市公司的发展需求拟对上市公司章程条款进行调整，收购人及一致行动人将严格按照相关法律法规要求，履行相应的法律程序以及信息披露义务。</w:t>
      </w:r>
    </w:p>
    <w:p w14:paraId="2028F8CB" w14:textId="77777777" w:rsidR="009514D8" w:rsidRDefault="00000000">
      <w:pPr>
        <w:pStyle w:val="G4"/>
        <w:spacing w:before="234" w:after="234"/>
      </w:pPr>
      <w:bookmarkStart w:id="110" w:name="_Toc15178"/>
      <w:bookmarkStart w:id="111" w:name="_Toc46376170"/>
      <w:bookmarkStart w:id="112" w:name="_Toc9346"/>
      <w:r>
        <w:rPr>
          <w:rFonts w:hint="eastAsia"/>
        </w:rPr>
        <w:t>五、对上市公司现有员工聘用计划作重大变动的计划</w:t>
      </w:r>
      <w:bookmarkEnd w:id="110"/>
      <w:bookmarkEnd w:id="111"/>
      <w:bookmarkEnd w:id="112"/>
    </w:p>
    <w:p w14:paraId="5EDD5352" w14:textId="77777777" w:rsidR="009514D8"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6BD246E1" w14:textId="77777777" w:rsidR="009514D8"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7CF61A9F" w14:textId="77777777" w:rsidR="009514D8" w:rsidRDefault="00000000">
      <w:pPr>
        <w:pStyle w:val="G4"/>
        <w:spacing w:before="234" w:after="234"/>
      </w:pPr>
      <w:bookmarkStart w:id="113" w:name="_Toc27443"/>
      <w:bookmarkStart w:id="114" w:name="_Toc46376171"/>
      <w:bookmarkStart w:id="115" w:name="_Toc6731"/>
      <w:r>
        <w:rPr>
          <w:rFonts w:hint="eastAsia"/>
        </w:rPr>
        <w:t>六、对上市公司分红政策的重大调整计划</w:t>
      </w:r>
      <w:bookmarkEnd w:id="113"/>
      <w:bookmarkEnd w:id="114"/>
      <w:bookmarkEnd w:id="115"/>
    </w:p>
    <w:p w14:paraId="086853C1" w14:textId="77777777" w:rsidR="009514D8"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2561CEAF" w14:textId="77777777" w:rsidR="009514D8"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3442D290" w14:textId="77777777" w:rsidR="009514D8" w:rsidRDefault="00000000">
      <w:pPr>
        <w:pStyle w:val="G4"/>
        <w:spacing w:before="234" w:after="234"/>
      </w:pPr>
      <w:bookmarkStart w:id="116" w:name="_Toc1695"/>
      <w:bookmarkStart w:id="117" w:name="_Toc24974"/>
      <w:bookmarkStart w:id="118" w:name="_Toc46376172"/>
      <w:r>
        <w:rPr>
          <w:rFonts w:hint="eastAsia"/>
        </w:rPr>
        <w:t>七、其他对上市公司业务和组织结构有重大影响的计划</w:t>
      </w:r>
      <w:bookmarkEnd w:id="116"/>
      <w:bookmarkEnd w:id="117"/>
      <w:bookmarkEnd w:id="118"/>
    </w:p>
    <w:p w14:paraId="0294A0A1" w14:textId="77777777" w:rsidR="009514D8"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1AE2EA73" w14:textId="77777777" w:rsidR="009514D8"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0E490CD5" w14:textId="77777777" w:rsidR="009514D8" w:rsidRDefault="00000000">
      <w:pPr>
        <w:pStyle w:val="G2"/>
        <w:spacing w:before="312" w:after="312"/>
      </w:pPr>
      <w:bookmarkStart w:id="119" w:name="_Toc29093"/>
      <w:bookmarkStart w:id="120" w:name="_Toc653"/>
      <w:r>
        <w:rPr>
          <w:rFonts w:hint="eastAsia"/>
        </w:rPr>
        <w:lastRenderedPageBreak/>
        <w:t>第七节</w:t>
      </w:r>
      <w:r>
        <w:t xml:space="preserve"> </w:t>
      </w:r>
      <w:r>
        <w:rPr>
          <w:rFonts w:hint="eastAsia"/>
        </w:rPr>
        <w:t>对上市公司的影响分析</w:t>
      </w:r>
      <w:bookmarkEnd w:id="90"/>
      <w:bookmarkEnd w:id="119"/>
      <w:bookmarkEnd w:id="120"/>
    </w:p>
    <w:p w14:paraId="237E03B3" w14:textId="77777777" w:rsidR="009514D8" w:rsidRDefault="00000000">
      <w:pPr>
        <w:pStyle w:val="G4"/>
        <w:spacing w:before="234" w:after="234"/>
      </w:pPr>
      <w:bookmarkStart w:id="121" w:name="_Toc3615"/>
      <w:bookmarkStart w:id="122" w:name="_Toc46376174"/>
      <w:bookmarkStart w:id="123" w:name="_Toc6059"/>
      <w:r>
        <w:rPr>
          <w:rFonts w:hint="eastAsia"/>
        </w:rPr>
        <w:t>一、对上市公司独立性的影响</w:t>
      </w:r>
      <w:bookmarkEnd w:id="121"/>
      <w:bookmarkEnd w:id="122"/>
      <w:bookmarkEnd w:id="123"/>
    </w:p>
    <w:p w14:paraId="3460A5F9" w14:textId="77777777" w:rsidR="009514D8"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7ACC00EB" w14:textId="77777777" w:rsidR="009514D8"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7F4C31CD" w14:textId="77777777" w:rsidR="009514D8" w:rsidRDefault="00000000">
      <w:pPr>
        <w:pStyle w:val="G"/>
        <w:spacing w:before="156" w:after="156"/>
        <w:ind w:firstLine="480"/>
      </w:pPr>
      <w:r>
        <w:rPr>
          <w:rFonts w:hint="eastAsia"/>
        </w:rPr>
        <w:t>“一、保证上市公司人员独立</w:t>
      </w:r>
    </w:p>
    <w:p w14:paraId="291F7E09" w14:textId="77777777" w:rsidR="009514D8"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3832DCC9" w14:textId="77777777" w:rsidR="009514D8"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124CE9BB" w14:textId="77777777" w:rsidR="009514D8"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本公司控制的其他企业向上市公司推荐董事、监事、总经理等高级管理人员人选均通过合法程序进行，不会超越上市公司董事会和股东会作出人事任免决定。</w:t>
      </w:r>
    </w:p>
    <w:p w14:paraId="2BAF7530" w14:textId="77777777" w:rsidR="009514D8" w:rsidRDefault="00000000">
      <w:pPr>
        <w:pStyle w:val="G"/>
        <w:spacing w:before="156" w:after="156"/>
        <w:ind w:firstLine="480"/>
      </w:pPr>
      <w:r>
        <w:rPr>
          <w:rFonts w:hint="eastAsia"/>
        </w:rPr>
        <w:t>二、保证上市公司资产独立完整</w:t>
      </w:r>
    </w:p>
    <w:p w14:paraId="052F8C81" w14:textId="77777777" w:rsidR="009514D8" w:rsidRDefault="00000000">
      <w:pPr>
        <w:pStyle w:val="G"/>
        <w:spacing w:before="156" w:after="156"/>
        <w:ind w:firstLine="480"/>
      </w:pPr>
      <w:r>
        <w:t>1</w:t>
      </w:r>
      <w:r>
        <w:rPr>
          <w:rFonts w:hint="eastAsia"/>
        </w:rPr>
        <w:t>、保证上市公司具有与经营有关的业务体系和相关的独立完整的资产；</w:t>
      </w:r>
    </w:p>
    <w:p w14:paraId="0C2DF115" w14:textId="77777777" w:rsidR="009514D8"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5986594A" w14:textId="77777777" w:rsidR="009514D8" w:rsidRDefault="00000000">
      <w:pPr>
        <w:pStyle w:val="G"/>
        <w:spacing w:before="156" w:after="156"/>
        <w:ind w:firstLine="480"/>
      </w:pPr>
      <w:r>
        <w:rPr>
          <w:rFonts w:hint="eastAsia"/>
        </w:rPr>
        <w:t>三、保证上市公司的财务独立</w:t>
      </w:r>
    </w:p>
    <w:p w14:paraId="121C6199" w14:textId="77777777" w:rsidR="009514D8" w:rsidRDefault="00000000">
      <w:pPr>
        <w:pStyle w:val="G"/>
        <w:spacing w:before="156" w:after="156"/>
        <w:ind w:firstLine="480"/>
      </w:pPr>
      <w:r>
        <w:rPr>
          <w:rFonts w:hint="eastAsia"/>
        </w:rPr>
        <w:t>1</w:t>
      </w:r>
      <w:r>
        <w:rPr>
          <w:rFonts w:hint="eastAsia"/>
        </w:rPr>
        <w:t>、保证上市公司建立独立的财务会计部门和独立的财务核算体系；</w:t>
      </w:r>
    </w:p>
    <w:p w14:paraId="65D8EBC5" w14:textId="77777777" w:rsidR="009514D8"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4DD9BF74" w14:textId="77777777" w:rsidR="009514D8"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3592ABA5" w14:textId="77777777" w:rsidR="009514D8"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56CF9F00" w14:textId="77777777" w:rsidR="009514D8" w:rsidRDefault="00000000">
      <w:pPr>
        <w:pStyle w:val="G"/>
        <w:spacing w:before="156" w:after="156"/>
        <w:ind w:firstLine="480"/>
      </w:pPr>
      <w:r>
        <w:rPr>
          <w:rFonts w:hint="eastAsia"/>
        </w:rPr>
        <w:t>5</w:t>
      </w:r>
      <w:r>
        <w:rPr>
          <w:rFonts w:hint="eastAsia"/>
        </w:rPr>
        <w:t>、保证上市公司及其子公司依法独立纳税。</w:t>
      </w:r>
    </w:p>
    <w:p w14:paraId="76139678" w14:textId="77777777" w:rsidR="009514D8" w:rsidRDefault="00000000">
      <w:pPr>
        <w:pStyle w:val="G"/>
        <w:spacing w:before="156" w:after="156"/>
        <w:ind w:firstLine="480"/>
      </w:pPr>
      <w:r>
        <w:rPr>
          <w:rFonts w:hint="eastAsia"/>
        </w:rPr>
        <w:t>四、保证上市公司机构独立</w:t>
      </w:r>
    </w:p>
    <w:p w14:paraId="688060C5" w14:textId="77777777" w:rsidR="009514D8"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200D440E" w14:textId="77777777" w:rsidR="009514D8"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37F88270" w14:textId="77777777" w:rsidR="009514D8"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53B0C2C0" w14:textId="77777777" w:rsidR="009514D8"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3F2C2534" w14:textId="77777777" w:rsidR="009514D8" w:rsidRDefault="00000000">
      <w:pPr>
        <w:pStyle w:val="G"/>
        <w:spacing w:before="156" w:after="156"/>
        <w:ind w:firstLine="480"/>
      </w:pPr>
      <w:r>
        <w:rPr>
          <w:rFonts w:hint="eastAsia"/>
        </w:rPr>
        <w:t>五、保证上市公司业务独立</w:t>
      </w:r>
    </w:p>
    <w:p w14:paraId="1B9C137C" w14:textId="77777777" w:rsidR="009514D8"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4DA43C7C" w14:textId="77777777" w:rsidR="009514D8"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本公司控制的其他企业避免从事与上市公司主营业务具有实质性同业竟争的业务；</w:t>
      </w:r>
    </w:p>
    <w:p w14:paraId="30B142FB" w14:textId="77777777" w:rsidR="009514D8"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w:t>
      </w:r>
      <w:r>
        <w:rPr>
          <w:rFonts w:hint="eastAsia"/>
        </w:rPr>
        <w:t>,</w:t>
      </w:r>
      <w:r>
        <w:rPr>
          <w:rFonts w:hint="eastAsia"/>
        </w:rPr>
        <w:t>将依法签订协议，并将按照有关法律、法规、上市公司的公司章程等规定，履行必要的法定程序。”</w:t>
      </w:r>
    </w:p>
    <w:p w14:paraId="1B635A2C" w14:textId="77777777" w:rsidR="009514D8" w:rsidRDefault="00000000">
      <w:pPr>
        <w:pStyle w:val="G4"/>
        <w:spacing w:before="234" w:after="234"/>
      </w:pPr>
      <w:bookmarkStart w:id="124" w:name="_Toc46376175"/>
      <w:bookmarkStart w:id="125" w:name="_Toc19174"/>
      <w:bookmarkStart w:id="126" w:name="_Toc28553"/>
      <w:r>
        <w:rPr>
          <w:rFonts w:hint="eastAsia"/>
        </w:rPr>
        <w:t>二、对同业竞争</w:t>
      </w:r>
      <w:bookmarkEnd w:id="124"/>
      <w:r>
        <w:rPr>
          <w:rFonts w:hint="eastAsia"/>
        </w:rPr>
        <w:t>的影响</w:t>
      </w:r>
      <w:bookmarkEnd w:id="125"/>
      <w:bookmarkEnd w:id="126"/>
    </w:p>
    <w:p w14:paraId="4D870C4C" w14:textId="77777777" w:rsidR="009514D8" w:rsidRDefault="00000000">
      <w:pPr>
        <w:pStyle w:val="G"/>
        <w:spacing w:before="156" w:after="156"/>
        <w:ind w:firstLine="480"/>
        <w:jc w:val="both"/>
      </w:pPr>
      <w:bookmarkStart w:id="127"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公司与上市公司均不存在同业竞争。收购人及一致行动人的控股股东、实际控制人控制的企业中，其中湖北芯映光电有限公司专注于第五代显示器件</w:t>
      </w:r>
      <w:proofErr w:type="spellStart"/>
      <w:r>
        <w:rPr>
          <w:rFonts w:hint="eastAsia"/>
        </w:rPr>
        <w:t>Mini&amp;Micro</w:t>
      </w:r>
      <w:proofErr w:type="spellEnd"/>
      <w:r>
        <w:rPr>
          <w:rFonts w:hint="eastAsia"/>
        </w:rPr>
        <w:t xml:space="preserve">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50EF8FEF" w14:textId="77777777" w:rsidR="009514D8"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117192E0" w14:textId="77777777" w:rsidR="009514D8"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4D1C670D" w14:textId="77777777" w:rsidR="009514D8"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55AA4918" w14:textId="77777777" w:rsidR="009514D8"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00C302BA" w14:textId="77777777" w:rsidR="009514D8"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544C475A" w14:textId="77777777" w:rsidR="009514D8"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0D5A20DD" w14:textId="77777777" w:rsidR="009514D8" w:rsidRDefault="00000000">
      <w:pPr>
        <w:pStyle w:val="G4"/>
        <w:spacing w:before="234" w:after="234"/>
      </w:pPr>
      <w:bookmarkStart w:id="128" w:name="_Toc30812"/>
      <w:r>
        <w:rPr>
          <w:rFonts w:hint="eastAsia"/>
        </w:rPr>
        <w:t>三、对关联交易的影响</w:t>
      </w:r>
      <w:bookmarkEnd w:id="127"/>
      <w:bookmarkEnd w:id="128"/>
    </w:p>
    <w:p w14:paraId="55AB8311" w14:textId="77777777" w:rsidR="009514D8"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2FD019A4" w14:textId="77777777" w:rsidR="009514D8" w:rsidRDefault="00000000">
      <w:pPr>
        <w:pStyle w:val="G"/>
        <w:spacing w:before="156" w:after="156"/>
        <w:ind w:firstLine="480"/>
        <w:jc w:val="both"/>
      </w:pPr>
      <w:r>
        <w:rPr>
          <w:rFonts w:hint="eastAsia"/>
        </w:rPr>
        <w:t>汇源通信已在《公司章程》《关联交易管理制度》和《</w:t>
      </w:r>
      <w:hyperlink r:id="rId30" w:anchor="A45B0533FE14CC3E75962E979E04ED4E" w:history="1">
        <w:r>
          <w:rPr>
            <w:rFonts w:hint="eastAsia"/>
          </w:rPr>
          <w:t>独立董事工作制度</w:t>
        </w:r>
      </w:hyperlink>
      <w:r>
        <w:rPr>
          <w:rFonts w:hint="eastAsia"/>
        </w:rPr>
        <w:t>》等制度中就规范关联交易决策程序做出了规定。为保障汇源通信及其股东的合法权益，收购人及其实际控制人、一致行动人已出具《关于减少和规范关联交易的承诺函》，承诺如下：</w:t>
      </w:r>
    </w:p>
    <w:p w14:paraId="5D7462B9" w14:textId="77777777" w:rsidR="009514D8"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r>
        <w:rPr>
          <w:rFonts w:hint="eastAsia"/>
        </w:rPr>
        <w:t>本公司及包括本企业</w:t>
      </w:r>
      <w:r>
        <w:rPr>
          <w:rFonts w:hint="eastAsia"/>
        </w:rPr>
        <w:t>/</w:t>
      </w:r>
      <w:r>
        <w:rPr>
          <w:rFonts w:hint="eastAsia"/>
        </w:rPr>
        <w:t>本人</w:t>
      </w:r>
      <w:r>
        <w:rPr>
          <w:rFonts w:hint="eastAsia"/>
        </w:rPr>
        <w:t>/</w:t>
      </w:r>
      <w:r>
        <w:rPr>
          <w:rFonts w:hint="eastAsia"/>
        </w:rPr>
        <w:t>本公司控股股东、实际控制人等在内的关联方（以下简称“关联方”）与上市公司及其合并报表范围内各级控股公司将尽可能的避免和减少关联交易；</w:t>
      </w:r>
    </w:p>
    <w:p w14:paraId="54FC2B3F" w14:textId="77777777" w:rsidR="009514D8"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按照有关法律法规、规范关规定，履行包括回避表决等合法程序，不通过关联关系谋求特殊的利益，不利用控股股东及实际控制人的地位进行有损上市公司和上市公司其他股东利益、特别是中小股东利益的关联交易；</w:t>
      </w:r>
    </w:p>
    <w:p w14:paraId="6913FA22" w14:textId="77777777" w:rsidR="009514D8" w:rsidRDefault="00000000">
      <w:pPr>
        <w:pStyle w:val="G"/>
        <w:spacing w:before="156" w:after="156"/>
        <w:ind w:firstLine="480"/>
        <w:jc w:val="both"/>
      </w:pPr>
      <w:r>
        <w:rPr>
          <w:rFonts w:hint="eastAsia"/>
        </w:rPr>
        <w:lastRenderedPageBreak/>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3E6FD9EC" w14:textId="77777777" w:rsidR="009514D8"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6407F7F7" w14:textId="77777777" w:rsidR="009514D8"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20C0B8A4" w14:textId="77777777" w:rsidR="009514D8" w:rsidRDefault="00000000">
      <w:pPr>
        <w:pStyle w:val="G2"/>
        <w:spacing w:before="312" w:after="312"/>
      </w:pPr>
      <w:bookmarkStart w:id="129" w:name="_Toc27230"/>
      <w:bookmarkStart w:id="130" w:name="_Toc46376176"/>
      <w:bookmarkStart w:id="131" w:name="_Toc12849"/>
      <w:r>
        <w:rPr>
          <w:rFonts w:hint="eastAsia"/>
        </w:rPr>
        <w:lastRenderedPageBreak/>
        <w:t>第八节</w:t>
      </w:r>
      <w:r>
        <w:t xml:space="preserve"> </w:t>
      </w:r>
      <w:r>
        <w:rPr>
          <w:rFonts w:hint="eastAsia"/>
        </w:rPr>
        <w:t>与上市公司之间的重大交易</w:t>
      </w:r>
      <w:bookmarkEnd w:id="129"/>
      <w:bookmarkEnd w:id="130"/>
      <w:bookmarkEnd w:id="131"/>
    </w:p>
    <w:p w14:paraId="1C78335D" w14:textId="77777777" w:rsidR="009514D8" w:rsidRDefault="00000000">
      <w:pPr>
        <w:pStyle w:val="G4"/>
        <w:spacing w:before="234" w:after="234"/>
      </w:pPr>
      <w:bookmarkStart w:id="132" w:name="_Toc4042"/>
      <w:bookmarkStart w:id="133" w:name="_Toc46376177"/>
      <w:bookmarkStart w:id="134" w:name="_Toc29652"/>
      <w:r>
        <w:rPr>
          <w:rFonts w:hint="eastAsia"/>
        </w:rPr>
        <w:t>一、与上市公司及其子公司之间的交易</w:t>
      </w:r>
      <w:bookmarkEnd w:id="132"/>
      <w:bookmarkEnd w:id="133"/>
      <w:bookmarkEnd w:id="134"/>
    </w:p>
    <w:p w14:paraId="4A572AB6" w14:textId="77777777" w:rsidR="009514D8"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0D0E5D3D" w14:textId="77777777" w:rsidR="009514D8" w:rsidRDefault="00000000">
      <w:pPr>
        <w:pStyle w:val="G4"/>
        <w:spacing w:before="234" w:after="234"/>
      </w:pPr>
      <w:bookmarkStart w:id="135" w:name="_Toc27187"/>
      <w:bookmarkStart w:id="136" w:name="_Toc8322"/>
      <w:bookmarkStart w:id="137" w:name="_Toc46376178"/>
      <w:r>
        <w:rPr>
          <w:rFonts w:hint="eastAsia"/>
        </w:rPr>
        <w:t>二、与上市公司的董事、高级管理人员之间的交易</w:t>
      </w:r>
      <w:bookmarkEnd w:id="135"/>
      <w:bookmarkEnd w:id="136"/>
      <w:bookmarkEnd w:id="137"/>
    </w:p>
    <w:p w14:paraId="7B1BADD2" w14:textId="77777777" w:rsidR="009514D8"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6FE8481F" w14:textId="77777777" w:rsidR="009514D8"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3D23D09D" w14:textId="77777777" w:rsidR="009514D8" w:rsidRDefault="00000000">
      <w:pPr>
        <w:pStyle w:val="G4"/>
        <w:spacing w:before="234" w:after="234"/>
      </w:pPr>
      <w:bookmarkStart w:id="138" w:name="_Toc46376179"/>
      <w:bookmarkStart w:id="139" w:name="_Toc3136"/>
      <w:bookmarkStart w:id="140" w:name="_Toc31556"/>
      <w:r>
        <w:rPr>
          <w:rFonts w:hint="eastAsia"/>
        </w:rPr>
        <w:t>三、对拟更换上市公司董事、高级管理人员的补偿或类似安排</w:t>
      </w:r>
      <w:bookmarkEnd w:id="138"/>
      <w:bookmarkEnd w:id="139"/>
      <w:bookmarkEnd w:id="140"/>
    </w:p>
    <w:p w14:paraId="2206DA8C" w14:textId="77777777" w:rsidR="009514D8"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7BFAF995" w14:textId="77777777" w:rsidR="009514D8" w:rsidRDefault="00000000">
      <w:pPr>
        <w:pStyle w:val="G4"/>
        <w:spacing w:before="234" w:after="234"/>
      </w:pPr>
      <w:bookmarkStart w:id="141" w:name="_Toc9782"/>
      <w:bookmarkStart w:id="142" w:name="_Toc24584"/>
      <w:bookmarkStart w:id="143" w:name="_Toc46376180"/>
      <w:r>
        <w:rPr>
          <w:rFonts w:hint="eastAsia"/>
        </w:rPr>
        <w:t>四、对上市公司有重大影响的其他正在签署或者谈判的合同、默契或者安排</w:t>
      </w:r>
      <w:bookmarkEnd w:id="141"/>
      <w:bookmarkEnd w:id="142"/>
      <w:bookmarkEnd w:id="143"/>
    </w:p>
    <w:p w14:paraId="6645C954" w14:textId="77777777" w:rsidR="009514D8"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1E4993A1" w14:textId="77777777" w:rsidR="009514D8" w:rsidRDefault="00000000">
      <w:pPr>
        <w:pStyle w:val="G2"/>
        <w:spacing w:before="312" w:after="312"/>
      </w:pPr>
      <w:bookmarkStart w:id="144" w:name="_Toc6885"/>
      <w:bookmarkStart w:id="145" w:name="_Toc3478"/>
      <w:bookmarkStart w:id="146" w:name="_Toc46376181"/>
      <w:r>
        <w:rPr>
          <w:rFonts w:hint="eastAsia"/>
        </w:rPr>
        <w:lastRenderedPageBreak/>
        <w:t>第九节</w:t>
      </w:r>
      <w:r>
        <w:t xml:space="preserve"> </w:t>
      </w:r>
      <w:r>
        <w:rPr>
          <w:rFonts w:hint="eastAsia"/>
        </w:rPr>
        <w:t>前六个月内买卖上市交易股份的情况</w:t>
      </w:r>
      <w:bookmarkEnd w:id="144"/>
      <w:bookmarkEnd w:id="145"/>
      <w:bookmarkEnd w:id="146"/>
    </w:p>
    <w:p w14:paraId="07B1417D" w14:textId="77777777" w:rsidR="009514D8" w:rsidRDefault="00000000">
      <w:pPr>
        <w:pStyle w:val="G4"/>
        <w:spacing w:before="234" w:after="234"/>
      </w:pPr>
      <w:bookmarkStart w:id="147" w:name="_Toc101"/>
      <w:bookmarkStart w:id="148" w:name="_Toc27763"/>
      <w:bookmarkStart w:id="149" w:name="_Toc6595"/>
      <w:bookmarkStart w:id="150" w:name="_Toc46376182"/>
      <w:r>
        <w:rPr>
          <w:rFonts w:hint="eastAsia"/>
        </w:rPr>
        <w:t>一、收购人及一致行动人前</w:t>
      </w:r>
      <w:r>
        <w:rPr>
          <w:rFonts w:hint="eastAsia"/>
        </w:rPr>
        <w:t>6</w:t>
      </w:r>
      <w:r>
        <w:rPr>
          <w:rFonts w:hint="eastAsia"/>
        </w:rPr>
        <w:t>个月内买卖上市公司股份的情况</w:t>
      </w:r>
      <w:bookmarkEnd w:id="147"/>
      <w:bookmarkEnd w:id="148"/>
      <w:bookmarkEnd w:id="149"/>
      <w:bookmarkEnd w:id="150"/>
    </w:p>
    <w:p w14:paraId="3629FC27" w14:textId="77777777" w:rsidR="009514D8"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03BB304D" w14:textId="77777777" w:rsidR="009514D8" w:rsidRDefault="00000000">
      <w:pPr>
        <w:pStyle w:val="G4"/>
        <w:spacing w:before="234" w:after="234"/>
      </w:pPr>
      <w:bookmarkStart w:id="151" w:name="_Toc21607"/>
      <w:bookmarkStart w:id="152" w:name="_Toc4863"/>
      <w:bookmarkStart w:id="153" w:name="_Toc46376183"/>
      <w:bookmarkStart w:id="154" w:name="_Toc30818"/>
      <w:r>
        <w:rPr>
          <w:rFonts w:hint="eastAsia"/>
        </w:rPr>
        <w:t>二、收购人及一致行动人的董事、监事、高级管理人员及其直系亲属买卖上市公司股份的情况</w:t>
      </w:r>
      <w:bookmarkEnd w:id="151"/>
      <w:bookmarkEnd w:id="152"/>
      <w:bookmarkEnd w:id="153"/>
      <w:bookmarkEnd w:id="154"/>
    </w:p>
    <w:p w14:paraId="3F389C11" w14:textId="77777777" w:rsidR="009514D8"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79C80473" w14:textId="77777777" w:rsidR="009514D8" w:rsidRDefault="009514D8">
      <w:pPr>
        <w:pStyle w:val="G"/>
        <w:spacing w:before="156" w:after="156"/>
        <w:ind w:firstLine="480"/>
        <w:jc w:val="both"/>
      </w:pPr>
    </w:p>
    <w:p w14:paraId="095FAC89" w14:textId="77777777" w:rsidR="009514D8" w:rsidRDefault="00000000">
      <w:pPr>
        <w:pStyle w:val="G2"/>
        <w:spacing w:before="312" w:after="312"/>
      </w:pPr>
      <w:bookmarkStart w:id="155" w:name="_Toc25725"/>
      <w:bookmarkStart w:id="156" w:name="_Toc16847"/>
      <w:bookmarkStart w:id="157" w:name="_Toc46436189"/>
      <w:bookmarkStart w:id="158" w:name="_Toc46376184"/>
      <w:bookmarkStart w:id="159" w:name="_Toc46376190"/>
      <w:r>
        <w:rPr>
          <w:rFonts w:hint="eastAsia"/>
        </w:rPr>
        <w:lastRenderedPageBreak/>
        <w:t>第十节</w:t>
      </w:r>
      <w:r>
        <w:rPr>
          <w:rFonts w:hint="eastAsia"/>
        </w:rPr>
        <w:t xml:space="preserve"> </w:t>
      </w:r>
      <w:r>
        <w:rPr>
          <w:rFonts w:hint="eastAsia"/>
        </w:rPr>
        <w:t>收购人的财务资料</w:t>
      </w:r>
      <w:bookmarkEnd w:id="155"/>
      <w:bookmarkEnd w:id="156"/>
      <w:bookmarkEnd w:id="157"/>
      <w:bookmarkEnd w:id="158"/>
    </w:p>
    <w:p w14:paraId="366AC7E1" w14:textId="77777777" w:rsidR="009514D8" w:rsidRDefault="00000000">
      <w:pPr>
        <w:pStyle w:val="G4"/>
        <w:spacing w:before="234" w:after="234"/>
      </w:pPr>
      <w:bookmarkStart w:id="160" w:name="_Toc31594"/>
      <w:r>
        <w:rPr>
          <w:rFonts w:hint="eastAsia"/>
        </w:rPr>
        <w:t>一、收购人最近三年的财务资料</w:t>
      </w:r>
      <w:bookmarkEnd w:id="160"/>
    </w:p>
    <w:p w14:paraId="3982E0D9" w14:textId="77777777" w:rsidR="009514D8"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6CF8C410" w14:textId="77777777" w:rsidR="009514D8"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1E8694D9" w14:textId="77777777" w:rsidR="009514D8"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日，截至本报告书签署日，尚未实际开展经营活动，因此暂无最近三年的相关财务数据。</w:t>
      </w:r>
    </w:p>
    <w:p w14:paraId="2C09060D" w14:textId="77777777" w:rsidR="009514D8" w:rsidRDefault="00000000">
      <w:pPr>
        <w:pStyle w:val="G"/>
        <w:spacing w:before="156" w:after="156"/>
        <w:ind w:firstLine="480"/>
        <w:jc w:val="both"/>
      </w:pPr>
      <w:r>
        <w:rPr>
          <w:rFonts w:hint="eastAsia"/>
        </w:rPr>
        <w:t>收购人的实际控制人李红星先生为自然人，不涉及财务数据。</w:t>
      </w:r>
    </w:p>
    <w:p w14:paraId="7139E38E" w14:textId="77777777" w:rsidR="009514D8" w:rsidRDefault="00000000">
      <w:pPr>
        <w:pStyle w:val="G4"/>
        <w:spacing w:before="234" w:after="234"/>
      </w:pPr>
      <w:bookmarkStart w:id="161" w:name="_Toc17431"/>
      <w:r>
        <w:rPr>
          <w:rFonts w:hint="eastAsia"/>
        </w:rPr>
        <w:t>二、一致行动人最近三年的财务资料</w:t>
      </w:r>
      <w:bookmarkEnd w:id="161"/>
    </w:p>
    <w:p w14:paraId="54DBBFB0" w14:textId="77777777" w:rsidR="009514D8"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号标准无保留意见审计报告。鼎耘科技</w:t>
      </w:r>
      <w:r>
        <w:t>最近三年的财务报表情况如下：</w:t>
      </w:r>
    </w:p>
    <w:p w14:paraId="0D559B95" w14:textId="77777777" w:rsidR="009514D8" w:rsidRDefault="00000000">
      <w:pPr>
        <w:pStyle w:val="G1"/>
        <w:spacing w:before="156" w:after="156"/>
        <w:ind w:firstLine="482"/>
      </w:pPr>
      <w:r>
        <w:rPr>
          <w:rFonts w:hint="eastAsia"/>
        </w:rPr>
        <w:t>1</w:t>
      </w:r>
      <w:r>
        <w:rPr>
          <w:rFonts w:hint="eastAsia"/>
        </w:rPr>
        <w:t>、资产负债表</w:t>
      </w:r>
    </w:p>
    <w:p w14:paraId="283E5209" w14:textId="77777777" w:rsidR="009514D8"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23"/>
        <w:gridCol w:w="1933"/>
        <w:gridCol w:w="1933"/>
        <w:gridCol w:w="1933"/>
      </w:tblGrid>
      <w:tr w:rsidR="009514D8" w14:paraId="5EA80535" w14:textId="77777777">
        <w:trPr>
          <w:trHeight w:val="397"/>
          <w:tblHeader/>
          <w:jc w:val="center"/>
        </w:trPr>
        <w:tc>
          <w:tcPr>
            <w:tcW w:w="1598" w:type="pct"/>
            <w:vAlign w:val="center"/>
          </w:tcPr>
          <w:p w14:paraId="79DDF1DE" w14:textId="77777777" w:rsidR="009514D8" w:rsidRDefault="00000000">
            <w:pPr>
              <w:pStyle w:val="G3"/>
              <w:jc w:val="center"/>
              <w:rPr>
                <w:b/>
                <w:bCs/>
              </w:rPr>
            </w:pPr>
            <w:r>
              <w:rPr>
                <w:rFonts w:hint="eastAsia"/>
                <w:b/>
                <w:bCs/>
              </w:rPr>
              <w:t>项目</w:t>
            </w:r>
          </w:p>
        </w:tc>
        <w:tc>
          <w:tcPr>
            <w:tcW w:w="1134" w:type="pct"/>
            <w:vAlign w:val="center"/>
          </w:tcPr>
          <w:p w14:paraId="5294C03E" w14:textId="77777777" w:rsidR="009514D8"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2F9FE843" w14:textId="77777777" w:rsidR="009514D8" w:rsidRDefault="00000000">
            <w:pPr>
              <w:pStyle w:val="G3"/>
              <w:jc w:val="center"/>
              <w:rPr>
                <w:b/>
                <w:bCs/>
              </w:rPr>
            </w:pPr>
            <w:r>
              <w:rPr>
                <w:rFonts w:hint="eastAsia"/>
                <w:b/>
                <w:bCs/>
              </w:rPr>
              <w:t>2023.</w:t>
            </w:r>
            <w:r>
              <w:rPr>
                <w:b/>
                <w:bCs/>
              </w:rPr>
              <w:t>12.31</w:t>
            </w:r>
          </w:p>
        </w:tc>
        <w:tc>
          <w:tcPr>
            <w:tcW w:w="1134" w:type="pct"/>
            <w:vAlign w:val="center"/>
          </w:tcPr>
          <w:p w14:paraId="249E0EBC" w14:textId="77777777" w:rsidR="009514D8" w:rsidRDefault="00000000">
            <w:pPr>
              <w:pStyle w:val="G3"/>
              <w:jc w:val="center"/>
              <w:rPr>
                <w:b/>
                <w:bCs/>
              </w:rPr>
            </w:pPr>
            <w:r>
              <w:rPr>
                <w:rFonts w:hint="eastAsia"/>
                <w:b/>
                <w:bCs/>
              </w:rPr>
              <w:t>2022.</w:t>
            </w:r>
            <w:r>
              <w:rPr>
                <w:b/>
                <w:bCs/>
              </w:rPr>
              <w:t>12.31</w:t>
            </w:r>
          </w:p>
        </w:tc>
      </w:tr>
      <w:tr w:rsidR="009514D8" w14:paraId="5A7C25ED" w14:textId="77777777">
        <w:trPr>
          <w:trHeight w:val="397"/>
          <w:jc w:val="center"/>
        </w:trPr>
        <w:tc>
          <w:tcPr>
            <w:tcW w:w="1598" w:type="pct"/>
            <w:vAlign w:val="center"/>
          </w:tcPr>
          <w:p w14:paraId="6EDCA3F5" w14:textId="77777777" w:rsidR="009514D8" w:rsidRDefault="00000000">
            <w:pPr>
              <w:pStyle w:val="G3"/>
            </w:pPr>
            <w:r>
              <w:rPr>
                <w:rFonts w:hint="eastAsia"/>
              </w:rPr>
              <w:t>流动资产：</w:t>
            </w:r>
          </w:p>
        </w:tc>
        <w:tc>
          <w:tcPr>
            <w:tcW w:w="1134" w:type="pct"/>
            <w:vAlign w:val="center"/>
          </w:tcPr>
          <w:p w14:paraId="218AE8D0" w14:textId="77777777" w:rsidR="009514D8" w:rsidRDefault="009514D8">
            <w:pPr>
              <w:pStyle w:val="G3"/>
              <w:jc w:val="right"/>
              <w:rPr>
                <w:highlight w:val="yellow"/>
              </w:rPr>
            </w:pPr>
          </w:p>
        </w:tc>
        <w:tc>
          <w:tcPr>
            <w:tcW w:w="1134" w:type="pct"/>
            <w:vAlign w:val="center"/>
          </w:tcPr>
          <w:p w14:paraId="6912424F" w14:textId="77777777" w:rsidR="009514D8" w:rsidRDefault="009514D8">
            <w:pPr>
              <w:pStyle w:val="G3"/>
              <w:jc w:val="right"/>
            </w:pPr>
          </w:p>
        </w:tc>
        <w:tc>
          <w:tcPr>
            <w:tcW w:w="1134" w:type="pct"/>
            <w:vAlign w:val="center"/>
          </w:tcPr>
          <w:p w14:paraId="7C86CD3A" w14:textId="77777777" w:rsidR="009514D8" w:rsidRDefault="009514D8">
            <w:pPr>
              <w:pStyle w:val="G3"/>
              <w:jc w:val="right"/>
              <w:rPr>
                <w:highlight w:val="yellow"/>
              </w:rPr>
            </w:pPr>
          </w:p>
        </w:tc>
      </w:tr>
      <w:tr w:rsidR="009514D8" w14:paraId="72670E79" w14:textId="77777777">
        <w:trPr>
          <w:trHeight w:val="397"/>
          <w:jc w:val="center"/>
        </w:trPr>
        <w:tc>
          <w:tcPr>
            <w:tcW w:w="1598" w:type="pct"/>
            <w:vAlign w:val="center"/>
          </w:tcPr>
          <w:p w14:paraId="67C7D8AD" w14:textId="77777777" w:rsidR="009514D8" w:rsidRDefault="00000000">
            <w:pPr>
              <w:pStyle w:val="G3"/>
            </w:pPr>
            <w:r>
              <w:rPr>
                <w:rFonts w:hint="eastAsia"/>
                <w:sz w:val="20"/>
                <w:szCs w:val="20"/>
              </w:rPr>
              <w:t>货币资金</w:t>
            </w:r>
          </w:p>
        </w:tc>
        <w:tc>
          <w:tcPr>
            <w:tcW w:w="1134" w:type="pct"/>
            <w:vAlign w:val="center"/>
          </w:tcPr>
          <w:p w14:paraId="78D04E0B" w14:textId="77777777" w:rsidR="009514D8" w:rsidRDefault="00000000">
            <w:pPr>
              <w:pStyle w:val="G3"/>
              <w:jc w:val="right"/>
            </w:pPr>
            <w:r>
              <w:rPr>
                <w:sz w:val="20"/>
                <w:szCs w:val="20"/>
              </w:rPr>
              <w:t>2,829,193.25</w:t>
            </w:r>
          </w:p>
        </w:tc>
        <w:tc>
          <w:tcPr>
            <w:tcW w:w="1134" w:type="pct"/>
            <w:vAlign w:val="center"/>
          </w:tcPr>
          <w:p w14:paraId="6A4EFD18" w14:textId="77777777" w:rsidR="009514D8" w:rsidRDefault="00000000">
            <w:pPr>
              <w:pStyle w:val="G3"/>
              <w:jc w:val="right"/>
            </w:pPr>
            <w:r>
              <w:rPr>
                <w:sz w:val="20"/>
                <w:szCs w:val="20"/>
              </w:rPr>
              <w:t>1,614,970.71</w:t>
            </w:r>
          </w:p>
        </w:tc>
        <w:tc>
          <w:tcPr>
            <w:tcW w:w="1134" w:type="pct"/>
            <w:vAlign w:val="center"/>
          </w:tcPr>
          <w:p w14:paraId="735080B8" w14:textId="77777777" w:rsidR="009514D8" w:rsidRDefault="00000000">
            <w:pPr>
              <w:pStyle w:val="G3"/>
              <w:jc w:val="right"/>
            </w:pPr>
            <w:r>
              <w:rPr>
                <w:sz w:val="20"/>
                <w:szCs w:val="20"/>
              </w:rPr>
              <w:t>19,041,616.60</w:t>
            </w:r>
          </w:p>
        </w:tc>
      </w:tr>
      <w:tr w:rsidR="009514D8" w14:paraId="28250FC9" w14:textId="77777777">
        <w:trPr>
          <w:trHeight w:val="397"/>
          <w:jc w:val="center"/>
        </w:trPr>
        <w:tc>
          <w:tcPr>
            <w:tcW w:w="1598" w:type="pct"/>
            <w:vAlign w:val="center"/>
          </w:tcPr>
          <w:p w14:paraId="76A32CEB" w14:textId="77777777" w:rsidR="009514D8" w:rsidRDefault="00000000">
            <w:pPr>
              <w:pStyle w:val="G3"/>
            </w:pPr>
            <w:r>
              <w:rPr>
                <w:rFonts w:hint="eastAsia"/>
                <w:sz w:val="20"/>
                <w:szCs w:val="20"/>
              </w:rPr>
              <w:t>交易性金融资产</w:t>
            </w:r>
          </w:p>
        </w:tc>
        <w:tc>
          <w:tcPr>
            <w:tcW w:w="1134" w:type="pct"/>
            <w:vAlign w:val="center"/>
          </w:tcPr>
          <w:p w14:paraId="6CFF220A" w14:textId="77777777" w:rsidR="009514D8" w:rsidRDefault="00000000">
            <w:pPr>
              <w:pStyle w:val="G3"/>
              <w:jc w:val="right"/>
            </w:pPr>
            <w:r>
              <w:rPr>
                <w:sz w:val="20"/>
                <w:szCs w:val="20"/>
              </w:rPr>
              <w:t>86,522,525.07</w:t>
            </w:r>
          </w:p>
        </w:tc>
        <w:tc>
          <w:tcPr>
            <w:tcW w:w="1134" w:type="pct"/>
            <w:vAlign w:val="center"/>
          </w:tcPr>
          <w:p w14:paraId="12C9BE6A" w14:textId="77777777" w:rsidR="009514D8" w:rsidRDefault="00000000">
            <w:pPr>
              <w:pStyle w:val="G3"/>
              <w:jc w:val="right"/>
            </w:pPr>
            <w:r>
              <w:rPr>
                <w:sz w:val="20"/>
                <w:szCs w:val="20"/>
              </w:rPr>
              <w:t>131,930,191.07</w:t>
            </w:r>
          </w:p>
        </w:tc>
        <w:tc>
          <w:tcPr>
            <w:tcW w:w="1134" w:type="pct"/>
            <w:vAlign w:val="center"/>
          </w:tcPr>
          <w:p w14:paraId="609AA7D2" w14:textId="77777777" w:rsidR="009514D8" w:rsidRDefault="00000000">
            <w:pPr>
              <w:pStyle w:val="G3"/>
              <w:jc w:val="right"/>
            </w:pPr>
            <w:r>
              <w:rPr>
                <w:sz w:val="20"/>
                <w:szCs w:val="20"/>
              </w:rPr>
              <w:t>300.07</w:t>
            </w:r>
          </w:p>
        </w:tc>
      </w:tr>
      <w:tr w:rsidR="009514D8" w14:paraId="0A667C22" w14:textId="77777777">
        <w:trPr>
          <w:trHeight w:val="397"/>
          <w:jc w:val="center"/>
        </w:trPr>
        <w:tc>
          <w:tcPr>
            <w:tcW w:w="1598" w:type="pct"/>
            <w:vAlign w:val="center"/>
          </w:tcPr>
          <w:p w14:paraId="30DB6C76" w14:textId="77777777" w:rsidR="009514D8" w:rsidRDefault="00000000">
            <w:pPr>
              <w:pStyle w:val="G3"/>
            </w:pPr>
            <w:r>
              <w:rPr>
                <w:rFonts w:hint="eastAsia"/>
                <w:sz w:val="20"/>
                <w:szCs w:val="20"/>
              </w:rPr>
              <w:t>预付款项</w:t>
            </w:r>
          </w:p>
        </w:tc>
        <w:tc>
          <w:tcPr>
            <w:tcW w:w="1134" w:type="pct"/>
            <w:vAlign w:val="center"/>
          </w:tcPr>
          <w:p w14:paraId="6CDCA78F" w14:textId="77777777" w:rsidR="009514D8" w:rsidRDefault="00000000">
            <w:pPr>
              <w:pStyle w:val="G3"/>
              <w:jc w:val="right"/>
            </w:pPr>
            <w:r>
              <w:rPr>
                <w:sz w:val="20"/>
                <w:szCs w:val="20"/>
              </w:rPr>
              <w:t>288,611.92</w:t>
            </w:r>
          </w:p>
        </w:tc>
        <w:tc>
          <w:tcPr>
            <w:tcW w:w="1134" w:type="pct"/>
            <w:vAlign w:val="center"/>
          </w:tcPr>
          <w:p w14:paraId="6814F7BB" w14:textId="77777777" w:rsidR="009514D8" w:rsidRDefault="00000000">
            <w:pPr>
              <w:pStyle w:val="G3"/>
              <w:jc w:val="right"/>
            </w:pPr>
            <w:r>
              <w:rPr>
                <w:sz w:val="20"/>
                <w:szCs w:val="20"/>
              </w:rPr>
              <w:t>372,641.13</w:t>
            </w:r>
          </w:p>
        </w:tc>
        <w:tc>
          <w:tcPr>
            <w:tcW w:w="1134" w:type="pct"/>
            <w:vAlign w:val="center"/>
          </w:tcPr>
          <w:p w14:paraId="0770B899" w14:textId="77777777" w:rsidR="009514D8" w:rsidRDefault="00000000">
            <w:pPr>
              <w:pStyle w:val="G3"/>
              <w:jc w:val="right"/>
              <w:rPr>
                <w:highlight w:val="yellow"/>
              </w:rPr>
            </w:pPr>
            <w:r>
              <w:rPr>
                <w:sz w:val="20"/>
                <w:szCs w:val="20"/>
              </w:rPr>
              <w:t>-</w:t>
            </w:r>
          </w:p>
        </w:tc>
      </w:tr>
      <w:tr w:rsidR="009514D8" w14:paraId="6EB6A2EC" w14:textId="77777777">
        <w:trPr>
          <w:trHeight w:val="397"/>
          <w:jc w:val="center"/>
        </w:trPr>
        <w:tc>
          <w:tcPr>
            <w:tcW w:w="1598" w:type="pct"/>
            <w:vAlign w:val="center"/>
          </w:tcPr>
          <w:p w14:paraId="18B4E0D2" w14:textId="77777777" w:rsidR="009514D8" w:rsidRDefault="00000000">
            <w:pPr>
              <w:pStyle w:val="G3"/>
            </w:pPr>
            <w:r>
              <w:rPr>
                <w:rFonts w:hint="eastAsia"/>
                <w:sz w:val="20"/>
                <w:szCs w:val="20"/>
              </w:rPr>
              <w:t>其他应收款</w:t>
            </w:r>
          </w:p>
        </w:tc>
        <w:tc>
          <w:tcPr>
            <w:tcW w:w="1134" w:type="pct"/>
            <w:vAlign w:val="center"/>
          </w:tcPr>
          <w:p w14:paraId="6E21A22A" w14:textId="77777777" w:rsidR="009514D8" w:rsidRDefault="00000000">
            <w:pPr>
              <w:pStyle w:val="G3"/>
              <w:jc w:val="right"/>
            </w:pPr>
            <w:r>
              <w:rPr>
                <w:sz w:val="20"/>
                <w:szCs w:val="20"/>
              </w:rPr>
              <w:t>143,204,248.42</w:t>
            </w:r>
          </w:p>
        </w:tc>
        <w:tc>
          <w:tcPr>
            <w:tcW w:w="1134" w:type="pct"/>
            <w:vAlign w:val="center"/>
          </w:tcPr>
          <w:p w14:paraId="1B572936" w14:textId="77777777" w:rsidR="009514D8" w:rsidRDefault="00000000">
            <w:pPr>
              <w:pStyle w:val="G3"/>
              <w:jc w:val="right"/>
            </w:pPr>
            <w:r>
              <w:rPr>
                <w:sz w:val="20"/>
                <w:szCs w:val="20"/>
              </w:rPr>
              <w:t>149,050,123.30</w:t>
            </w:r>
          </w:p>
        </w:tc>
        <w:tc>
          <w:tcPr>
            <w:tcW w:w="1134" w:type="pct"/>
            <w:vAlign w:val="center"/>
          </w:tcPr>
          <w:p w14:paraId="79D4AB25" w14:textId="77777777" w:rsidR="009514D8" w:rsidRDefault="00000000">
            <w:pPr>
              <w:pStyle w:val="G3"/>
              <w:jc w:val="right"/>
              <w:rPr>
                <w:highlight w:val="yellow"/>
              </w:rPr>
            </w:pPr>
            <w:r>
              <w:rPr>
                <w:sz w:val="20"/>
                <w:szCs w:val="20"/>
              </w:rPr>
              <w:t>217,871,652.22</w:t>
            </w:r>
          </w:p>
        </w:tc>
      </w:tr>
      <w:tr w:rsidR="009514D8" w14:paraId="335CEA7D" w14:textId="77777777">
        <w:trPr>
          <w:trHeight w:val="397"/>
          <w:jc w:val="center"/>
        </w:trPr>
        <w:tc>
          <w:tcPr>
            <w:tcW w:w="1598" w:type="pct"/>
            <w:vAlign w:val="center"/>
          </w:tcPr>
          <w:p w14:paraId="6F953AEE" w14:textId="77777777" w:rsidR="009514D8" w:rsidRDefault="00000000">
            <w:pPr>
              <w:pStyle w:val="G3"/>
            </w:pPr>
            <w:r>
              <w:rPr>
                <w:rFonts w:hint="eastAsia"/>
                <w:b/>
                <w:bCs/>
                <w:sz w:val="20"/>
                <w:szCs w:val="20"/>
              </w:rPr>
              <w:t>流动资产合计</w:t>
            </w:r>
          </w:p>
        </w:tc>
        <w:tc>
          <w:tcPr>
            <w:tcW w:w="1134" w:type="pct"/>
            <w:vAlign w:val="center"/>
          </w:tcPr>
          <w:p w14:paraId="4B02BEC3" w14:textId="77777777" w:rsidR="009514D8" w:rsidRDefault="00000000">
            <w:pPr>
              <w:pStyle w:val="G3"/>
              <w:jc w:val="right"/>
              <w:rPr>
                <w:highlight w:val="yellow"/>
              </w:rPr>
            </w:pPr>
            <w:r>
              <w:rPr>
                <w:b/>
                <w:bCs/>
                <w:sz w:val="20"/>
                <w:szCs w:val="20"/>
              </w:rPr>
              <w:t>232,844,578.66</w:t>
            </w:r>
          </w:p>
        </w:tc>
        <w:tc>
          <w:tcPr>
            <w:tcW w:w="1134" w:type="pct"/>
            <w:vAlign w:val="center"/>
          </w:tcPr>
          <w:p w14:paraId="435D13E2" w14:textId="77777777" w:rsidR="009514D8" w:rsidRDefault="00000000">
            <w:pPr>
              <w:pStyle w:val="G3"/>
              <w:jc w:val="right"/>
            </w:pPr>
            <w:r>
              <w:rPr>
                <w:b/>
                <w:bCs/>
                <w:sz w:val="20"/>
                <w:szCs w:val="20"/>
              </w:rPr>
              <w:t>282,967,926.21</w:t>
            </w:r>
          </w:p>
        </w:tc>
        <w:tc>
          <w:tcPr>
            <w:tcW w:w="1134" w:type="pct"/>
            <w:vAlign w:val="center"/>
          </w:tcPr>
          <w:p w14:paraId="64D0A528" w14:textId="77777777" w:rsidR="009514D8" w:rsidRDefault="00000000">
            <w:pPr>
              <w:pStyle w:val="G3"/>
              <w:jc w:val="right"/>
            </w:pPr>
            <w:r>
              <w:rPr>
                <w:b/>
                <w:bCs/>
                <w:sz w:val="20"/>
                <w:szCs w:val="20"/>
              </w:rPr>
              <w:t>236,913,568.89</w:t>
            </w:r>
          </w:p>
        </w:tc>
      </w:tr>
      <w:tr w:rsidR="009514D8" w14:paraId="0C45AAAE" w14:textId="77777777">
        <w:trPr>
          <w:trHeight w:val="397"/>
          <w:jc w:val="center"/>
        </w:trPr>
        <w:tc>
          <w:tcPr>
            <w:tcW w:w="1598" w:type="pct"/>
            <w:vAlign w:val="center"/>
          </w:tcPr>
          <w:p w14:paraId="0E9C9A06" w14:textId="77777777" w:rsidR="009514D8" w:rsidRDefault="00000000">
            <w:pPr>
              <w:pStyle w:val="G3"/>
            </w:pPr>
            <w:r>
              <w:rPr>
                <w:rFonts w:hint="eastAsia"/>
                <w:sz w:val="20"/>
                <w:szCs w:val="20"/>
              </w:rPr>
              <w:t>非流动资产：</w:t>
            </w:r>
          </w:p>
        </w:tc>
        <w:tc>
          <w:tcPr>
            <w:tcW w:w="1134" w:type="pct"/>
            <w:vAlign w:val="center"/>
          </w:tcPr>
          <w:p w14:paraId="28CD9F23" w14:textId="77777777" w:rsidR="009514D8" w:rsidRDefault="00000000">
            <w:pPr>
              <w:pStyle w:val="G3"/>
              <w:jc w:val="right"/>
            </w:pPr>
            <w:r>
              <w:rPr>
                <w:sz w:val="20"/>
                <w:szCs w:val="20"/>
              </w:rPr>
              <w:t xml:space="preserve">　</w:t>
            </w:r>
          </w:p>
        </w:tc>
        <w:tc>
          <w:tcPr>
            <w:tcW w:w="1134" w:type="pct"/>
            <w:vAlign w:val="center"/>
          </w:tcPr>
          <w:p w14:paraId="735EDC13" w14:textId="77777777" w:rsidR="009514D8" w:rsidRDefault="00000000">
            <w:pPr>
              <w:pStyle w:val="G3"/>
              <w:jc w:val="right"/>
            </w:pPr>
            <w:r>
              <w:rPr>
                <w:sz w:val="20"/>
                <w:szCs w:val="20"/>
              </w:rPr>
              <w:t xml:space="preserve">　</w:t>
            </w:r>
          </w:p>
        </w:tc>
        <w:tc>
          <w:tcPr>
            <w:tcW w:w="1134" w:type="pct"/>
            <w:vAlign w:val="center"/>
          </w:tcPr>
          <w:p w14:paraId="192DC75B" w14:textId="77777777" w:rsidR="009514D8" w:rsidRDefault="00000000">
            <w:pPr>
              <w:pStyle w:val="G3"/>
              <w:jc w:val="right"/>
            </w:pPr>
            <w:r>
              <w:rPr>
                <w:sz w:val="20"/>
                <w:szCs w:val="20"/>
              </w:rPr>
              <w:t xml:space="preserve">　</w:t>
            </w:r>
          </w:p>
        </w:tc>
      </w:tr>
      <w:tr w:rsidR="009514D8" w14:paraId="714CFF6B" w14:textId="77777777">
        <w:trPr>
          <w:trHeight w:val="397"/>
          <w:jc w:val="center"/>
        </w:trPr>
        <w:tc>
          <w:tcPr>
            <w:tcW w:w="1598" w:type="pct"/>
            <w:vAlign w:val="center"/>
          </w:tcPr>
          <w:p w14:paraId="67B186A9" w14:textId="77777777" w:rsidR="009514D8" w:rsidRDefault="00000000">
            <w:pPr>
              <w:pStyle w:val="G3"/>
            </w:pPr>
            <w:r>
              <w:rPr>
                <w:rFonts w:hint="eastAsia"/>
                <w:sz w:val="20"/>
                <w:szCs w:val="20"/>
              </w:rPr>
              <w:t>长期股权投资</w:t>
            </w:r>
          </w:p>
        </w:tc>
        <w:tc>
          <w:tcPr>
            <w:tcW w:w="1134" w:type="pct"/>
            <w:vAlign w:val="center"/>
          </w:tcPr>
          <w:p w14:paraId="2087FD1A" w14:textId="77777777" w:rsidR="009514D8" w:rsidRDefault="00000000">
            <w:pPr>
              <w:pStyle w:val="G3"/>
              <w:jc w:val="right"/>
            </w:pPr>
            <w:r>
              <w:rPr>
                <w:sz w:val="20"/>
                <w:szCs w:val="20"/>
              </w:rPr>
              <w:t>325,795,187.15</w:t>
            </w:r>
          </w:p>
        </w:tc>
        <w:tc>
          <w:tcPr>
            <w:tcW w:w="1134" w:type="pct"/>
            <w:vAlign w:val="center"/>
          </w:tcPr>
          <w:p w14:paraId="1C05A404" w14:textId="77777777" w:rsidR="009514D8" w:rsidRDefault="00000000">
            <w:pPr>
              <w:pStyle w:val="G3"/>
              <w:jc w:val="right"/>
            </w:pPr>
            <w:r>
              <w:rPr>
                <w:sz w:val="20"/>
                <w:szCs w:val="20"/>
              </w:rPr>
              <w:t>368,325,244.41</w:t>
            </w:r>
          </w:p>
        </w:tc>
        <w:tc>
          <w:tcPr>
            <w:tcW w:w="1134" w:type="pct"/>
            <w:vAlign w:val="center"/>
          </w:tcPr>
          <w:p w14:paraId="1F71F191" w14:textId="77777777" w:rsidR="009514D8" w:rsidRDefault="00000000">
            <w:pPr>
              <w:pStyle w:val="G3"/>
              <w:jc w:val="right"/>
            </w:pPr>
            <w:r>
              <w:rPr>
                <w:sz w:val="20"/>
                <w:szCs w:val="20"/>
              </w:rPr>
              <w:t>325,997,346.53</w:t>
            </w:r>
          </w:p>
        </w:tc>
      </w:tr>
      <w:tr w:rsidR="009514D8" w14:paraId="07A451FC" w14:textId="77777777">
        <w:trPr>
          <w:trHeight w:val="397"/>
          <w:jc w:val="center"/>
        </w:trPr>
        <w:tc>
          <w:tcPr>
            <w:tcW w:w="1598" w:type="pct"/>
            <w:vAlign w:val="center"/>
          </w:tcPr>
          <w:p w14:paraId="31EFB178" w14:textId="77777777" w:rsidR="009514D8" w:rsidRDefault="00000000">
            <w:pPr>
              <w:pStyle w:val="G3"/>
            </w:pPr>
            <w:r>
              <w:rPr>
                <w:rFonts w:hint="eastAsia"/>
                <w:sz w:val="20"/>
                <w:szCs w:val="20"/>
              </w:rPr>
              <w:lastRenderedPageBreak/>
              <w:t>其他非流动金融资产</w:t>
            </w:r>
          </w:p>
        </w:tc>
        <w:tc>
          <w:tcPr>
            <w:tcW w:w="1134" w:type="pct"/>
            <w:vAlign w:val="center"/>
          </w:tcPr>
          <w:p w14:paraId="53781D56" w14:textId="77777777" w:rsidR="009514D8"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420A56CA" w14:textId="77777777" w:rsidR="009514D8" w:rsidRDefault="00000000">
            <w:pPr>
              <w:pStyle w:val="G3"/>
              <w:jc w:val="right"/>
              <w:rPr>
                <w:highlight w:val="yellow"/>
              </w:rPr>
            </w:pPr>
            <w:r>
              <w:rPr>
                <w:sz w:val="20"/>
                <w:szCs w:val="20"/>
              </w:rPr>
              <w:t>35,489,836.64</w:t>
            </w:r>
          </w:p>
        </w:tc>
        <w:tc>
          <w:tcPr>
            <w:tcW w:w="1134" w:type="pct"/>
            <w:vAlign w:val="center"/>
          </w:tcPr>
          <w:p w14:paraId="21B06877" w14:textId="77777777" w:rsidR="009514D8" w:rsidRDefault="00000000">
            <w:pPr>
              <w:pStyle w:val="G3"/>
              <w:jc w:val="right"/>
              <w:rPr>
                <w:highlight w:val="yellow"/>
              </w:rPr>
            </w:pPr>
            <w:r>
              <w:rPr>
                <w:sz w:val="20"/>
                <w:szCs w:val="20"/>
              </w:rPr>
              <w:t>161,290,888.00</w:t>
            </w:r>
          </w:p>
        </w:tc>
      </w:tr>
      <w:tr w:rsidR="009514D8" w14:paraId="3A9009FB" w14:textId="77777777">
        <w:trPr>
          <w:trHeight w:val="397"/>
          <w:jc w:val="center"/>
        </w:trPr>
        <w:tc>
          <w:tcPr>
            <w:tcW w:w="1598" w:type="pct"/>
            <w:vAlign w:val="center"/>
          </w:tcPr>
          <w:p w14:paraId="45E9DF3A" w14:textId="77777777" w:rsidR="009514D8" w:rsidRDefault="00000000">
            <w:pPr>
              <w:pStyle w:val="G3"/>
            </w:pPr>
            <w:r>
              <w:rPr>
                <w:rFonts w:hint="eastAsia"/>
                <w:sz w:val="20"/>
                <w:szCs w:val="20"/>
              </w:rPr>
              <w:t>固定资产</w:t>
            </w:r>
          </w:p>
        </w:tc>
        <w:tc>
          <w:tcPr>
            <w:tcW w:w="1134" w:type="pct"/>
            <w:vAlign w:val="center"/>
          </w:tcPr>
          <w:p w14:paraId="38259421" w14:textId="77777777" w:rsidR="009514D8" w:rsidRDefault="00000000">
            <w:pPr>
              <w:pStyle w:val="G3"/>
              <w:jc w:val="right"/>
              <w:rPr>
                <w:highlight w:val="yellow"/>
              </w:rPr>
            </w:pPr>
            <w:r>
              <w:rPr>
                <w:sz w:val="20"/>
                <w:szCs w:val="20"/>
              </w:rPr>
              <w:t>28,288,716.11</w:t>
            </w:r>
          </w:p>
        </w:tc>
        <w:tc>
          <w:tcPr>
            <w:tcW w:w="1134" w:type="pct"/>
            <w:vAlign w:val="center"/>
          </w:tcPr>
          <w:p w14:paraId="14B08A96" w14:textId="77777777" w:rsidR="009514D8" w:rsidRDefault="00000000">
            <w:pPr>
              <w:pStyle w:val="G3"/>
              <w:jc w:val="right"/>
            </w:pPr>
            <w:r>
              <w:rPr>
                <w:sz w:val="20"/>
                <w:szCs w:val="20"/>
              </w:rPr>
              <w:t>29,969,107.08</w:t>
            </w:r>
          </w:p>
        </w:tc>
        <w:tc>
          <w:tcPr>
            <w:tcW w:w="1134" w:type="pct"/>
            <w:vAlign w:val="center"/>
          </w:tcPr>
          <w:p w14:paraId="53C152BD" w14:textId="77777777" w:rsidR="009514D8" w:rsidRDefault="00000000">
            <w:pPr>
              <w:pStyle w:val="G3"/>
              <w:jc w:val="right"/>
            </w:pPr>
            <w:r>
              <w:rPr>
                <w:sz w:val="20"/>
                <w:szCs w:val="20"/>
              </w:rPr>
              <w:t>31,676,978.91</w:t>
            </w:r>
          </w:p>
        </w:tc>
      </w:tr>
      <w:tr w:rsidR="009514D8" w14:paraId="6085342E" w14:textId="77777777">
        <w:trPr>
          <w:trHeight w:val="397"/>
          <w:jc w:val="center"/>
        </w:trPr>
        <w:tc>
          <w:tcPr>
            <w:tcW w:w="1598" w:type="pct"/>
            <w:vAlign w:val="center"/>
          </w:tcPr>
          <w:p w14:paraId="42DBBC8C" w14:textId="77777777" w:rsidR="009514D8" w:rsidRDefault="00000000">
            <w:pPr>
              <w:pStyle w:val="G3"/>
            </w:pPr>
            <w:r>
              <w:rPr>
                <w:rFonts w:hint="eastAsia"/>
                <w:sz w:val="20"/>
                <w:szCs w:val="20"/>
              </w:rPr>
              <w:t>使用权资产</w:t>
            </w:r>
          </w:p>
        </w:tc>
        <w:tc>
          <w:tcPr>
            <w:tcW w:w="1134" w:type="pct"/>
            <w:vAlign w:val="center"/>
          </w:tcPr>
          <w:p w14:paraId="02DD22F3" w14:textId="77777777" w:rsidR="009514D8" w:rsidRDefault="00000000">
            <w:pPr>
              <w:pStyle w:val="G3"/>
              <w:jc w:val="right"/>
            </w:pPr>
            <w:r>
              <w:rPr>
                <w:rFonts w:hint="eastAsia"/>
                <w:sz w:val="20"/>
                <w:szCs w:val="20"/>
              </w:rPr>
              <w:t>-</w:t>
            </w:r>
            <w:r>
              <w:rPr>
                <w:sz w:val="20"/>
                <w:szCs w:val="20"/>
              </w:rPr>
              <w:t xml:space="preserve">　</w:t>
            </w:r>
          </w:p>
        </w:tc>
        <w:tc>
          <w:tcPr>
            <w:tcW w:w="1134" w:type="pct"/>
            <w:vAlign w:val="center"/>
          </w:tcPr>
          <w:p w14:paraId="789280D1" w14:textId="77777777" w:rsidR="009514D8" w:rsidRDefault="00000000">
            <w:pPr>
              <w:pStyle w:val="G3"/>
              <w:jc w:val="right"/>
            </w:pPr>
            <w:r>
              <w:rPr>
                <w:sz w:val="20"/>
                <w:szCs w:val="20"/>
              </w:rPr>
              <w:t>-</w:t>
            </w:r>
          </w:p>
        </w:tc>
        <w:tc>
          <w:tcPr>
            <w:tcW w:w="1134" w:type="pct"/>
            <w:vAlign w:val="center"/>
          </w:tcPr>
          <w:p w14:paraId="2764C924" w14:textId="77777777" w:rsidR="009514D8" w:rsidRDefault="00000000">
            <w:pPr>
              <w:pStyle w:val="G3"/>
              <w:jc w:val="right"/>
            </w:pPr>
            <w:r>
              <w:rPr>
                <w:sz w:val="20"/>
                <w:szCs w:val="20"/>
              </w:rPr>
              <w:t>1,731,759.78</w:t>
            </w:r>
          </w:p>
        </w:tc>
      </w:tr>
      <w:tr w:rsidR="009514D8" w14:paraId="75B9F119" w14:textId="77777777">
        <w:trPr>
          <w:trHeight w:val="397"/>
          <w:jc w:val="center"/>
        </w:trPr>
        <w:tc>
          <w:tcPr>
            <w:tcW w:w="1598" w:type="pct"/>
            <w:vAlign w:val="center"/>
          </w:tcPr>
          <w:p w14:paraId="712FBB33" w14:textId="77777777" w:rsidR="009514D8" w:rsidRDefault="00000000">
            <w:pPr>
              <w:pStyle w:val="G3"/>
            </w:pPr>
            <w:r>
              <w:rPr>
                <w:rFonts w:hint="eastAsia"/>
                <w:sz w:val="20"/>
                <w:szCs w:val="20"/>
              </w:rPr>
              <w:t>长期待摊费用</w:t>
            </w:r>
          </w:p>
        </w:tc>
        <w:tc>
          <w:tcPr>
            <w:tcW w:w="1134" w:type="pct"/>
            <w:vAlign w:val="center"/>
          </w:tcPr>
          <w:p w14:paraId="4F2D8258" w14:textId="77777777" w:rsidR="009514D8" w:rsidRDefault="00000000">
            <w:pPr>
              <w:pStyle w:val="G3"/>
              <w:jc w:val="right"/>
            </w:pPr>
            <w:r>
              <w:rPr>
                <w:sz w:val="20"/>
                <w:szCs w:val="20"/>
              </w:rPr>
              <w:t>360,000.00</w:t>
            </w:r>
          </w:p>
        </w:tc>
        <w:tc>
          <w:tcPr>
            <w:tcW w:w="1134" w:type="pct"/>
            <w:vAlign w:val="center"/>
          </w:tcPr>
          <w:p w14:paraId="1FEE5CB0" w14:textId="77777777" w:rsidR="009514D8" w:rsidRDefault="00000000">
            <w:pPr>
              <w:pStyle w:val="G3"/>
              <w:jc w:val="right"/>
            </w:pPr>
            <w:r>
              <w:rPr>
                <w:sz w:val="20"/>
                <w:szCs w:val="20"/>
              </w:rPr>
              <w:t>360,000.00</w:t>
            </w:r>
          </w:p>
        </w:tc>
        <w:tc>
          <w:tcPr>
            <w:tcW w:w="1134" w:type="pct"/>
            <w:vAlign w:val="center"/>
          </w:tcPr>
          <w:p w14:paraId="166682F0" w14:textId="77777777" w:rsidR="009514D8" w:rsidRDefault="00000000">
            <w:pPr>
              <w:pStyle w:val="G3"/>
              <w:jc w:val="right"/>
            </w:pPr>
            <w:r>
              <w:rPr>
                <w:sz w:val="20"/>
                <w:szCs w:val="20"/>
              </w:rPr>
              <w:t>426,666.67</w:t>
            </w:r>
          </w:p>
        </w:tc>
      </w:tr>
      <w:tr w:rsidR="009514D8" w14:paraId="54862AB1" w14:textId="77777777">
        <w:trPr>
          <w:trHeight w:val="397"/>
          <w:jc w:val="center"/>
        </w:trPr>
        <w:tc>
          <w:tcPr>
            <w:tcW w:w="1598" w:type="pct"/>
            <w:vAlign w:val="center"/>
          </w:tcPr>
          <w:p w14:paraId="796349F5" w14:textId="77777777" w:rsidR="009514D8" w:rsidRDefault="00000000">
            <w:pPr>
              <w:pStyle w:val="G3"/>
            </w:pPr>
            <w:r>
              <w:rPr>
                <w:rFonts w:hint="eastAsia"/>
                <w:sz w:val="20"/>
                <w:szCs w:val="20"/>
              </w:rPr>
              <w:t>其他非流动资产</w:t>
            </w:r>
          </w:p>
        </w:tc>
        <w:tc>
          <w:tcPr>
            <w:tcW w:w="1134" w:type="pct"/>
            <w:vAlign w:val="center"/>
          </w:tcPr>
          <w:p w14:paraId="71194233" w14:textId="77777777" w:rsidR="009514D8" w:rsidRDefault="00000000">
            <w:pPr>
              <w:pStyle w:val="G3"/>
              <w:jc w:val="right"/>
            </w:pPr>
            <w:r>
              <w:rPr>
                <w:sz w:val="20"/>
                <w:szCs w:val="20"/>
              </w:rPr>
              <w:t>20,000.00</w:t>
            </w:r>
          </w:p>
        </w:tc>
        <w:tc>
          <w:tcPr>
            <w:tcW w:w="1134" w:type="pct"/>
            <w:vAlign w:val="center"/>
          </w:tcPr>
          <w:p w14:paraId="710D84A7" w14:textId="77777777" w:rsidR="009514D8" w:rsidRDefault="00000000">
            <w:pPr>
              <w:pStyle w:val="G3"/>
              <w:jc w:val="right"/>
            </w:pPr>
            <w:r>
              <w:rPr>
                <w:sz w:val="20"/>
                <w:szCs w:val="20"/>
              </w:rPr>
              <w:t>20,000.00</w:t>
            </w:r>
          </w:p>
        </w:tc>
        <w:tc>
          <w:tcPr>
            <w:tcW w:w="1134" w:type="pct"/>
            <w:vAlign w:val="center"/>
          </w:tcPr>
          <w:p w14:paraId="2EA6EAB0" w14:textId="77777777" w:rsidR="009514D8" w:rsidRDefault="00000000">
            <w:pPr>
              <w:pStyle w:val="G3"/>
              <w:jc w:val="right"/>
            </w:pPr>
            <w:r>
              <w:rPr>
                <w:sz w:val="20"/>
                <w:szCs w:val="20"/>
              </w:rPr>
              <w:t>20,000.00</w:t>
            </w:r>
          </w:p>
        </w:tc>
      </w:tr>
      <w:tr w:rsidR="009514D8" w14:paraId="5EB5D991" w14:textId="77777777">
        <w:trPr>
          <w:trHeight w:val="397"/>
          <w:jc w:val="center"/>
        </w:trPr>
        <w:tc>
          <w:tcPr>
            <w:tcW w:w="1598" w:type="pct"/>
            <w:vAlign w:val="center"/>
          </w:tcPr>
          <w:p w14:paraId="3A20B074" w14:textId="77777777" w:rsidR="009514D8" w:rsidRDefault="00000000">
            <w:pPr>
              <w:pStyle w:val="G3"/>
            </w:pPr>
            <w:r>
              <w:rPr>
                <w:rFonts w:hint="eastAsia"/>
                <w:b/>
                <w:bCs/>
                <w:sz w:val="20"/>
                <w:szCs w:val="20"/>
              </w:rPr>
              <w:t>非流动资产合计</w:t>
            </w:r>
          </w:p>
        </w:tc>
        <w:tc>
          <w:tcPr>
            <w:tcW w:w="1134" w:type="pct"/>
            <w:vAlign w:val="center"/>
          </w:tcPr>
          <w:p w14:paraId="131E180D" w14:textId="77777777" w:rsidR="009514D8" w:rsidRDefault="00000000">
            <w:pPr>
              <w:pStyle w:val="G3"/>
              <w:jc w:val="right"/>
            </w:pPr>
            <w:r>
              <w:rPr>
                <w:b/>
                <w:bCs/>
                <w:sz w:val="20"/>
                <w:szCs w:val="20"/>
              </w:rPr>
              <w:t>354,463,903.26</w:t>
            </w:r>
          </w:p>
        </w:tc>
        <w:tc>
          <w:tcPr>
            <w:tcW w:w="1134" w:type="pct"/>
            <w:vAlign w:val="center"/>
          </w:tcPr>
          <w:p w14:paraId="048D7043" w14:textId="77777777" w:rsidR="009514D8" w:rsidRDefault="00000000">
            <w:pPr>
              <w:pStyle w:val="G3"/>
              <w:jc w:val="right"/>
            </w:pPr>
            <w:r>
              <w:rPr>
                <w:b/>
                <w:bCs/>
                <w:sz w:val="20"/>
                <w:szCs w:val="20"/>
              </w:rPr>
              <w:t>398,674,351.49</w:t>
            </w:r>
          </w:p>
        </w:tc>
        <w:tc>
          <w:tcPr>
            <w:tcW w:w="1134" w:type="pct"/>
            <w:vAlign w:val="center"/>
          </w:tcPr>
          <w:p w14:paraId="41185D08" w14:textId="77777777" w:rsidR="009514D8" w:rsidRDefault="00000000">
            <w:pPr>
              <w:pStyle w:val="G3"/>
              <w:jc w:val="right"/>
            </w:pPr>
            <w:r>
              <w:rPr>
                <w:b/>
                <w:bCs/>
                <w:sz w:val="20"/>
                <w:szCs w:val="20"/>
              </w:rPr>
              <w:t>521,143,639.89</w:t>
            </w:r>
          </w:p>
        </w:tc>
      </w:tr>
      <w:tr w:rsidR="009514D8" w14:paraId="4995AB35" w14:textId="77777777">
        <w:trPr>
          <w:trHeight w:val="397"/>
          <w:jc w:val="center"/>
        </w:trPr>
        <w:tc>
          <w:tcPr>
            <w:tcW w:w="1598" w:type="pct"/>
            <w:vAlign w:val="center"/>
          </w:tcPr>
          <w:p w14:paraId="01686B78" w14:textId="77777777" w:rsidR="009514D8" w:rsidRDefault="00000000">
            <w:pPr>
              <w:pStyle w:val="G3"/>
            </w:pPr>
            <w:r>
              <w:rPr>
                <w:rFonts w:hint="eastAsia"/>
                <w:b/>
                <w:bCs/>
                <w:sz w:val="20"/>
                <w:szCs w:val="20"/>
              </w:rPr>
              <w:t>资产总计</w:t>
            </w:r>
          </w:p>
        </w:tc>
        <w:tc>
          <w:tcPr>
            <w:tcW w:w="1134" w:type="pct"/>
            <w:vAlign w:val="center"/>
          </w:tcPr>
          <w:p w14:paraId="1DEF7B44" w14:textId="77777777" w:rsidR="009514D8" w:rsidRDefault="00000000">
            <w:pPr>
              <w:pStyle w:val="G3"/>
              <w:jc w:val="right"/>
            </w:pPr>
            <w:r>
              <w:rPr>
                <w:b/>
                <w:bCs/>
                <w:sz w:val="20"/>
                <w:szCs w:val="20"/>
              </w:rPr>
              <w:t>587,308,481.92</w:t>
            </w:r>
          </w:p>
        </w:tc>
        <w:tc>
          <w:tcPr>
            <w:tcW w:w="1134" w:type="pct"/>
            <w:vAlign w:val="center"/>
          </w:tcPr>
          <w:p w14:paraId="07589AAD" w14:textId="77777777" w:rsidR="009514D8" w:rsidRDefault="00000000">
            <w:pPr>
              <w:pStyle w:val="G3"/>
              <w:jc w:val="right"/>
            </w:pPr>
            <w:r>
              <w:rPr>
                <w:b/>
                <w:bCs/>
                <w:sz w:val="20"/>
                <w:szCs w:val="20"/>
              </w:rPr>
              <w:t>681,642,277.70</w:t>
            </w:r>
          </w:p>
        </w:tc>
        <w:tc>
          <w:tcPr>
            <w:tcW w:w="1134" w:type="pct"/>
            <w:vAlign w:val="center"/>
          </w:tcPr>
          <w:p w14:paraId="6D329BF3" w14:textId="77777777" w:rsidR="009514D8" w:rsidRDefault="00000000">
            <w:pPr>
              <w:pStyle w:val="G3"/>
              <w:jc w:val="right"/>
            </w:pPr>
            <w:r>
              <w:rPr>
                <w:b/>
                <w:bCs/>
                <w:sz w:val="20"/>
                <w:szCs w:val="20"/>
              </w:rPr>
              <w:t>758,057,208.78</w:t>
            </w:r>
          </w:p>
        </w:tc>
      </w:tr>
      <w:tr w:rsidR="009514D8" w14:paraId="5A5FCA83" w14:textId="77777777">
        <w:trPr>
          <w:trHeight w:val="397"/>
          <w:jc w:val="center"/>
        </w:trPr>
        <w:tc>
          <w:tcPr>
            <w:tcW w:w="1598" w:type="pct"/>
            <w:vAlign w:val="center"/>
          </w:tcPr>
          <w:p w14:paraId="0DD5DDF5" w14:textId="77777777" w:rsidR="009514D8" w:rsidRDefault="00000000">
            <w:pPr>
              <w:pStyle w:val="G3"/>
            </w:pPr>
            <w:r>
              <w:rPr>
                <w:rFonts w:hint="eastAsia"/>
                <w:sz w:val="20"/>
                <w:szCs w:val="20"/>
              </w:rPr>
              <w:t>流动负债：</w:t>
            </w:r>
          </w:p>
        </w:tc>
        <w:tc>
          <w:tcPr>
            <w:tcW w:w="1134" w:type="pct"/>
            <w:vAlign w:val="center"/>
          </w:tcPr>
          <w:p w14:paraId="60B0C157" w14:textId="77777777" w:rsidR="009514D8" w:rsidRDefault="00000000">
            <w:pPr>
              <w:pStyle w:val="G3"/>
              <w:jc w:val="right"/>
            </w:pPr>
            <w:r>
              <w:rPr>
                <w:sz w:val="20"/>
                <w:szCs w:val="20"/>
              </w:rPr>
              <w:t xml:space="preserve">　</w:t>
            </w:r>
          </w:p>
        </w:tc>
        <w:tc>
          <w:tcPr>
            <w:tcW w:w="1134" w:type="pct"/>
            <w:vAlign w:val="center"/>
          </w:tcPr>
          <w:p w14:paraId="77F60F6D" w14:textId="77777777" w:rsidR="009514D8" w:rsidRDefault="00000000">
            <w:pPr>
              <w:pStyle w:val="G3"/>
              <w:jc w:val="right"/>
            </w:pPr>
            <w:r>
              <w:rPr>
                <w:sz w:val="20"/>
                <w:szCs w:val="20"/>
              </w:rPr>
              <w:t xml:space="preserve">　</w:t>
            </w:r>
          </w:p>
        </w:tc>
        <w:tc>
          <w:tcPr>
            <w:tcW w:w="1134" w:type="pct"/>
            <w:vAlign w:val="center"/>
          </w:tcPr>
          <w:p w14:paraId="35BACD39" w14:textId="77777777" w:rsidR="009514D8" w:rsidRDefault="00000000">
            <w:pPr>
              <w:pStyle w:val="G3"/>
              <w:jc w:val="right"/>
            </w:pPr>
            <w:r>
              <w:rPr>
                <w:sz w:val="20"/>
                <w:szCs w:val="20"/>
              </w:rPr>
              <w:t xml:space="preserve">　</w:t>
            </w:r>
          </w:p>
        </w:tc>
      </w:tr>
      <w:tr w:rsidR="009514D8" w14:paraId="3A807D61" w14:textId="77777777">
        <w:trPr>
          <w:trHeight w:val="397"/>
          <w:jc w:val="center"/>
        </w:trPr>
        <w:tc>
          <w:tcPr>
            <w:tcW w:w="1598" w:type="pct"/>
            <w:vAlign w:val="center"/>
          </w:tcPr>
          <w:p w14:paraId="27E8F662" w14:textId="77777777" w:rsidR="009514D8" w:rsidRDefault="00000000">
            <w:pPr>
              <w:pStyle w:val="G3"/>
            </w:pPr>
            <w:r>
              <w:rPr>
                <w:rFonts w:hint="eastAsia"/>
                <w:sz w:val="20"/>
                <w:szCs w:val="20"/>
              </w:rPr>
              <w:t>短期借款</w:t>
            </w:r>
          </w:p>
        </w:tc>
        <w:tc>
          <w:tcPr>
            <w:tcW w:w="1134" w:type="pct"/>
            <w:vAlign w:val="center"/>
          </w:tcPr>
          <w:p w14:paraId="2F40CB92" w14:textId="77777777" w:rsidR="009514D8" w:rsidRDefault="00000000">
            <w:pPr>
              <w:pStyle w:val="G3"/>
              <w:jc w:val="right"/>
            </w:pPr>
            <w:r>
              <w:rPr>
                <w:rFonts w:hint="eastAsia"/>
                <w:sz w:val="20"/>
                <w:szCs w:val="20"/>
              </w:rPr>
              <w:t>-</w:t>
            </w:r>
            <w:r>
              <w:rPr>
                <w:sz w:val="20"/>
                <w:szCs w:val="20"/>
              </w:rPr>
              <w:t xml:space="preserve">　</w:t>
            </w:r>
          </w:p>
        </w:tc>
        <w:tc>
          <w:tcPr>
            <w:tcW w:w="1134" w:type="pct"/>
            <w:vAlign w:val="center"/>
          </w:tcPr>
          <w:p w14:paraId="63CE5BD4" w14:textId="77777777" w:rsidR="009514D8" w:rsidRDefault="00000000">
            <w:pPr>
              <w:pStyle w:val="G3"/>
              <w:jc w:val="right"/>
            </w:pPr>
            <w:r>
              <w:rPr>
                <w:sz w:val="20"/>
                <w:szCs w:val="20"/>
              </w:rPr>
              <w:t>-</w:t>
            </w:r>
          </w:p>
        </w:tc>
        <w:tc>
          <w:tcPr>
            <w:tcW w:w="1134" w:type="pct"/>
            <w:vAlign w:val="center"/>
          </w:tcPr>
          <w:p w14:paraId="7EA5D244" w14:textId="77777777" w:rsidR="009514D8" w:rsidRDefault="00000000">
            <w:pPr>
              <w:pStyle w:val="G3"/>
              <w:jc w:val="right"/>
            </w:pPr>
            <w:r>
              <w:rPr>
                <w:sz w:val="20"/>
                <w:szCs w:val="20"/>
              </w:rPr>
              <w:t>-</w:t>
            </w:r>
          </w:p>
        </w:tc>
      </w:tr>
      <w:tr w:rsidR="009514D8" w14:paraId="276EBDB3" w14:textId="77777777">
        <w:trPr>
          <w:trHeight w:val="397"/>
          <w:jc w:val="center"/>
        </w:trPr>
        <w:tc>
          <w:tcPr>
            <w:tcW w:w="1598" w:type="pct"/>
            <w:vAlign w:val="center"/>
          </w:tcPr>
          <w:p w14:paraId="6E56C3AF" w14:textId="77777777" w:rsidR="009514D8" w:rsidRDefault="00000000">
            <w:pPr>
              <w:pStyle w:val="G3"/>
            </w:pPr>
            <w:r>
              <w:rPr>
                <w:rFonts w:hint="eastAsia"/>
                <w:sz w:val="20"/>
                <w:szCs w:val="20"/>
              </w:rPr>
              <w:t>应付职工薪酬</w:t>
            </w:r>
          </w:p>
        </w:tc>
        <w:tc>
          <w:tcPr>
            <w:tcW w:w="1134" w:type="pct"/>
            <w:vAlign w:val="center"/>
          </w:tcPr>
          <w:p w14:paraId="119DFB6D" w14:textId="77777777" w:rsidR="009514D8" w:rsidRDefault="00000000">
            <w:pPr>
              <w:pStyle w:val="G3"/>
              <w:jc w:val="right"/>
            </w:pPr>
            <w:r>
              <w:rPr>
                <w:sz w:val="20"/>
                <w:szCs w:val="20"/>
              </w:rPr>
              <w:t>45,219.14</w:t>
            </w:r>
          </w:p>
        </w:tc>
        <w:tc>
          <w:tcPr>
            <w:tcW w:w="1134" w:type="pct"/>
            <w:vAlign w:val="center"/>
          </w:tcPr>
          <w:p w14:paraId="74C338D2" w14:textId="77777777" w:rsidR="009514D8" w:rsidRDefault="00000000">
            <w:pPr>
              <w:pStyle w:val="G3"/>
              <w:jc w:val="right"/>
            </w:pPr>
            <w:r>
              <w:rPr>
                <w:sz w:val="20"/>
                <w:szCs w:val="20"/>
              </w:rPr>
              <w:t>38,232,37</w:t>
            </w:r>
          </w:p>
        </w:tc>
        <w:tc>
          <w:tcPr>
            <w:tcW w:w="1134" w:type="pct"/>
            <w:vAlign w:val="center"/>
          </w:tcPr>
          <w:p w14:paraId="0067C149" w14:textId="77777777" w:rsidR="009514D8" w:rsidRDefault="00000000">
            <w:pPr>
              <w:pStyle w:val="G3"/>
              <w:jc w:val="right"/>
            </w:pPr>
            <w:r>
              <w:rPr>
                <w:sz w:val="20"/>
                <w:szCs w:val="20"/>
              </w:rPr>
              <w:t>53,000.15</w:t>
            </w:r>
          </w:p>
        </w:tc>
      </w:tr>
      <w:tr w:rsidR="009514D8" w14:paraId="289A8C21" w14:textId="77777777">
        <w:trPr>
          <w:trHeight w:val="397"/>
          <w:jc w:val="center"/>
        </w:trPr>
        <w:tc>
          <w:tcPr>
            <w:tcW w:w="1598" w:type="pct"/>
            <w:vAlign w:val="center"/>
          </w:tcPr>
          <w:p w14:paraId="5E704E00" w14:textId="77777777" w:rsidR="009514D8" w:rsidRDefault="00000000">
            <w:pPr>
              <w:pStyle w:val="G3"/>
            </w:pPr>
            <w:r>
              <w:rPr>
                <w:rFonts w:hint="eastAsia"/>
                <w:sz w:val="20"/>
                <w:szCs w:val="20"/>
              </w:rPr>
              <w:t>应交税费</w:t>
            </w:r>
          </w:p>
        </w:tc>
        <w:tc>
          <w:tcPr>
            <w:tcW w:w="1134" w:type="pct"/>
            <w:vAlign w:val="center"/>
          </w:tcPr>
          <w:p w14:paraId="156D334A" w14:textId="77777777" w:rsidR="009514D8" w:rsidRDefault="00000000">
            <w:pPr>
              <w:pStyle w:val="G3"/>
              <w:jc w:val="right"/>
            </w:pPr>
            <w:r>
              <w:rPr>
                <w:sz w:val="20"/>
                <w:szCs w:val="20"/>
              </w:rPr>
              <w:t>949.61</w:t>
            </w:r>
          </w:p>
        </w:tc>
        <w:tc>
          <w:tcPr>
            <w:tcW w:w="1134" w:type="pct"/>
            <w:vAlign w:val="center"/>
          </w:tcPr>
          <w:p w14:paraId="195556D5" w14:textId="77777777" w:rsidR="009514D8" w:rsidRDefault="00000000">
            <w:pPr>
              <w:pStyle w:val="G3"/>
              <w:jc w:val="right"/>
            </w:pPr>
            <w:r>
              <w:rPr>
                <w:sz w:val="20"/>
                <w:szCs w:val="20"/>
              </w:rPr>
              <w:t>7,203.17</w:t>
            </w:r>
          </w:p>
        </w:tc>
        <w:tc>
          <w:tcPr>
            <w:tcW w:w="1134" w:type="pct"/>
            <w:vAlign w:val="center"/>
          </w:tcPr>
          <w:p w14:paraId="79F0DEA6" w14:textId="77777777" w:rsidR="009514D8" w:rsidRDefault="00000000">
            <w:pPr>
              <w:pStyle w:val="G3"/>
              <w:jc w:val="right"/>
            </w:pPr>
            <w:r>
              <w:rPr>
                <w:sz w:val="20"/>
                <w:szCs w:val="20"/>
              </w:rPr>
              <w:t>318,483.69</w:t>
            </w:r>
          </w:p>
        </w:tc>
      </w:tr>
      <w:tr w:rsidR="009514D8" w14:paraId="13839AFB" w14:textId="77777777">
        <w:trPr>
          <w:trHeight w:val="397"/>
          <w:jc w:val="center"/>
        </w:trPr>
        <w:tc>
          <w:tcPr>
            <w:tcW w:w="1598" w:type="pct"/>
            <w:vAlign w:val="center"/>
          </w:tcPr>
          <w:p w14:paraId="4BFE9133" w14:textId="77777777" w:rsidR="009514D8" w:rsidRDefault="00000000">
            <w:pPr>
              <w:pStyle w:val="G3"/>
            </w:pPr>
            <w:r>
              <w:rPr>
                <w:rFonts w:hint="eastAsia"/>
                <w:sz w:val="20"/>
                <w:szCs w:val="20"/>
              </w:rPr>
              <w:t>其他应付款</w:t>
            </w:r>
          </w:p>
        </w:tc>
        <w:tc>
          <w:tcPr>
            <w:tcW w:w="1134" w:type="pct"/>
            <w:vAlign w:val="center"/>
          </w:tcPr>
          <w:p w14:paraId="001528C0" w14:textId="77777777" w:rsidR="009514D8" w:rsidRDefault="00000000">
            <w:pPr>
              <w:pStyle w:val="G3"/>
              <w:jc w:val="right"/>
            </w:pPr>
            <w:r>
              <w:rPr>
                <w:sz w:val="20"/>
                <w:szCs w:val="20"/>
              </w:rPr>
              <w:t>241,378,597.83</w:t>
            </w:r>
          </w:p>
        </w:tc>
        <w:tc>
          <w:tcPr>
            <w:tcW w:w="1134" w:type="pct"/>
            <w:vAlign w:val="center"/>
          </w:tcPr>
          <w:p w14:paraId="46C8EB59" w14:textId="77777777" w:rsidR="009514D8" w:rsidRDefault="00000000">
            <w:pPr>
              <w:pStyle w:val="G3"/>
              <w:jc w:val="right"/>
            </w:pPr>
            <w:r>
              <w:rPr>
                <w:sz w:val="20"/>
                <w:szCs w:val="20"/>
              </w:rPr>
              <w:t>431,279,649.07</w:t>
            </w:r>
          </w:p>
        </w:tc>
        <w:tc>
          <w:tcPr>
            <w:tcW w:w="1134" w:type="pct"/>
            <w:vAlign w:val="center"/>
          </w:tcPr>
          <w:p w14:paraId="24F98582" w14:textId="77777777" w:rsidR="009514D8" w:rsidRDefault="00000000">
            <w:pPr>
              <w:pStyle w:val="G3"/>
              <w:jc w:val="right"/>
            </w:pPr>
            <w:r>
              <w:rPr>
                <w:sz w:val="20"/>
                <w:szCs w:val="20"/>
              </w:rPr>
              <w:t>451,687,896.52</w:t>
            </w:r>
          </w:p>
        </w:tc>
      </w:tr>
      <w:tr w:rsidR="009514D8" w14:paraId="71A08096" w14:textId="77777777">
        <w:trPr>
          <w:trHeight w:val="397"/>
          <w:jc w:val="center"/>
        </w:trPr>
        <w:tc>
          <w:tcPr>
            <w:tcW w:w="1598" w:type="pct"/>
            <w:vAlign w:val="center"/>
          </w:tcPr>
          <w:p w14:paraId="3ADD3EFD" w14:textId="77777777" w:rsidR="009514D8" w:rsidRDefault="00000000">
            <w:pPr>
              <w:pStyle w:val="G3"/>
            </w:pPr>
            <w:r>
              <w:rPr>
                <w:rFonts w:hint="eastAsia"/>
                <w:b/>
                <w:bCs/>
                <w:sz w:val="20"/>
                <w:szCs w:val="20"/>
              </w:rPr>
              <w:t>流动负债合计</w:t>
            </w:r>
          </w:p>
        </w:tc>
        <w:tc>
          <w:tcPr>
            <w:tcW w:w="1134" w:type="pct"/>
            <w:vAlign w:val="center"/>
          </w:tcPr>
          <w:p w14:paraId="54C64567" w14:textId="77777777" w:rsidR="009514D8" w:rsidRDefault="00000000">
            <w:pPr>
              <w:pStyle w:val="G3"/>
              <w:jc w:val="right"/>
            </w:pPr>
            <w:r>
              <w:rPr>
                <w:b/>
                <w:bCs/>
                <w:sz w:val="20"/>
                <w:szCs w:val="20"/>
              </w:rPr>
              <w:t>241,424,766.58</w:t>
            </w:r>
          </w:p>
        </w:tc>
        <w:tc>
          <w:tcPr>
            <w:tcW w:w="1134" w:type="pct"/>
            <w:vAlign w:val="center"/>
          </w:tcPr>
          <w:p w14:paraId="556163EC" w14:textId="77777777" w:rsidR="009514D8" w:rsidRDefault="00000000">
            <w:pPr>
              <w:pStyle w:val="G3"/>
              <w:jc w:val="right"/>
            </w:pPr>
            <w:r>
              <w:rPr>
                <w:b/>
                <w:bCs/>
                <w:sz w:val="20"/>
                <w:szCs w:val="20"/>
              </w:rPr>
              <w:t>431,325,084.61</w:t>
            </w:r>
          </w:p>
        </w:tc>
        <w:tc>
          <w:tcPr>
            <w:tcW w:w="1134" w:type="pct"/>
            <w:vAlign w:val="center"/>
          </w:tcPr>
          <w:p w14:paraId="144336F8" w14:textId="77777777" w:rsidR="009514D8" w:rsidRDefault="00000000">
            <w:pPr>
              <w:pStyle w:val="G3"/>
              <w:jc w:val="right"/>
              <w:rPr>
                <w:highlight w:val="yellow"/>
              </w:rPr>
            </w:pPr>
            <w:r>
              <w:rPr>
                <w:b/>
                <w:bCs/>
                <w:sz w:val="20"/>
                <w:szCs w:val="20"/>
              </w:rPr>
              <w:t>452,059,380.36</w:t>
            </w:r>
          </w:p>
        </w:tc>
      </w:tr>
      <w:tr w:rsidR="009514D8" w14:paraId="6EF9662D" w14:textId="77777777">
        <w:trPr>
          <w:trHeight w:val="397"/>
          <w:jc w:val="center"/>
        </w:trPr>
        <w:tc>
          <w:tcPr>
            <w:tcW w:w="1598" w:type="pct"/>
            <w:vAlign w:val="center"/>
          </w:tcPr>
          <w:p w14:paraId="3571F90C" w14:textId="77777777" w:rsidR="009514D8" w:rsidRDefault="00000000">
            <w:pPr>
              <w:pStyle w:val="G3"/>
            </w:pPr>
            <w:r>
              <w:rPr>
                <w:rFonts w:hint="eastAsia"/>
                <w:sz w:val="20"/>
                <w:szCs w:val="20"/>
              </w:rPr>
              <w:t>非流动负债：</w:t>
            </w:r>
          </w:p>
        </w:tc>
        <w:tc>
          <w:tcPr>
            <w:tcW w:w="1134" w:type="pct"/>
            <w:vAlign w:val="center"/>
          </w:tcPr>
          <w:p w14:paraId="706C1341" w14:textId="77777777" w:rsidR="009514D8" w:rsidRDefault="00000000">
            <w:pPr>
              <w:pStyle w:val="G3"/>
              <w:jc w:val="right"/>
              <w:rPr>
                <w:highlight w:val="yellow"/>
              </w:rPr>
            </w:pPr>
            <w:r>
              <w:rPr>
                <w:sz w:val="20"/>
                <w:szCs w:val="20"/>
              </w:rPr>
              <w:t xml:space="preserve">　</w:t>
            </w:r>
          </w:p>
        </w:tc>
        <w:tc>
          <w:tcPr>
            <w:tcW w:w="1134" w:type="pct"/>
            <w:vAlign w:val="center"/>
          </w:tcPr>
          <w:p w14:paraId="7D2B92E8" w14:textId="77777777" w:rsidR="009514D8" w:rsidRDefault="00000000">
            <w:pPr>
              <w:pStyle w:val="G3"/>
              <w:jc w:val="right"/>
              <w:rPr>
                <w:highlight w:val="yellow"/>
              </w:rPr>
            </w:pPr>
            <w:r>
              <w:rPr>
                <w:sz w:val="20"/>
                <w:szCs w:val="20"/>
              </w:rPr>
              <w:t xml:space="preserve">　</w:t>
            </w:r>
          </w:p>
        </w:tc>
        <w:tc>
          <w:tcPr>
            <w:tcW w:w="1134" w:type="pct"/>
            <w:vAlign w:val="center"/>
          </w:tcPr>
          <w:p w14:paraId="0BAFB683" w14:textId="77777777" w:rsidR="009514D8" w:rsidRDefault="00000000">
            <w:pPr>
              <w:pStyle w:val="G3"/>
              <w:jc w:val="right"/>
              <w:rPr>
                <w:highlight w:val="yellow"/>
              </w:rPr>
            </w:pPr>
            <w:r>
              <w:rPr>
                <w:sz w:val="20"/>
                <w:szCs w:val="20"/>
              </w:rPr>
              <w:t xml:space="preserve">　</w:t>
            </w:r>
          </w:p>
        </w:tc>
      </w:tr>
      <w:tr w:rsidR="009514D8" w14:paraId="1AEB6DBA" w14:textId="77777777">
        <w:trPr>
          <w:trHeight w:val="397"/>
          <w:jc w:val="center"/>
        </w:trPr>
        <w:tc>
          <w:tcPr>
            <w:tcW w:w="1598" w:type="pct"/>
            <w:vAlign w:val="center"/>
          </w:tcPr>
          <w:p w14:paraId="70D1BB17" w14:textId="77777777" w:rsidR="009514D8" w:rsidRDefault="00000000">
            <w:pPr>
              <w:pStyle w:val="G3"/>
            </w:pPr>
            <w:r>
              <w:rPr>
                <w:rFonts w:hint="eastAsia"/>
                <w:sz w:val="20"/>
                <w:szCs w:val="20"/>
              </w:rPr>
              <w:t>长期借款</w:t>
            </w:r>
          </w:p>
        </w:tc>
        <w:tc>
          <w:tcPr>
            <w:tcW w:w="1134" w:type="pct"/>
            <w:vAlign w:val="center"/>
          </w:tcPr>
          <w:p w14:paraId="39034D07" w14:textId="77777777" w:rsidR="009514D8" w:rsidRDefault="00000000">
            <w:pPr>
              <w:pStyle w:val="G3"/>
              <w:jc w:val="right"/>
              <w:rPr>
                <w:highlight w:val="yellow"/>
              </w:rPr>
            </w:pPr>
            <w:r>
              <w:rPr>
                <w:sz w:val="20"/>
                <w:szCs w:val="20"/>
              </w:rPr>
              <w:t>96,356,423.06</w:t>
            </w:r>
          </w:p>
        </w:tc>
        <w:tc>
          <w:tcPr>
            <w:tcW w:w="1134" w:type="pct"/>
            <w:vAlign w:val="center"/>
          </w:tcPr>
          <w:p w14:paraId="4EAEE021" w14:textId="77777777" w:rsidR="009514D8" w:rsidRDefault="00000000">
            <w:pPr>
              <w:pStyle w:val="G3"/>
              <w:jc w:val="right"/>
              <w:rPr>
                <w:highlight w:val="yellow"/>
              </w:rPr>
            </w:pPr>
            <w:r>
              <w:rPr>
                <w:sz w:val="20"/>
                <w:szCs w:val="20"/>
              </w:rPr>
              <w:t>96,637,640.65</w:t>
            </w:r>
          </w:p>
        </w:tc>
        <w:tc>
          <w:tcPr>
            <w:tcW w:w="1134" w:type="pct"/>
            <w:vAlign w:val="center"/>
          </w:tcPr>
          <w:p w14:paraId="25D942FB" w14:textId="77777777" w:rsidR="009514D8" w:rsidRDefault="00000000">
            <w:pPr>
              <w:pStyle w:val="G3"/>
              <w:jc w:val="right"/>
            </w:pPr>
            <w:r>
              <w:rPr>
                <w:sz w:val="20"/>
                <w:szCs w:val="20"/>
              </w:rPr>
              <w:t>90,548,346.03</w:t>
            </w:r>
          </w:p>
        </w:tc>
      </w:tr>
      <w:tr w:rsidR="009514D8" w14:paraId="16D47FAE" w14:textId="77777777">
        <w:trPr>
          <w:trHeight w:val="397"/>
          <w:jc w:val="center"/>
        </w:trPr>
        <w:tc>
          <w:tcPr>
            <w:tcW w:w="1598" w:type="pct"/>
            <w:vAlign w:val="center"/>
          </w:tcPr>
          <w:p w14:paraId="54DD4A8A" w14:textId="77777777" w:rsidR="009514D8" w:rsidRDefault="00000000">
            <w:pPr>
              <w:pStyle w:val="G3"/>
            </w:pPr>
            <w:r>
              <w:rPr>
                <w:rFonts w:hint="eastAsia"/>
                <w:sz w:val="20"/>
                <w:szCs w:val="20"/>
              </w:rPr>
              <w:t>租赁负债</w:t>
            </w:r>
          </w:p>
        </w:tc>
        <w:tc>
          <w:tcPr>
            <w:tcW w:w="1134" w:type="pct"/>
            <w:vAlign w:val="center"/>
          </w:tcPr>
          <w:p w14:paraId="48818565" w14:textId="77777777" w:rsidR="009514D8" w:rsidRDefault="00000000">
            <w:pPr>
              <w:pStyle w:val="G3"/>
              <w:jc w:val="right"/>
            </w:pPr>
            <w:r>
              <w:rPr>
                <w:rFonts w:hint="eastAsia"/>
                <w:sz w:val="20"/>
                <w:szCs w:val="20"/>
              </w:rPr>
              <w:t>-</w:t>
            </w:r>
            <w:r>
              <w:rPr>
                <w:sz w:val="20"/>
                <w:szCs w:val="20"/>
              </w:rPr>
              <w:t xml:space="preserve">　</w:t>
            </w:r>
          </w:p>
        </w:tc>
        <w:tc>
          <w:tcPr>
            <w:tcW w:w="1134" w:type="pct"/>
            <w:vAlign w:val="center"/>
          </w:tcPr>
          <w:p w14:paraId="2BE757CC" w14:textId="77777777" w:rsidR="009514D8" w:rsidRDefault="00000000">
            <w:pPr>
              <w:pStyle w:val="G3"/>
              <w:jc w:val="right"/>
            </w:pPr>
            <w:r>
              <w:rPr>
                <w:sz w:val="20"/>
                <w:szCs w:val="20"/>
              </w:rPr>
              <w:t>-</w:t>
            </w:r>
          </w:p>
        </w:tc>
        <w:tc>
          <w:tcPr>
            <w:tcW w:w="1134" w:type="pct"/>
            <w:vAlign w:val="center"/>
          </w:tcPr>
          <w:p w14:paraId="651FFA5C" w14:textId="77777777" w:rsidR="009514D8" w:rsidRDefault="00000000">
            <w:pPr>
              <w:pStyle w:val="G3"/>
              <w:jc w:val="right"/>
            </w:pPr>
            <w:r>
              <w:rPr>
                <w:sz w:val="20"/>
                <w:szCs w:val="20"/>
              </w:rPr>
              <w:t>1,731,759.78</w:t>
            </w:r>
          </w:p>
        </w:tc>
      </w:tr>
      <w:tr w:rsidR="009514D8" w14:paraId="0C3A0C08" w14:textId="77777777">
        <w:trPr>
          <w:trHeight w:val="397"/>
          <w:jc w:val="center"/>
        </w:trPr>
        <w:tc>
          <w:tcPr>
            <w:tcW w:w="1598" w:type="pct"/>
            <w:vAlign w:val="center"/>
          </w:tcPr>
          <w:p w14:paraId="7132EB08" w14:textId="77777777" w:rsidR="009514D8" w:rsidRDefault="00000000">
            <w:pPr>
              <w:pStyle w:val="G3"/>
            </w:pPr>
            <w:r>
              <w:rPr>
                <w:rFonts w:hint="eastAsia"/>
                <w:b/>
                <w:bCs/>
                <w:sz w:val="20"/>
                <w:szCs w:val="20"/>
              </w:rPr>
              <w:t>非流动负债合计</w:t>
            </w:r>
          </w:p>
        </w:tc>
        <w:tc>
          <w:tcPr>
            <w:tcW w:w="1134" w:type="pct"/>
            <w:vAlign w:val="center"/>
          </w:tcPr>
          <w:p w14:paraId="496F9448" w14:textId="77777777" w:rsidR="009514D8" w:rsidRDefault="00000000">
            <w:pPr>
              <w:pStyle w:val="G3"/>
              <w:jc w:val="right"/>
            </w:pPr>
            <w:r>
              <w:rPr>
                <w:b/>
                <w:bCs/>
                <w:sz w:val="20"/>
                <w:szCs w:val="20"/>
              </w:rPr>
              <w:t>96,356,423.06</w:t>
            </w:r>
          </w:p>
        </w:tc>
        <w:tc>
          <w:tcPr>
            <w:tcW w:w="1134" w:type="pct"/>
            <w:vAlign w:val="center"/>
          </w:tcPr>
          <w:p w14:paraId="58986A18" w14:textId="77777777" w:rsidR="009514D8" w:rsidRDefault="00000000">
            <w:pPr>
              <w:pStyle w:val="G3"/>
              <w:jc w:val="right"/>
            </w:pPr>
            <w:r>
              <w:rPr>
                <w:b/>
                <w:bCs/>
                <w:sz w:val="20"/>
                <w:szCs w:val="20"/>
              </w:rPr>
              <w:t>96,637,640.65</w:t>
            </w:r>
          </w:p>
        </w:tc>
        <w:tc>
          <w:tcPr>
            <w:tcW w:w="1134" w:type="pct"/>
            <w:vAlign w:val="center"/>
          </w:tcPr>
          <w:p w14:paraId="6A2AEFAF" w14:textId="77777777" w:rsidR="009514D8" w:rsidRDefault="00000000">
            <w:pPr>
              <w:pStyle w:val="G3"/>
              <w:jc w:val="right"/>
            </w:pPr>
            <w:r>
              <w:rPr>
                <w:b/>
                <w:bCs/>
                <w:sz w:val="20"/>
                <w:szCs w:val="20"/>
              </w:rPr>
              <w:t>92,280,105.81</w:t>
            </w:r>
          </w:p>
        </w:tc>
      </w:tr>
      <w:tr w:rsidR="009514D8" w14:paraId="32BF502C" w14:textId="77777777">
        <w:trPr>
          <w:trHeight w:val="397"/>
          <w:jc w:val="center"/>
        </w:trPr>
        <w:tc>
          <w:tcPr>
            <w:tcW w:w="1598" w:type="pct"/>
            <w:vAlign w:val="center"/>
          </w:tcPr>
          <w:p w14:paraId="29EC4142" w14:textId="77777777" w:rsidR="009514D8" w:rsidRDefault="00000000">
            <w:pPr>
              <w:pStyle w:val="G3"/>
            </w:pPr>
            <w:r>
              <w:rPr>
                <w:rFonts w:hint="eastAsia"/>
                <w:b/>
                <w:bCs/>
                <w:sz w:val="20"/>
                <w:szCs w:val="20"/>
              </w:rPr>
              <w:t>负债合计</w:t>
            </w:r>
          </w:p>
        </w:tc>
        <w:tc>
          <w:tcPr>
            <w:tcW w:w="1134" w:type="pct"/>
            <w:vAlign w:val="center"/>
          </w:tcPr>
          <w:p w14:paraId="67905D36" w14:textId="77777777" w:rsidR="009514D8" w:rsidRDefault="00000000">
            <w:pPr>
              <w:pStyle w:val="G3"/>
              <w:jc w:val="right"/>
            </w:pPr>
            <w:r>
              <w:rPr>
                <w:b/>
                <w:bCs/>
                <w:sz w:val="20"/>
                <w:szCs w:val="20"/>
              </w:rPr>
              <w:t>337,781,189.64</w:t>
            </w:r>
          </w:p>
        </w:tc>
        <w:tc>
          <w:tcPr>
            <w:tcW w:w="1134" w:type="pct"/>
            <w:vAlign w:val="center"/>
          </w:tcPr>
          <w:p w14:paraId="2854D176" w14:textId="77777777" w:rsidR="009514D8" w:rsidRDefault="00000000">
            <w:pPr>
              <w:pStyle w:val="G3"/>
              <w:jc w:val="right"/>
            </w:pPr>
            <w:r>
              <w:rPr>
                <w:b/>
                <w:bCs/>
                <w:sz w:val="20"/>
                <w:szCs w:val="20"/>
              </w:rPr>
              <w:t>527,962,725.26</w:t>
            </w:r>
          </w:p>
        </w:tc>
        <w:tc>
          <w:tcPr>
            <w:tcW w:w="1134" w:type="pct"/>
            <w:vAlign w:val="center"/>
          </w:tcPr>
          <w:p w14:paraId="58F46479" w14:textId="77777777" w:rsidR="009514D8" w:rsidRDefault="00000000">
            <w:pPr>
              <w:pStyle w:val="G3"/>
              <w:jc w:val="right"/>
            </w:pPr>
            <w:r>
              <w:rPr>
                <w:b/>
                <w:bCs/>
                <w:sz w:val="20"/>
                <w:szCs w:val="20"/>
              </w:rPr>
              <w:t>544,339,486.17</w:t>
            </w:r>
          </w:p>
        </w:tc>
      </w:tr>
      <w:tr w:rsidR="009514D8" w14:paraId="49B9F365" w14:textId="77777777">
        <w:trPr>
          <w:trHeight w:val="397"/>
          <w:jc w:val="center"/>
        </w:trPr>
        <w:tc>
          <w:tcPr>
            <w:tcW w:w="1598" w:type="pct"/>
            <w:vAlign w:val="center"/>
          </w:tcPr>
          <w:p w14:paraId="70737622" w14:textId="77777777" w:rsidR="009514D8" w:rsidRDefault="00000000">
            <w:pPr>
              <w:pStyle w:val="G3"/>
            </w:pPr>
            <w:r>
              <w:rPr>
                <w:rFonts w:hint="eastAsia"/>
                <w:sz w:val="20"/>
                <w:szCs w:val="20"/>
              </w:rPr>
              <w:t>所有者权益：</w:t>
            </w:r>
          </w:p>
        </w:tc>
        <w:tc>
          <w:tcPr>
            <w:tcW w:w="1134" w:type="pct"/>
            <w:vAlign w:val="center"/>
          </w:tcPr>
          <w:p w14:paraId="1887E180" w14:textId="77777777" w:rsidR="009514D8" w:rsidRDefault="00000000">
            <w:pPr>
              <w:pStyle w:val="G3"/>
              <w:jc w:val="right"/>
            </w:pPr>
            <w:r>
              <w:rPr>
                <w:sz w:val="20"/>
                <w:szCs w:val="20"/>
              </w:rPr>
              <w:t xml:space="preserve">　</w:t>
            </w:r>
          </w:p>
        </w:tc>
        <w:tc>
          <w:tcPr>
            <w:tcW w:w="1134" w:type="pct"/>
            <w:vAlign w:val="center"/>
          </w:tcPr>
          <w:p w14:paraId="2FE2BB9A" w14:textId="77777777" w:rsidR="009514D8" w:rsidRDefault="00000000">
            <w:pPr>
              <w:pStyle w:val="G3"/>
              <w:jc w:val="right"/>
            </w:pPr>
            <w:r>
              <w:rPr>
                <w:sz w:val="20"/>
                <w:szCs w:val="20"/>
              </w:rPr>
              <w:t xml:space="preserve">　</w:t>
            </w:r>
          </w:p>
        </w:tc>
        <w:tc>
          <w:tcPr>
            <w:tcW w:w="1134" w:type="pct"/>
            <w:vAlign w:val="center"/>
          </w:tcPr>
          <w:p w14:paraId="2843BD17" w14:textId="77777777" w:rsidR="009514D8" w:rsidRDefault="00000000">
            <w:pPr>
              <w:pStyle w:val="G3"/>
              <w:jc w:val="right"/>
            </w:pPr>
            <w:r>
              <w:rPr>
                <w:sz w:val="20"/>
                <w:szCs w:val="20"/>
              </w:rPr>
              <w:t xml:space="preserve">　</w:t>
            </w:r>
          </w:p>
        </w:tc>
      </w:tr>
      <w:tr w:rsidR="009514D8" w14:paraId="2D40D06E" w14:textId="77777777">
        <w:trPr>
          <w:trHeight w:val="397"/>
          <w:jc w:val="center"/>
        </w:trPr>
        <w:tc>
          <w:tcPr>
            <w:tcW w:w="1598" w:type="pct"/>
            <w:vAlign w:val="center"/>
          </w:tcPr>
          <w:p w14:paraId="7DBB53F0" w14:textId="77777777" w:rsidR="009514D8" w:rsidRDefault="00000000">
            <w:pPr>
              <w:pStyle w:val="G3"/>
            </w:pPr>
            <w:r>
              <w:rPr>
                <w:rFonts w:hint="eastAsia"/>
                <w:sz w:val="20"/>
                <w:szCs w:val="20"/>
              </w:rPr>
              <w:t>实收资本</w:t>
            </w:r>
          </w:p>
        </w:tc>
        <w:tc>
          <w:tcPr>
            <w:tcW w:w="1134" w:type="pct"/>
            <w:vAlign w:val="center"/>
          </w:tcPr>
          <w:p w14:paraId="16900DC2" w14:textId="77777777" w:rsidR="009514D8" w:rsidRDefault="00000000">
            <w:pPr>
              <w:pStyle w:val="G3"/>
              <w:jc w:val="right"/>
            </w:pPr>
            <w:r>
              <w:rPr>
                <w:sz w:val="20"/>
                <w:szCs w:val="20"/>
              </w:rPr>
              <w:t>290,000,000.00</w:t>
            </w:r>
          </w:p>
        </w:tc>
        <w:tc>
          <w:tcPr>
            <w:tcW w:w="1134" w:type="pct"/>
            <w:vAlign w:val="center"/>
          </w:tcPr>
          <w:p w14:paraId="2F6C90C9" w14:textId="77777777" w:rsidR="009514D8" w:rsidRDefault="00000000">
            <w:pPr>
              <w:pStyle w:val="G3"/>
              <w:jc w:val="right"/>
            </w:pPr>
            <w:r>
              <w:rPr>
                <w:sz w:val="20"/>
                <w:szCs w:val="20"/>
              </w:rPr>
              <w:t>290,000,000.00</w:t>
            </w:r>
          </w:p>
        </w:tc>
        <w:tc>
          <w:tcPr>
            <w:tcW w:w="1134" w:type="pct"/>
            <w:vAlign w:val="center"/>
          </w:tcPr>
          <w:p w14:paraId="72FB4988" w14:textId="77777777" w:rsidR="009514D8" w:rsidRDefault="00000000">
            <w:pPr>
              <w:pStyle w:val="G3"/>
              <w:jc w:val="right"/>
            </w:pPr>
            <w:r>
              <w:rPr>
                <w:sz w:val="20"/>
                <w:szCs w:val="20"/>
              </w:rPr>
              <w:t>290,000,000.00</w:t>
            </w:r>
          </w:p>
        </w:tc>
      </w:tr>
      <w:tr w:rsidR="009514D8" w14:paraId="16377E7E" w14:textId="77777777">
        <w:trPr>
          <w:trHeight w:val="397"/>
          <w:jc w:val="center"/>
        </w:trPr>
        <w:tc>
          <w:tcPr>
            <w:tcW w:w="1598" w:type="pct"/>
            <w:vAlign w:val="center"/>
          </w:tcPr>
          <w:p w14:paraId="2A88E6B3" w14:textId="77777777" w:rsidR="009514D8" w:rsidRDefault="00000000">
            <w:pPr>
              <w:pStyle w:val="G3"/>
            </w:pPr>
            <w:r>
              <w:rPr>
                <w:rFonts w:hint="eastAsia"/>
                <w:sz w:val="20"/>
                <w:szCs w:val="20"/>
              </w:rPr>
              <w:t>资本公积</w:t>
            </w:r>
          </w:p>
        </w:tc>
        <w:tc>
          <w:tcPr>
            <w:tcW w:w="1134" w:type="pct"/>
            <w:vAlign w:val="center"/>
          </w:tcPr>
          <w:p w14:paraId="61073997" w14:textId="77777777" w:rsidR="009514D8" w:rsidRDefault="00000000">
            <w:pPr>
              <w:pStyle w:val="G3"/>
              <w:jc w:val="right"/>
            </w:pPr>
            <w:r>
              <w:rPr>
                <w:sz w:val="20"/>
                <w:szCs w:val="20"/>
              </w:rPr>
              <w:t>130,000,000.00</w:t>
            </w:r>
          </w:p>
        </w:tc>
        <w:tc>
          <w:tcPr>
            <w:tcW w:w="1134" w:type="pct"/>
            <w:vAlign w:val="center"/>
          </w:tcPr>
          <w:p w14:paraId="6D394A84" w14:textId="77777777" w:rsidR="009514D8" w:rsidRDefault="00000000">
            <w:pPr>
              <w:pStyle w:val="G3"/>
              <w:jc w:val="right"/>
            </w:pPr>
            <w:r>
              <w:rPr>
                <w:rFonts w:hint="eastAsia"/>
                <w:sz w:val="20"/>
                <w:szCs w:val="20"/>
              </w:rPr>
              <w:t>-</w:t>
            </w:r>
            <w:r>
              <w:rPr>
                <w:sz w:val="20"/>
                <w:szCs w:val="20"/>
              </w:rPr>
              <w:t xml:space="preserve">　</w:t>
            </w:r>
          </w:p>
        </w:tc>
        <w:tc>
          <w:tcPr>
            <w:tcW w:w="1134" w:type="pct"/>
            <w:vAlign w:val="center"/>
          </w:tcPr>
          <w:p w14:paraId="49ECA309" w14:textId="77777777" w:rsidR="009514D8" w:rsidRDefault="00000000">
            <w:pPr>
              <w:pStyle w:val="G3"/>
              <w:jc w:val="right"/>
            </w:pPr>
            <w:r>
              <w:rPr>
                <w:rFonts w:hint="eastAsia"/>
                <w:sz w:val="20"/>
                <w:szCs w:val="20"/>
              </w:rPr>
              <w:t>-</w:t>
            </w:r>
            <w:r>
              <w:rPr>
                <w:sz w:val="20"/>
                <w:szCs w:val="20"/>
              </w:rPr>
              <w:t xml:space="preserve">　</w:t>
            </w:r>
          </w:p>
        </w:tc>
      </w:tr>
      <w:tr w:rsidR="009514D8" w14:paraId="4844D77A" w14:textId="77777777">
        <w:trPr>
          <w:trHeight w:val="397"/>
          <w:jc w:val="center"/>
        </w:trPr>
        <w:tc>
          <w:tcPr>
            <w:tcW w:w="1598" w:type="pct"/>
            <w:vAlign w:val="center"/>
          </w:tcPr>
          <w:p w14:paraId="69FC62AA" w14:textId="77777777" w:rsidR="009514D8" w:rsidRDefault="00000000">
            <w:pPr>
              <w:pStyle w:val="G3"/>
            </w:pPr>
            <w:r>
              <w:rPr>
                <w:rFonts w:hint="eastAsia"/>
                <w:sz w:val="20"/>
                <w:szCs w:val="20"/>
              </w:rPr>
              <w:t>未分配利润</w:t>
            </w:r>
          </w:p>
        </w:tc>
        <w:tc>
          <w:tcPr>
            <w:tcW w:w="1134" w:type="pct"/>
            <w:vAlign w:val="center"/>
          </w:tcPr>
          <w:p w14:paraId="12620B1F" w14:textId="77777777" w:rsidR="009514D8" w:rsidRDefault="00000000">
            <w:pPr>
              <w:pStyle w:val="G3"/>
              <w:jc w:val="right"/>
            </w:pPr>
            <w:r>
              <w:rPr>
                <w:sz w:val="20"/>
                <w:szCs w:val="20"/>
              </w:rPr>
              <w:t>-170,472,707.72</w:t>
            </w:r>
          </w:p>
        </w:tc>
        <w:tc>
          <w:tcPr>
            <w:tcW w:w="1134" w:type="pct"/>
            <w:vAlign w:val="center"/>
          </w:tcPr>
          <w:p w14:paraId="5651654C" w14:textId="77777777" w:rsidR="009514D8" w:rsidRDefault="00000000">
            <w:pPr>
              <w:pStyle w:val="G3"/>
              <w:jc w:val="right"/>
            </w:pPr>
            <w:r>
              <w:rPr>
                <w:sz w:val="20"/>
                <w:szCs w:val="20"/>
              </w:rPr>
              <w:t>-136,320,447.56</w:t>
            </w:r>
          </w:p>
        </w:tc>
        <w:tc>
          <w:tcPr>
            <w:tcW w:w="1134" w:type="pct"/>
            <w:vAlign w:val="center"/>
          </w:tcPr>
          <w:p w14:paraId="0BA807ED" w14:textId="77777777" w:rsidR="009514D8" w:rsidRDefault="00000000">
            <w:pPr>
              <w:pStyle w:val="G3"/>
              <w:jc w:val="right"/>
            </w:pPr>
            <w:r>
              <w:rPr>
                <w:sz w:val="20"/>
                <w:szCs w:val="20"/>
              </w:rPr>
              <w:t>-76,282,277.39</w:t>
            </w:r>
          </w:p>
        </w:tc>
      </w:tr>
      <w:tr w:rsidR="009514D8" w14:paraId="3E44F5FE" w14:textId="77777777">
        <w:trPr>
          <w:trHeight w:val="397"/>
          <w:jc w:val="center"/>
        </w:trPr>
        <w:tc>
          <w:tcPr>
            <w:tcW w:w="1598" w:type="pct"/>
            <w:vAlign w:val="center"/>
          </w:tcPr>
          <w:p w14:paraId="140B4EFF" w14:textId="77777777" w:rsidR="009514D8" w:rsidRDefault="00000000">
            <w:pPr>
              <w:pStyle w:val="G3"/>
            </w:pPr>
            <w:r>
              <w:rPr>
                <w:rFonts w:hint="eastAsia"/>
                <w:b/>
                <w:bCs/>
                <w:sz w:val="20"/>
                <w:szCs w:val="20"/>
              </w:rPr>
              <w:t>所有者权益合计</w:t>
            </w:r>
          </w:p>
        </w:tc>
        <w:tc>
          <w:tcPr>
            <w:tcW w:w="1134" w:type="pct"/>
            <w:vAlign w:val="center"/>
          </w:tcPr>
          <w:p w14:paraId="10E240CA" w14:textId="77777777" w:rsidR="009514D8" w:rsidRDefault="00000000">
            <w:pPr>
              <w:pStyle w:val="G3"/>
              <w:jc w:val="right"/>
              <w:rPr>
                <w:highlight w:val="yellow"/>
              </w:rPr>
            </w:pPr>
            <w:r>
              <w:rPr>
                <w:b/>
                <w:bCs/>
                <w:sz w:val="20"/>
                <w:szCs w:val="20"/>
              </w:rPr>
              <w:t>249,527,292.28</w:t>
            </w:r>
          </w:p>
        </w:tc>
        <w:tc>
          <w:tcPr>
            <w:tcW w:w="1134" w:type="pct"/>
            <w:vAlign w:val="center"/>
          </w:tcPr>
          <w:p w14:paraId="52DC490B" w14:textId="77777777" w:rsidR="009514D8" w:rsidRDefault="00000000">
            <w:pPr>
              <w:pStyle w:val="G3"/>
              <w:jc w:val="right"/>
            </w:pPr>
            <w:r>
              <w:rPr>
                <w:b/>
                <w:bCs/>
                <w:sz w:val="20"/>
                <w:szCs w:val="20"/>
              </w:rPr>
              <w:t>153,679,552.44</w:t>
            </w:r>
          </w:p>
        </w:tc>
        <w:tc>
          <w:tcPr>
            <w:tcW w:w="1134" w:type="pct"/>
            <w:vAlign w:val="center"/>
          </w:tcPr>
          <w:p w14:paraId="67EB05A8" w14:textId="77777777" w:rsidR="009514D8" w:rsidRDefault="00000000">
            <w:pPr>
              <w:pStyle w:val="G3"/>
              <w:jc w:val="right"/>
              <w:rPr>
                <w:highlight w:val="yellow"/>
              </w:rPr>
            </w:pPr>
            <w:r>
              <w:rPr>
                <w:b/>
                <w:bCs/>
                <w:sz w:val="20"/>
                <w:szCs w:val="20"/>
              </w:rPr>
              <w:t>213,717,722.61</w:t>
            </w:r>
          </w:p>
        </w:tc>
      </w:tr>
      <w:tr w:rsidR="009514D8" w14:paraId="090D0CBD" w14:textId="77777777">
        <w:trPr>
          <w:trHeight w:val="397"/>
          <w:jc w:val="center"/>
        </w:trPr>
        <w:tc>
          <w:tcPr>
            <w:tcW w:w="1598" w:type="pct"/>
            <w:vAlign w:val="center"/>
          </w:tcPr>
          <w:p w14:paraId="769DE3B1" w14:textId="77777777" w:rsidR="009514D8" w:rsidRDefault="00000000">
            <w:pPr>
              <w:pStyle w:val="G3"/>
            </w:pPr>
            <w:r>
              <w:rPr>
                <w:rFonts w:hint="eastAsia"/>
                <w:b/>
                <w:bCs/>
                <w:sz w:val="20"/>
                <w:szCs w:val="20"/>
              </w:rPr>
              <w:t>负债和所有者权益总计</w:t>
            </w:r>
          </w:p>
        </w:tc>
        <w:tc>
          <w:tcPr>
            <w:tcW w:w="1134" w:type="pct"/>
            <w:vAlign w:val="center"/>
          </w:tcPr>
          <w:p w14:paraId="2234F603" w14:textId="77777777" w:rsidR="009514D8" w:rsidRDefault="00000000">
            <w:pPr>
              <w:pStyle w:val="G3"/>
              <w:jc w:val="right"/>
            </w:pPr>
            <w:r>
              <w:rPr>
                <w:b/>
                <w:bCs/>
                <w:sz w:val="20"/>
                <w:szCs w:val="20"/>
              </w:rPr>
              <w:t>587,308,481.92</w:t>
            </w:r>
          </w:p>
        </w:tc>
        <w:tc>
          <w:tcPr>
            <w:tcW w:w="1134" w:type="pct"/>
            <w:vAlign w:val="center"/>
          </w:tcPr>
          <w:p w14:paraId="64CE9C8A" w14:textId="77777777" w:rsidR="009514D8" w:rsidRDefault="00000000">
            <w:pPr>
              <w:pStyle w:val="G3"/>
              <w:jc w:val="right"/>
            </w:pPr>
            <w:r>
              <w:rPr>
                <w:b/>
                <w:bCs/>
                <w:sz w:val="20"/>
                <w:szCs w:val="20"/>
              </w:rPr>
              <w:t>681,642,277.70</w:t>
            </w:r>
          </w:p>
        </w:tc>
        <w:tc>
          <w:tcPr>
            <w:tcW w:w="1134" w:type="pct"/>
            <w:vAlign w:val="center"/>
          </w:tcPr>
          <w:p w14:paraId="655856F6" w14:textId="77777777" w:rsidR="009514D8" w:rsidRDefault="00000000">
            <w:pPr>
              <w:pStyle w:val="G3"/>
              <w:jc w:val="right"/>
            </w:pPr>
            <w:r>
              <w:rPr>
                <w:b/>
                <w:bCs/>
                <w:sz w:val="20"/>
                <w:szCs w:val="20"/>
              </w:rPr>
              <w:t>758,057,208.78</w:t>
            </w:r>
          </w:p>
        </w:tc>
      </w:tr>
    </w:tbl>
    <w:p w14:paraId="54AE5B51" w14:textId="77777777" w:rsidR="009514D8" w:rsidRDefault="00000000">
      <w:pPr>
        <w:pStyle w:val="G1"/>
        <w:spacing w:before="156" w:after="156"/>
        <w:ind w:firstLine="482"/>
      </w:pPr>
      <w:r>
        <w:rPr>
          <w:rFonts w:hint="eastAsia"/>
        </w:rPr>
        <w:t>2</w:t>
      </w:r>
      <w:r>
        <w:rPr>
          <w:rFonts w:hint="eastAsia"/>
        </w:rPr>
        <w:t>、利润表</w:t>
      </w:r>
    </w:p>
    <w:p w14:paraId="3FF21628" w14:textId="77777777" w:rsidR="009514D8"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767"/>
        <w:gridCol w:w="1919"/>
        <w:gridCol w:w="1919"/>
        <w:gridCol w:w="1917"/>
      </w:tblGrid>
      <w:tr w:rsidR="009514D8" w14:paraId="4065BF9C" w14:textId="77777777">
        <w:trPr>
          <w:trHeight w:val="410"/>
          <w:tblHeader/>
          <w:jc w:val="center"/>
        </w:trPr>
        <w:tc>
          <w:tcPr>
            <w:tcW w:w="1623" w:type="pct"/>
            <w:vAlign w:val="center"/>
          </w:tcPr>
          <w:p w14:paraId="4548CD4E" w14:textId="77777777" w:rsidR="009514D8" w:rsidRDefault="00000000">
            <w:pPr>
              <w:pStyle w:val="G3"/>
              <w:jc w:val="center"/>
              <w:rPr>
                <w:b/>
                <w:bCs/>
              </w:rPr>
            </w:pPr>
            <w:r>
              <w:rPr>
                <w:rFonts w:hint="eastAsia"/>
                <w:b/>
                <w:bCs/>
              </w:rPr>
              <w:t>项目</w:t>
            </w:r>
          </w:p>
        </w:tc>
        <w:tc>
          <w:tcPr>
            <w:tcW w:w="1126" w:type="pct"/>
            <w:vAlign w:val="center"/>
          </w:tcPr>
          <w:p w14:paraId="14F8FBD6" w14:textId="77777777" w:rsidR="009514D8"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2EE1F3B2" w14:textId="77777777" w:rsidR="009514D8" w:rsidRDefault="00000000">
            <w:pPr>
              <w:pStyle w:val="G3"/>
              <w:jc w:val="center"/>
              <w:rPr>
                <w:b/>
                <w:bCs/>
              </w:rPr>
            </w:pPr>
            <w:r>
              <w:rPr>
                <w:rFonts w:hint="eastAsia"/>
                <w:b/>
                <w:bCs/>
              </w:rPr>
              <w:t>2023</w:t>
            </w:r>
            <w:r>
              <w:rPr>
                <w:rFonts w:hint="eastAsia"/>
                <w:b/>
                <w:bCs/>
              </w:rPr>
              <w:t>年度</w:t>
            </w:r>
          </w:p>
        </w:tc>
        <w:tc>
          <w:tcPr>
            <w:tcW w:w="1125" w:type="pct"/>
            <w:vAlign w:val="center"/>
          </w:tcPr>
          <w:p w14:paraId="2D4EBAEC" w14:textId="77777777" w:rsidR="009514D8" w:rsidRDefault="00000000">
            <w:pPr>
              <w:pStyle w:val="G3"/>
              <w:jc w:val="center"/>
              <w:rPr>
                <w:b/>
                <w:bCs/>
              </w:rPr>
            </w:pPr>
            <w:r>
              <w:rPr>
                <w:rFonts w:hint="eastAsia"/>
                <w:b/>
                <w:bCs/>
              </w:rPr>
              <w:t>2022</w:t>
            </w:r>
            <w:r>
              <w:rPr>
                <w:rFonts w:hint="eastAsia"/>
                <w:b/>
                <w:bCs/>
              </w:rPr>
              <w:t>年度</w:t>
            </w:r>
          </w:p>
        </w:tc>
      </w:tr>
      <w:tr w:rsidR="009514D8" w14:paraId="7368C389" w14:textId="77777777">
        <w:trPr>
          <w:trHeight w:val="410"/>
          <w:jc w:val="center"/>
        </w:trPr>
        <w:tc>
          <w:tcPr>
            <w:tcW w:w="1623" w:type="pct"/>
            <w:vAlign w:val="center"/>
          </w:tcPr>
          <w:p w14:paraId="1A748F47" w14:textId="77777777" w:rsidR="009514D8" w:rsidRDefault="00000000">
            <w:pPr>
              <w:pStyle w:val="G3"/>
            </w:pPr>
            <w:r>
              <w:rPr>
                <w:b/>
                <w:bCs/>
                <w:sz w:val="20"/>
                <w:szCs w:val="20"/>
              </w:rPr>
              <w:t>一、营业总收入</w:t>
            </w:r>
          </w:p>
        </w:tc>
        <w:tc>
          <w:tcPr>
            <w:tcW w:w="1126" w:type="pct"/>
            <w:vAlign w:val="center"/>
          </w:tcPr>
          <w:p w14:paraId="04A954D6" w14:textId="77777777" w:rsidR="009514D8" w:rsidRDefault="00000000">
            <w:pPr>
              <w:pStyle w:val="G3"/>
              <w:jc w:val="right"/>
            </w:pPr>
            <w:r>
              <w:rPr>
                <w:b/>
                <w:bCs/>
                <w:sz w:val="20"/>
                <w:szCs w:val="20"/>
              </w:rPr>
              <w:t>228,571.43</w:t>
            </w:r>
          </w:p>
        </w:tc>
        <w:tc>
          <w:tcPr>
            <w:tcW w:w="1126" w:type="pct"/>
            <w:vAlign w:val="center"/>
          </w:tcPr>
          <w:p w14:paraId="6F285880" w14:textId="77777777" w:rsidR="009514D8"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79D820A1" w14:textId="77777777" w:rsidR="009514D8" w:rsidRDefault="00000000">
            <w:pPr>
              <w:pStyle w:val="G3"/>
              <w:jc w:val="right"/>
            </w:pPr>
            <w:r>
              <w:rPr>
                <w:rFonts w:hint="eastAsia"/>
                <w:b/>
                <w:bCs/>
                <w:sz w:val="20"/>
                <w:szCs w:val="20"/>
              </w:rPr>
              <w:t>-</w:t>
            </w:r>
            <w:r>
              <w:rPr>
                <w:b/>
                <w:bCs/>
                <w:sz w:val="20"/>
                <w:szCs w:val="20"/>
              </w:rPr>
              <w:t xml:space="preserve">　</w:t>
            </w:r>
          </w:p>
        </w:tc>
      </w:tr>
      <w:tr w:rsidR="009514D8" w14:paraId="55416AF5" w14:textId="77777777">
        <w:trPr>
          <w:trHeight w:val="410"/>
          <w:jc w:val="center"/>
        </w:trPr>
        <w:tc>
          <w:tcPr>
            <w:tcW w:w="1623" w:type="pct"/>
            <w:vAlign w:val="center"/>
          </w:tcPr>
          <w:p w14:paraId="15225323" w14:textId="77777777" w:rsidR="009514D8" w:rsidRDefault="00000000">
            <w:pPr>
              <w:pStyle w:val="G3"/>
            </w:pPr>
            <w:r>
              <w:rPr>
                <w:sz w:val="20"/>
                <w:szCs w:val="20"/>
              </w:rPr>
              <w:t>减：营业成本</w:t>
            </w:r>
          </w:p>
        </w:tc>
        <w:tc>
          <w:tcPr>
            <w:tcW w:w="1126" w:type="pct"/>
            <w:vAlign w:val="center"/>
          </w:tcPr>
          <w:p w14:paraId="60DC1CA3" w14:textId="77777777" w:rsidR="009514D8" w:rsidRDefault="00000000">
            <w:pPr>
              <w:pStyle w:val="G3"/>
              <w:jc w:val="right"/>
            </w:pPr>
            <w:r>
              <w:rPr>
                <w:rFonts w:hint="eastAsia"/>
                <w:sz w:val="20"/>
                <w:szCs w:val="20"/>
              </w:rPr>
              <w:t>-</w:t>
            </w:r>
            <w:r>
              <w:rPr>
                <w:sz w:val="20"/>
                <w:szCs w:val="20"/>
              </w:rPr>
              <w:t xml:space="preserve">　</w:t>
            </w:r>
          </w:p>
        </w:tc>
        <w:tc>
          <w:tcPr>
            <w:tcW w:w="1126" w:type="pct"/>
            <w:vAlign w:val="center"/>
          </w:tcPr>
          <w:p w14:paraId="77437885" w14:textId="77777777" w:rsidR="009514D8" w:rsidRDefault="00000000">
            <w:pPr>
              <w:pStyle w:val="G3"/>
              <w:jc w:val="right"/>
            </w:pPr>
            <w:r>
              <w:rPr>
                <w:sz w:val="20"/>
                <w:szCs w:val="20"/>
              </w:rPr>
              <w:t>-</w:t>
            </w:r>
          </w:p>
        </w:tc>
        <w:tc>
          <w:tcPr>
            <w:tcW w:w="1125" w:type="pct"/>
            <w:vAlign w:val="center"/>
          </w:tcPr>
          <w:p w14:paraId="72738850" w14:textId="77777777" w:rsidR="009514D8" w:rsidRDefault="00000000">
            <w:pPr>
              <w:pStyle w:val="G3"/>
              <w:jc w:val="right"/>
            </w:pPr>
            <w:r>
              <w:rPr>
                <w:sz w:val="20"/>
                <w:szCs w:val="20"/>
              </w:rPr>
              <w:t>-</w:t>
            </w:r>
          </w:p>
        </w:tc>
      </w:tr>
      <w:tr w:rsidR="009514D8" w14:paraId="6E795937" w14:textId="77777777">
        <w:trPr>
          <w:trHeight w:val="410"/>
          <w:jc w:val="center"/>
        </w:trPr>
        <w:tc>
          <w:tcPr>
            <w:tcW w:w="1623" w:type="pct"/>
            <w:vAlign w:val="center"/>
          </w:tcPr>
          <w:p w14:paraId="49B1299F" w14:textId="77777777" w:rsidR="009514D8" w:rsidRDefault="00000000">
            <w:pPr>
              <w:pStyle w:val="G3"/>
            </w:pPr>
            <w:r>
              <w:rPr>
                <w:sz w:val="20"/>
                <w:szCs w:val="20"/>
              </w:rPr>
              <w:t>税金及附加</w:t>
            </w:r>
          </w:p>
        </w:tc>
        <w:tc>
          <w:tcPr>
            <w:tcW w:w="1126" w:type="pct"/>
            <w:vAlign w:val="center"/>
          </w:tcPr>
          <w:p w14:paraId="2C9692D4" w14:textId="77777777" w:rsidR="009514D8" w:rsidRDefault="00000000">
            <w:pPr>
              <w:pStyle w:val="G3"/>
              <w:jc w:val="right"/>
            </w:pPr>
            <w:r>
              <w:rPr>
                <w:sz w:val="20"/>
                <w:szCs w:val="20"/>
              </w:rPr>
              <w:t>26,382.76</w:t>
            </w:r>
          </w:p>
        </w:tc>
        <w:tc>
          <w:tcPr>
            <w:tcW w:w="1126" w:type="pct"/>
            <w:vAlign w:val="center"/>
          </w:tcPr>
          <w:p w14:paraId="278B8F3B" w14:textId="77777777" w:rsidR="009514D8" w:rsidRDefault="00000000">
            <w:pPr>
              <w:pStyle w:val="G3"/>
              <w:jc w:val="right"/>
            </w:pPr>
            <w:r>
              <w:rPr>
                <w:sz w:val="20"/>
                <w:szCs w:val="20"/>
              </w:rPr>
              <w:t>21,267.46</w:t>
            </w:r>
          </w:p>
        </w:tc>
        <w:tc>
          <w:tcPr>
            <w:tcW w:w="1125" w:type="pct"/>
            <w:vAlign w:val="center"/>
          </w:tcPr>
          <w:p w14:paraId="30029776" w14:textId="77777777" w:rsidR="009514D8" w:rsidRDefault="00000000">
            <w:pPr>
              <w:pStyle w:val="G3"/>
              <w:jc w:val="right"/>
            </w:pPr>
            <w:r>
              <w:rPr>
                <w:sz w:val="20"/>
                <w:szCs w:val="20"/>
              </w:rPr>
              <w:t>24,721.99</w:t>
            </w:r>
          </w:p>
        </w:tc>
      </w:tr>
      <w:tr w:rsidR="009514D8" w14:paraId="6B0F98AB" w14:textId="77777777">
        <w:trPr>
          <w:trHeight w:val="410"/>
          <w:jc w:val="center"/>
        </w:trPr>
        <w:tc>
          <w:tcPr>
            <w:tcW w:w="1623" w:type="pct"/>
            <w:vAlign w:val="center"/>
          </w:tcPr>
          <w:p w14:paraId="40607A88" w14:textId="77777777" w:rsidR="009514D8" w:rsidRDefault="00000000">
            <w:pPr>
              <w:pStyle w:val="G3"/>
            </w:pPr>
            <w:r>
              <w:rPr>
                <w:sz w:val="20"/>
                <w:szCs w:val="20"/>
              </w:rPr>
              <w:t>销售费用</w:t>
            </w:r>
          </w:p>
        </w:tc>
        <w:tc>
          <w:tcPr>
            <w:tcW w:w="1126" w:type="pct"/>
            <w:vAlign w:val="center"/>
          </w:tcPr>
          <w:p w14:paraId="50498E4B" w14:textId="77777777" w:rsidR="009514D8"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30E4B9C0" w14:textId="77777777" w:rsidR="009514D8" w:rsidRDefault="00000000">
            <w:pPr>
              <w:pStyle w:val="G3"/>
              <w:jc w:val="right"/>
            </w:pPr>
            <w:r>
              <w:rPr>
                <w:b/>
                <w:bCs/>
                <w:sz w:val="20"/>
                <w:szCs w:val="20"/>
              </w:rPr>
              <w:t>-</w:t>
            </w:r>
          </w:p>
        </w:tc>
        <w:tc>
          <w:tcPr>
            <w:tcW w:w="1125" w:type="pct"/>
            <w:vAlign w:val="center"/>
          </w:tcPr>
          <w:p w14:paraId="51B6C0CF" w14:textId="77777777" w:rsidR="009514D8" w:rsidRDefault="00000000">
            <w:pPr>
              <w:pStyle w:val="G3"/>
              <w:jc w:val="right"/>
            </w:pPr>
            <w:r>
              <w:rPr>
                <w:b/>
                <w:bCs/>
                <w:sz w:val="20"/>
                <w:szCs w:val="20"/>
              </w:rPr>
              <w:t>-</w:t>
            </w:r>
          </w:p>
        </w:tc>
      </w:tr>
      <w:tr w:rsidR="009514D8" w14:paraId="0FC1A26C" w14:textId="77777777">
        <w:trPr>
          <w:trHeight w:val="410"/>
          <w:jc w:val="center"/>
        </w:trPr>
        <w:tc>
          <w:tcPr>
            <w:tcW w:w="1623" w:type="pct"/>
            <w:vAlign w:val="center"/>
          </w:tcPr>
          <w:p w14:paraId="5060BF4C" w14:textId="77777777" w:rsidR="009514D8" w:rsidRDefault="00000000">
            <w:pPr>
              <w:pStyle w:val="G3"/>
            </w:pPr>
            <w:r>
              <w:rPr>
                <w:sz w:val="20"/>
                <w:szCs w:val="20"/>
              </w:rPr>
              <w:lastRenderedPageBreak/>
              <w:t>管理费用</w:t>
            </w:r>
          </w:p>
        </w:tc>
        <w:tc>
          <w:tcPr>
            <w:tcW w:w="1126" w:type="pct"/>
            <w:vAlign w:val="center"/>
          </w:tcPr>
          <w:p w14:paraId="2A97A518" w14:textId="77777777" w:rsidR="009514D8" w:rsidRDefault="00000000">
            <w:pPr>
              <w:pStyle w:val="G3"/>
              <w:jc w:val="right"/>
            </w:pPr>
            <w:r>
              <w:rPr>
                <w:sz w:val="20"/>
                <w:szCs w:val="20"/>
              </w:rPr>
              <w:t>3,521,594.04</w:t>
            </w:r>
          </w:p>
        </w:tc>
        <w:tc>
          <w:tcPr>
            <w:tcW w:w="1126" w:type="pct"/>
            <w:vAlign w:val="center"/>
          </w:tcPr>
          <w:p w14:paraId="16A5656F" w14:textId="77777777" w:rsidR="009514D8" w:rsidRDefault="00000000">
            <w:pPr>
              <w:pStyle w:val="G3"/>
              <w:jc w:val="right"/>
            </w:pPr>
            <w:r>
              <w:rPr>
                <w:sz w:val="20"/>
                <w:szCs w:val="20"/>
              </w:rPr>
              <w:t>5,455,627.37</w:t>
            </w:r>
          </w:p>
        </w:tc>
        <w:tc>
          <w:tcPr>
            <w:tcW w:w="1125" w:type="pct"/>
            <w:vAlign w:val="center"/>
          </w:tcPr>
          <w:p w14:paraId="62311363" w14:textId="77777777" w:rsidR="009514D8" w:rsidRDefault="00000000">
            <w:pPr>
              <w:pStyle w:val="G3"/>
              <w:jc w:val="right"/>
            </w:pPr>
            <w:r>
              <w:rPr>
                <w:sz w:val="20"/>
                <w:szCs w:val="20"/>
              </w:rPr>
              <w:t>9,387,974.78</w:t>
            </w:r>
          </w:p>
        </w:tc>
      </w:tr>
      <w:tr w:rsidR="009514D8" w14:paraId="42453C16" w14:textId="77777777">
        <w:trPr>
          <w:trHeight w:val="410"/>
          <w:jc w:val="center"/>
        </w:trPr>
        <w:tc>
          <w:tcPr>
            <w:tcW w:w="1623" w:type="pct"/>
            <w:vAlign w:val="center"/>
          </w:tcPr>
          <w:p w14:paraId="1280BA77" w14:textId="77777777" w:rsidR="009514D8" w:rsidRDefault="00000000">
            <w:pPr>
              <w:pStyle w:val="G3"/>
            </w:pPr>
            <w:r>
              <w:rPr>
                <w:sz w:val="20"/>
                <w:szCs w:val="20"/>
              </w:rPr>
              <w:t>研发费用</w:t>
            </w:r>
          </w:p>
        </w:tc>
        <w:tc>
          <w:tcPr>
            <w:tcW w:w="1126" w:type="pct"/>
            <w:vAlign w:val="center"/>
          </w:tcPr>
          <w:p w14:paraId="6F7E27AB" w14:textId="77777777" w:rsidR="009514D8" w:rsidRDefault="00000000">
            <w:pPr>
              <w:pStyle w:val="G3"/>
              <w:jc w:val="right"/>
            </w:pPr>
            <w:r>
              <w:rPr>
                <w:rFonts w:hint="eastAsia"/>
                <w:sz w:val="20"/>
                <w:szCs w:val="20"/>
              </w:rPr>
              <w:t>-</w:t>
            </w:r>
            <w:r>
              <w:rPr>
                <w:sz w:val="20"/>
                <w:szCs w:val="20"/>
              </w:rPr>
              <w:t xml:space="preserve">　</w:t>
            </w:r>
          </w:p>
        </w:tc>
        <w:tc>
          <w:tcPr>
            <w:tcW w:w="1126" w:type="pct"/>
            <w:vAlign w:val="center"/>
          </w:tcPr>
          <w:p w14:paraId="55C4AD0D" w14:textId="77777777" w:rsidR="009514D8" w:rsidRDefault="00000000">
            <w:pPr>
              <w:pStyle w:val="G3"/>
              <w:jc w:val="right"/>
            </w:pPr>
            <w:r>
              <w:rPr>
                <w:sz w:val="20"/>
                <w:szCs w:val="20"/>
              </w:rPr>
              <w:t>-</w:t>
            </w:r>
          </w:p>
        </w:tc>
        <w:tc>
          <w:tcPr>
            <w:tcW w:w="1125" w:type="pct"/>
            <w:vAlign w:val="center"/>
          </w:tcPr>
          <w:p w14:paraId="752FB525" w14:textId="77777777" w:rsidR="009514D8" w:rsidRDefault="00000000">
            <w:pPr>
              <w:pStyle w:val="G3"/>
              <w:jc w:val="right"/>
            </w:pPr>
            <w:r>
              <w:rPr>
                <w:sz w:val="20"/>
                <w:szCs w:val="20"/>
              </w:rPr>
              <w:t>-</w:t>
            </w:r>
          </w:p>
        </w:tc>
      </w:tr>
      <w:tr w:rsidR="009514D8" w14:paraId="18AB5370" w14:textId="77777777">
        <w:trPr>
          <w:trHeight w:val="410"/>
          <w:jc w:val="center"/>
        </w:trPr>
        <w:tc>
          <w:tcPr>
            <w:tcW w:w="1623" w:type="pct"/>
            <w:vAlign w:val="center"/>
          </w:tcPr>
          <w:p w14:paraId="751EE431" w14:textId="77777777" w:rsidR="009514D8" w:rsidRDefault="00000000">
            <w:pPr>
              <w:pStyle w:val="G3"/>
            </w:pPr>
            <w:r>
              <w:rPr>
                <w:sz w:val="20"/>
                <w:szCs w:val="20"/>
              </w:rPr>
              <w:t>财务费用</w:t>
            </w:r>
          </w:p>
        </w:tc>
        <w:tc>
          <w:tcPr>
            <w:tcW w:w="1126" w:type="pct"/>
            <w:vAlign w:val="center"/>
          </w:tcPr>
          <w:p w14:paraId="3D252197" w14:textId="77777777" w:rsidR="009514D8" w:rsidRDefault="00000000">
            <w:pPr>
              <w:pStyle w:val="G3"/>
              <w:jc w:val="right"/>
            </w:pPr>
            <w:r>
              <w:rPr>
                <w:sz w:val="20"/>
                <w:szCs w:val="20"/>
              </w:rPr>
              <w:t>4,874,453.25</w:t>
            </w:r>
          </w:p>
        </w:tc>
        <w:tc>
          <w:tcPr>
            <w:tcW w:w="1126" w:type="pct"/>
            <w:vAlign w:val="center"/>
          </w:tcPr>
          <w:p w14:paraId="54866603" w14:textId="77777777" w:rsidR="009514D8" w:rsidRDefault="00000000">
            <w:pPr>
              <w:pStyle w:val="G3"/>
              <w:jc w:val="right"/>
            </w:pPr>
            <w:r>
              <w:rPr>
                <w:sz w:val="20"/>
                <w:szCs w:val="20"/>
              </w:rPr>
              <w:t>4,805,957.50</w:t>
            </w:r>
          </w:p>
        </w:tc>
        <w:tc>
          <w:tcPr>
            <w:tcW w:w="1125" w:type="pct"/>
            <w:vAlign w:val="center"/>
          </w:tcPr>
          <w:p w14:paraId="430457DB" w14:textId="77777777" w:rsidR="009514D8" w:rsidRDefault="00000000">
            <w:pPr>
              <w:pStyle w:val="G3"/>
              <w:jc w:val="right"/>
            </w:pPr>
            <w:r>
              <w:rPr>
                <w:sz w:val="20"/>
                <w:szCs w:val="20"/>
              </w:rPr>
              <w:t>38,233.76</w:t>
            </w:r>
          </w:p>
        </w:tc>
      </w:tr>
      <w:tr w:rsidR="009514D8" w14:paraId="5EBAED0B" w14:textId="77777777">
        <w:trPr>
          <w:trHeight w:val="410"/>
          <w:jc w:val="center"/>
        </w:trPr>
        <w:tc>
          <w:tcPr>
            <w:tcW w:w="1623" w:type="pct"/>
            <w:vAlign w:val="center"/>
          </w:tcPr>
          <w:p w14:paraId="7FACB238" w14:textId="77777777" w:rsidR="009514D8" w:rsidRDefault="00000000">
            <w:pPr>
              <w:pStyle w:val="G3"/>
            </w:pPr>
            <w:r>
              <w:rPr>
                <w:sz w:val="20"/>
                <w:szCs w:val="20"/>
              </w:rPr>
              <w:t>加：其他收益</w:t>
            </w:r>
          </w:p>
        </w:tc>
        <w:tc>
          <w:tcPr>
            <w:tcW w:w="1126" w:type="pct"/>
            <w:vAlign w:val="center"/>
          </w:tcPr>
          <w:p w14:paraId="1F3E19F0" w14:textId="77777777" w:rsidR="009514D8" w:rsidRDefault="00000000">
            <w:pPr>
              <w:pStyle w:val="G3"/>
              <w:jc w:val="right"/>
            </w:pPr>
            <w:r>
              <w:rPr>
                <w:rFonts w:hint="eastAsia"/>
                <w:sz w:val="20"/>
                <w:szCs w:val="20"/>
              </w:rPr>
              <w:t>-</w:t>
            </w:r>
            <w:r>
              <w:rPr>
                <w:sz w:val="20"/>
                <w:szCs w:val="20"/>
              </w:rPr>
              <w:t xml:space="preserve">　</w:t>
            </w:r>
          </w:p>
        </w:tc>
        <w:tc>
          <w:tcPr>
            <w:tcW w:w="1126" w:type="pct"/>
            <w:vAlign w:val="center"/>
          </w:tcPr>
          <w:p w14:paraId="2C75CEF3" w14:textId="77777777" w:rsidR="009514D8" w:rsidRDefault="00000000">
            <w:pPr>
              <w:pStyle w:val="G3"/>
              <w:jc w:val="right"/>
            </w:pPr>
            <w:r>
              <w:rPr>
                <w:sz w:val="20"/>
                <w:szCs w:val="20"/>
              </w:rPr>
              <w:t>-</w:t>
            </w:r>
          </w:p>
        </w:tc>
        <w:tc>
          <w:tcPr>
            <w:tcW w:w="1125" w:type="pct"/>
            <w:vAlign w:val="center"/>
          </w:tcPr>
          <w:p w14:paraId="3E91140C" w14:textId="77777777" w:rsidR="009514D8" w:rsidRDefault="00000000">
            <w:pPr>
              <w:pStyle w:val="G3"/>
              <w:jc w:val="right"/>
            </w:pPr>
            <w:r>
              <w:rPr>
                <w:sz w:val="20"/>
                <w:szCs w:val="20"/>
              </w:rPr>
              <w:t>18,930.51</w:t>
            </w:r>
          </w:p>
        </w:tc>
      </w:tr>
      <w:tr w:rsidR="009514D8" w14:paraId="353C28AA" w14:textId="77777777">
        <w:trPr>
          <w:trHeight w:val="410"/>
          <w:jc w:val="center"/>
        </w:trPr>
        <w:tc>
          <w:tcPr>
            <w:tcW w:w="1623" w:type="pct"/>
            <w:vAlign w:val="center"/>
          </w:tcPr>
          <w:p w14:paraId="4424B349" w14:textId="77777777" w:rsidR="009514D8"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4EFECDC3" w14:textId="77777777" w:rsidR="009514D8" w:rsidRDefault="00000000">
            <w:pPr>
              <w:pStyle w:val="G3"/>
              <w:jc w:val="right"/>
            </w:pPr>
            <w:r>
              <w:rPr>
                <w:sz w:val="20"/>
                <w:szCs w:val="20"/>
              </w:rPr>
              <w:t>-25,973,548.37</w:t>
            </w:r>
          </w:p>
        </w:tc>
        <w:tc>
          <w:tcPr>
            <w:tcW w:w="1126" w:type="pct"/>
            <w:vAlign w:val="center"/>
          </w:tcPr>
          <w:p w14:paraId="20288E4E" w14:textId="77777777" w:rsidR="009514D8" w:rsidRDefault="00000000">
            <w:pPr>
              <w:pStyle w:val="G3"/>
              <w:jc w:val="right"/>
            </w:pPr>
            <w:r>
              <w:rPr>
                <w:sz w:val="20"/>
                <w:szCs w:val="20"/>
              </w:rPr>
              <w:t>15,583,755.66</w:t>
            </w:r>
          </w:p>
        </w:tc>
        <w:tc>
          <w:tcPr>
            <w:tcW w:w="1125" w:type="pct"/>
            <w:vAlign w:val="center"/>
          </w:tcPr>
          <w:p w14:paraId="4EE7FF5B" w14:textId="77777777" w:rsidR="009514D8" w:rsidRDefault="00000000">
            <w:pPr>
              <w:pStyle w:val="G3"/>
              <w:jc w:val="right"/>
            </w:pPr>
            <w:r>
              <w:rPr>
                <w:sz w:val="20"/>
                <w:szCs w:val="20"/>
              </w:rPr>
              <w:t>-6,974,557.86</w:t>
            </w:r>
          </w:p>
        </w:tc>
      </w:tr>
      <w:tr w:rsidR="009514D8" w14:paraId="7882F8FC" w14:textId="77777777">
        <w:trPr>
          <w:trHeight w:val="410"/>
          <w:jc w:val="center"/>
        </w:trPr>
        <w:tc>
          <w:tcPr>
            <w:tcW w:w="1623" w:type="pct"/>
            <w:vAlign w:val="center"/>
          </w:tcPr>
          <w:p w14:paraId="5FF0DD18" w14:textId="77777777" w:rsidR="009514D8"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365ECBAB" w14:textId="77777777" w:rsidR="009514D8" w:rsidRDefault="00000000">
            <w:pPr>
              <w:pStyle w:val="G3"/>
              <w:jc w:val="right"/>
            </w:pPr>
            <w:r>
              <w:rPr>
                <w:sz w:val="20"/>
                <w:szCs w:val="20"/>
              </w:rPr>
              <w:t xml:space="preserve">　</w:t>
            </w:r>
          </w:p>
        </w:tc>
        <w:tc>
          <w:tcPr>
            <w:tcW w:w="1126" w:type="pct"/>
            <w:vAlign w:val="center"/>
          </w:tcPr>
          <w:p w14:paraId="6DB832D0" w14:textId="77777777" w:rsidR="009514D8" w:rsidRDefault="00000000">
            <w:pPr>
              <w:pStyle w:val="G3"/>
              <w:jc w:val="right"/>
            </w:pPr>
            <w:r>
              <w:rPr>
                <w:sz w:val="20"/>
                <w:szCs w:val="20"/>
              </w:rPr>
              <w:t>-</w:t>
            </w:r>
          </w:p>
        </w:tc>
        <w:tc>
          <w:tcPr>
            <w:tcW w:w="1125" w:type="pct"/>
            <w:vAlign w:val="center"/>
          </w:tcPr>
          <w:p w14:paraId="4E8251A5" w14:textId="77777777" w:rsidR="009514D8" w:rsidRDefault="00000000">
            <w:pPr>
              <w:pStyle w:val="G3"/>
              <w:jc w:val="right"/>
            </w:pPr>
            <w:r>
              <w:rPr>
                <w:sz w:val="20"/>
                <w:szCs w:val="20"/>
              </w:rPr>
              <w:t>-1,837,471.58</w:t>
            </w:r>
          </w:p>
        </w:tc>
      </w:tr>
      <w:tr w:rsidR="009514D8" w14:paraId="099B5FE5" w14:textId="77777777">
        <w:trPr>
          <w:trHeight w:val="410"/>
          <w:jc w:val="center"/>
        </w:trPr>
        <w:tc>
          <w:tcPr>
            <w:tcW w:w="1623" w:type="pct"/>
            <w:vAlign w:val="center"/>
          </w:tcPr>
          <w:p w14:paraId="5396D7C7" w14:textId="77777777" w:rsidR="009514D8"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5CE0CD46" w14:textId="77777777" w:rsidR="009514D8" w:rsidRDefault="00000000">
            <w:pPr>
              <w:pStyle w:val="G3"/>
              <w:jc w:val="right"/>
            </w:pPr>
            <w:r>
              <w:rPr>
                <w:sz w:val="20"/>
                <w:szCs w:val="20"/>
              </w:rPr>
              <w:t xml:space="preserve">　</w:t>
            </w:r>
          </w:p>
        </w:tc>
        <w:tc>
          <w:tcPr>
            <w:tcW w:w="1126" w:type="pct"/>
            <w:vAlign w:val="center"/>
          </w:tcPr>
          <w:p w14:paraId="372FEA6B" w14:textId="77777777" w:rsidR="009514D8" w:rsidRDefault="00000000">
            <w:pPr>
              <w:pStyle w:val="G3"/>
              <w:jc w:val="right"/>
            </w:pPr>
            <w:r>
              <w:rPr>
                <w:sz w:val="20"/>
                <w:szCs w:val="20"/>
              </w:rPr>
              <w:t>-</w:t>
            </w:r>
          </w:p>
        </w:tc>
        <w:tc>
          <w:tcPr>
            <w:tcW w:w="1125" w:type="pct"/>
            <w:vAlign w:val="center"/>
          </w:tcPr>
          <w:p w14:paraId="4440EB9B" w14:textId="77777777" w:rsidR="009514D8" w:rsidRDefault="00000000">
            <w:pPr>
              <w:pStyle w:val="G3"/>
              <w:jc w:val="right"/>
            </w:pPr>
            <w:r>
              <w:rPr>
                <w:sz w:val="20"/>
                <w:szCs w:val="20"/>
              </w:rPr>
              <w:t>-6,486,747.55</w:t>
            </w:r>
          </w:p>
        </w:tc>
      </w:tr>
      <w:tr w:rsidR="009514D8" w14:paraId="26004C3B" w14:textId="77777777">
        <w:trPr>
          <w:trHeight w:val="410"/>
          <w:jc w:val="center"/>
        </w:trPr>
        <w:tc>
          <w:tcPr>
            <w:tcW w:w="1623" w:type="pct"/>
            <w:vAlign w:val="center"/>
          </w:tcPr>
          <w:p w14:paraId="28BA8BB7" w14:textId="77777777" w:rsidR="009514D8" w:rsidRDefault="00000000">
            <w:pPr>
              <w:pStyle w:val="G3"/>
            </w:pPr>
            <w:r>
              <w:rPr>
                <w:rFonts w:hint="eastAsia"/>
                <w:b/>
                <w:bCs/>
                <w:sz w:val="20"/>
                <w:szCs w:val="20"/>
              </w:rPr>
              <w:t>二、营业利润</w:t>
            </w:r>
          </w:p>
        </w:tc>
        <w:tc>
          <w:tcPr>
            <w:tcW w:w="1126" w:type="pct"/>
            <w:vAlign w:val="center"/>
          </w:tcPr>
          <w:p w14:paraId="178EB5D0" w14:textId="77777777" w:rsidR="009514D8" w:rsidRDefault="00000000">
            <w:pPr>
              <w:pStyle w:val="G3"/>
              <w:jc w:val="right"/>
            </w:pPr>
            <w:r>
              <w:rPr>
                <w:b/>
                <w:bCs/>
                <w:sz w:val="20"/>
                <w:szCs w:val="20"/>
              </w:rPr>
              <w:t>-34,167,406.99</w:t>
            </w:r>
          </w:p>
        </w:tc>
        <w:tc>
          <w:tcPr>
            <w:tcW w:w="1126" w:type="pct"/>
            <w:vAlign w:val="center"/>
          </w:tcPr>
          <w:p w14:paraId="58E1A73B" w14:textId="77777777" w:rsidR="009514D8" w:rsidRDefault="00000000">
            <w:pPr>
              <w:pStyle w:val="G3"/>
              <w:jc w:val="right"/>
            </w:pPr>
            <w:r>
              <w:rPr>
                <w:b/>
                <w:bCs/>
                <w:sz w:val="20"/>
                <w:szCs w:val="20"/>
              </w:rPr>
              <w:t>1,033.05</w:t>
            </w:r>
          </w:p>
        </w:tc>
        <w:tc>
          <w:tcPr>
            <w:tcW w:w="1125" w:type="pct"/>
            <w:vAlign w:val="center"/>
          </w:tcPr>
          <w:p w14:paraId="63D964E3" w14:textId="77777777" w:rsidR="009514D8" w:rsidRDefault="00000000">
            <w:pPr>
              <w:pStyle w:val="G3"/>
              <w:jc w:val="right"/>
            </w:pPr>
            <w:r>
              <w:rPr>
                <w:b/>
                <w:bCs/>
                <w:sz w:val="20"/>
                <w:szCs w:val="20"/>
              </w:rPr>
              <w:t>-24,730,777.01</w:t>
            </w:r>
          </w:p>
        </w:tc>
      </w:tr>
      <w:tr w:rsidR="009514D8" w14:paraId="77FCA6BB" w14:textId="77777777">
        <w:trPr>
          <w:trHeight w:val="410"/>
          <w:jc w:val="center"/>
        </w:trPr>
        <w:tc>
          <w:tcPr>
            <w:tcW w:w="1623" w:type="pct"/>
            <w:vAlign w:val="center"/>
          </w:tcPr>
          <w:p w14:paraId="74793F42" w14:textId="77777777" w:rsidR="009514D8" w:rsidRDefault="00000000">
            <w:pPr>
              <w:pStyle w:val="G3"/>
            </w:pPr>
            <w:r>
              <w:rPr>
                <w:sz w:val="20"/>
                <w:szCs w:val="20"/>
              </w:rPr>
              <w:t>加：营业外收入</w:t>
            </w:r>
          </w:p>
        </w:tc>
        <w:tc>
          <w:tcPr>
            <w:tcW w:w="1126" w:type="pct"/>
            <w:vAlign w:val="center"/>
          </w:tcPr>
          <w:p w14:paraId="6A7CC049" w14:textId="77777777" w:rsidR="009514D8" w:rsidRDefault="00000000">
            <w:pPr>
              <w:pStyle w:val="G3"/>
              <w:jc w:val="right"/>
            </w:pPr>
            <w:r>
              <w:rPr>
                <w:sz w:val="20"/>
                <w:szCs w:val="20"/>
              </w:rPr>
              <w:t>15,151.84</w:t>
            </w:r>
          </w:p>
        </w:tc>
        <w:tc>
          <w:tcPr>
            <w:tcW w:w="1126" w:type="pct"/>
            <w:vAlign w:val="center"/>
          </w:tcPr>
          <w:p w14:paraId="4EE98D5B" w14:textId="77777777" w:rsidR="009514D8" w:rsidRDefault="00000000">
            <w:pPr>
              <w:pStyle w:val="G3"/>
              <w:jc w:val="right"/>
            </w:pPr>
            <w:r>
              <w:rPr>
                <w:sz w:val="20"/>
                <w:szCs w:val="20"/>
              </w:rPr>
              <w:t>-</w:t>
            </w:r>
          </w:p>
        </w:tc>
        <w:tc>
          <w:tcPr>
            <w:tcW w:w="1125" w:type="pct"/>
            <w:vAlign w:val="center"/>
          </w:tcPr>
          <w:p w14:paraId="70E0B7EB" w14:textId="77777777" w:rsidR="009514D8" w:rsidRDefault="00000000">
            <w:pPr>
              <w:pStyle w:val="G3"/>
              <w:jc w:val="right"/>
            </w:pPr>
            <w:r>
              <w:rPr>
                <w:sz w:val="20"/>
                <w:szCs w:val="20"/>
              </w:rPr>
              <w:t>-</w:t>
            </w:r>
          </w:p>
        </w:tc>
      </w:tr>
      <w:tr w:rsidR="009514D8" w14:paraId="132B1774" w14:textId="77777777">
        <w:trPr>
          <w:trHeight w:val="410"/>
          <w:jc w:val="center"/>
        </w:trPr>
        <w:tc>
          <w:tcPr>
            <w:tcW w:w="1623" w:type="pct"/>
            <w:vAlign w:val="center"/>
          </w:tcPr>
          <w:p w14:paraId="32955795" w14:textId="77777777" w:rsidR="009514D8" w:rsidRDefault="00000000">
            <w:pPr>
              <w:pStyle w:val="G3"/>
            </w:pPr>
            <w:r>
              <w:rPr>
                <w:sz w:val="20"/>
                <w:szCs w:val="20"/>
              </w:rPr>
              <w:t>减：营业外支出</w:t>
            </w:r>
          </w:p>
        </w:tc>
        <w:tc>
          <w:tcPr>
            <w:tcW w:w="1126" w:type="pct"/>
            <w:vAlign w:val="center"/>
          </w:tcPr>
          <w:p w14:paraId="264DCE84" w14:textId="77777777" w:rsidR="009514D8" w:rsidRDefault="00000000">
            <w:pPr>
              <w:pStyle w:val="G3"/>
              <w:jc w:val="right"/>
            </w:pPr>
            <w:r>
              <w:rPr>
                <w:sz w:val="20"/>
                <w:szCs w:val="20"/>
              </w:rPr>
              <w:t>5.01</w:t>
            </w:r>
          </w:p>
        </w:tc>
        <w:tc>
          <w:tcPr>
            <w:tcW w:w="1126" w:type="pct"/>
            <w:vAlign w:val="center"/>
          </w:tcPr>
          <w:p w14:paraId="11F85A33" w14:textId="77777777" w:rsidR="009514D8" w:rsidRDefault="00000000">
            <w:pPr>
              <w:pStyle w:val="G3"/>
              <w:jc w:val="right"/>
            </w:pPr>
            <w:r>
              <w:rPr>
                <w:sz w:val="20"/>
                <w:szCs w:val="20"/>
              </w:rPr>
              <w:t>-</w:t>
            </w:r>
          </w:p>
        </w:tc>
        <w:tc>
          <w:tcPr>
            <w:tcW w:w="1125" w:type="pct"/>
            <w:vAlign w:val="center"/>
          </w:tcPr>
          <w:p w14:paraId="7FA90B80" w14:textId="77777777" w:rsidR="009514D8" w:rsidRDefault="00000000">
            <w:pPr>
              <w:pStyle w:val="G3"/>
              <w:jc w:val="right"/>
            </w:pPr>
            <w:r>
              <w:rPr>
                <w:sz w:val="20"/>
                <w:szCs w:val="20"/>
              </w:rPr>
              <w:t>-</w:t>
            </w:r>
          </w:p>
        </w:tc>
      </w:tr>
      <w:tr w:rsidR="009514D8" w14:paraId="179CB54E" w14:textId="77777777">
        <w:trPr>
          <w:trHeight w:val="410"/>
          <w:jc w:val="center"/>
        </w:trPr>
        <w:tc>
          <w:tcPr>
            <w:tcW w:w="1623" w:type="pct"/>
            <w:vAlign w:val="center"/>
          </w:tcPr>
          <w:p w14:paraId="772F6A78" w14:textId="77777777" w:rsidR="009514D8" w:rsidRDefault="00000000">
            <w:pPr>
              <w:pStyle w:val="G3"/>
            </w:pPr>
            <w:r>
              <w:rPr>
                <w:rFonts w:hint="eastAsia"/>
                <w:b/>
                <w:bCs/>
                <w:sz w:val="20"/>
                <w:szCs w:val="20"/>
              </w:rPr>
              <w:t>三、利润总额</w:t>
            </w:r>
          </w:p>
        </w:tc>
        <w:tc>
          <w:tcPr>
            <w:tcW w:w="1126" w:type="pct"/>
            <w:vAlign w:val="center"/>
          </w:tcPr>
          <w:p w14:paraId="711479AC" w14:textId="77777777" w:rsidR="009514D8" w:rsidRDefault="00000000">
            <w:pPr>
              <w:pStyle w:val="G3"/>
              <w:jc w:val="right"/>
            </w:pPr>
            <w:r>
              <w:rPr>
                <w:b/>
                <w:bCs/>
                <w:sz w:val="20"/>
                <w:szCs w:val="20"/>
              </w:rPr>
              <w:t>-34,152,260.16</w:t>
            </w:r>
          </w:p>
        </w:tc>
        <w:tc>
          <w:tcPr>
            <w:tcW w:w="1126" w:type="pct"/>
            <w:vAlign w:val="center"/>
          </w:tcPr>
          <w:p w14:paraId="398CB3E5" w14:textId="77777777" w:rsidR="009514D8" w:rsidRDefault="00000000">
            <w:pPr>
              <w:pStyle w:val="G3"/>
              <w:jc w:val="right"/>
            </w:pPr>
            <w:r>
              <w:rPr>
                <w:b/>
                <w:bCs/>
                <w:sz w:val="20"/>
                <w:szCs w:val="20"/>
              </w:rPr>
              <w:t>5,301,936.38</w:t>
            </w:r>
          </w:p>
        </w:tc>
        <w:tc>
          <w:tcPr>
            <w:tcW w:w="1125" w:type="pct"/>
            <w:vAlign w:val="center"/>
          </w:tcPr>
          <w:p w14:paraId="65DE2E22" w14:textId="77777777" w:rsidR="009514D8" w:rsidRDefault="00000000">
            <w:pPr>
              <w:pStyle w:val="G3"/>
              <w:jc w:val="right"/>
            </w:pPr>
            <w:r>
              <w:rPr>
                <w:b/>
                <w:bCs/>
                <w:sz w:val="20"/>
                <w:szCs w:val="20"/>
              </w:rPr>
              <w:t>-24,730,777.01</w:t>
            </w:r>
          </w:p>
        </w:tc>
      </w:tr>
      <w:tr w:rsidR="009514D8" w14:paraId="051D6300" w14:textId="77777777">
        <w:trPr>
          <w:trHeight w:val="410"/>
          <w:jc w:val="center"/>
        </w:trPr>
        <w:tc>
          <w:tcPr>
            <w:tcW w:w="1623" w:type="pct"/>
            <w:vAlign w:val="center"/>
          </w:tcPr>
          <w:p w14:paraId="71E43AD6" w14:textId="77777777" w:rsidR="009514D8" w:rsidRDefault="00000000">
            <w:pPr>
              <w:pStyle w:val="G3"/>
            </w:pPr>
            <w:r>
              <w:rPr>
                <w:sz w:val="20"/>
                <w:szCs w:val="20"/>
              </w:rPr>
              <w:t>减：所得税费用</w:t>
            </w:r>
          </w:p>
        </w:tc>
        <w:tc>
          <w:tcPr>
            <w:tcW w:w="1126" w:type="pct"/>
            <w:vAlign w:val="center"/>
          </w:tcPr>
          <w:p w14:paraId="5BB22B36" w14:textId="77777777" w:rsidR="009514D8" w:rsidRDefault="00000000">
            <w:pPr>
              <w:pStyle w:val="G3"/>
              <w:jc w:val="right"/>
            </w:pPr>
            <w:r>
              <w:rPr>
                <w:sz w:val="20"/>
                <w:szCs w:val="20"/>
              </w:rPr>
              <w:t xml:space="preserve">　</w:t>
            </w:r>
          </w:p>
        </w:tc>
        <w:tc>
          <w:tcPr>
            <w:tcW w:w="1126" w:type="pct"/>
            <w:vAlign w:val="center"/>
          </w:tcPr>
          <w:p w14:paraId="5D30A00A" w14:textId="77777777" w:rsidR="009514D8" w:rsidRDefault="00000000">
            <w:pPr>
              <w:pStyle w:val="G3"/>
              <w:jc w:val="right"/>
            </w:pPr>
            <w:r>
              <w:rPr>
                <w:sz w:val="20"/>
                <w:szCs w:val="20"/>
              </w:rPr>
              <w:t>-</w:t>
            </w:r>
          </w:p>
        </w:tc>
        <w:tc>
          <w:tcPr>
            <w:tcW w:w="1125" w:type="pct"/>
            <w:vAlign w:val="center"/>
          </w:tcPr>
          <w:p w14:paraId="2D788F47" w14:textId="77777777" w:rsidR="009514D8" w:rsidRDefault="00000000">
            <w:pPr>
              <w:pStyle w:val="G3"/>
              <w:jc w:val="right"/>
            </w:pPr>
            <w:r>
              <w:rPr>
                <w:sz w:val="20"/>
                <w:szCs w:val="20"/>
              </w:rPr>
              <w:t>-</w:t>
            </w:r>
          </w:p>
        </w:tc>
      </w:tr>
      <w:tr w:rsidR="009514D8" w14:paraId="6FBCA202" w14:textId="77777777">
        <w:trPr>
          <w:trHeight w:val="410"/>
          <w:jc w:val="center"/>
        </w:trPr>
        <w:tc>
          <w:tcPr>
            <w:tcW w:w="1623" w:type="pct"/>
            <w:vAlign w:val="center"/>
          </w:tcPr>
          <w:p w14:paraId="536BA00F" w14:textId="77777777" w:rsidR="009514D8" w:rsidRDefault="00000000">
            <w:pPr>
              <w:pStyle w:val="G3"/>
            </w:pPr>
            <w:r>
              <w:rPr>
                <w:rFonts w:hint="eastAsia"/>
                <w:b/>
                <w:bCs/>
                <w:sz w:val="20"/>
                <w:szCs w:val="20"/>
              </w:rPr>
              <w:t>四、净利润</w:t>
            </w:r>
          </w:p>
        </w:tc>
        <w:tc>
          <w:tcPr>
            <w:tcW w:w="1126" w:type="pct"/>
            <w:vAlign w:val="center"/>
          </w:tcPr>
          <w:p w14:paraId="62E84DF7" w14:textId="77777777" w:rsidR="009514D8" w:rsidRDefault="00000000">
            <w:pPr>
              <w:pStyle w:val="G3"/>
              <w:jc w:val="right"/>
            </w:pPr>
            <w:r>
              <w:rPr>
                <w:b/>
                <w:bCs/>
                <w:sz w:val="20"/>
                <w:szCs w:val="20"/>
              </w:rPr>
              <w:t>-34,152,260.16</w:t>
            </w:r>
          </w:p>
        </w:tc>
        <w:tc>
          <w:tcPr>
            <w:tcW w:w="1126" w:type="pct"/>
            <w:vAlign w:val="center"/>
          </w:tcPr>
          <w:p w14:paraId="0503F9DD" w14:textId="77777777" w:rsidR="009514D8" w:rsidRDefault="00000000">
            <w:pPr>
              <w:pStyle w:val="G3"/>
              <w:jc w:val="right"/>
            </w:pPr>
            <w:r>
              <w:rPr>
                <w:b/>
                <w:bCs/>
                <w:sz w:val="20"/>
                <w:szCs w:val="20"/>
              </w:rPr>
              <w:t>5,301,936.38</w:t>
            </w:r>
          </w:p>
        </w:tc>
        <w:tc>
          <w:tcPr>
            <w:tcW w:w="1125" w:type="pct"/>
            <w:vAlign w:val="center"/>
          </w:tcPr>
          <w:p w14:paraId="049553CD" w14:textId="77777777" w:rsidR="009514D8" w:rsidRDefault="00000000">
            <w:pPr>
              <w:pStyle w:val="G3"/>
              <w:jc w:val="right"/>
            </w:pPr>
            <w:r>
              <w:rPr>
                <w:b/>
                <w:bCs/>
                <w:sz w:val="20"/>
                <w:szCs w:val="20"/>
              </w:rPr>
              <w:t>-24,730,777.01</w:t>
            </w:r>
          </w:p>
        </w:tc>
      </w:tr>
    </w:tbl>
    <w:p w14:paraId="32A00BF5" w14:textId="77777777" w:rsidR="009514D8" w:rsidRDefault="00000000">
      <w:pPr>
        <w:pStyle w:val="G1"/>
        <w:spacing w:before="156" w:after="156"/>
        <w:ind w:firstLine="482"/>
      </w:pPr>
      <w:r>
        <w:rPr>
          <w:rFonts w:hint="eastAsia"/>
        </w:rPr>
        <w:t>3</w:t>
      </w:r>
      <w:r>
        <w:rPr>
          <w:rFonts w:hint="eastAsia"/>
        </w:rPr>
        <w:t>、现金流量表</w:t>
      </w:r>
    </w:p>
    <w:p w14:paraId="40F778C4" w14:textId="77777777" w:rsidR="009514D8"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652"/>
        <w:gridCol w:w="1560"/>
        <w:gridCol w:w="1699"/>
        <w:gridCol w:w="1611"/>
      </w:tblGrid>
      <w:tr w:rsidR="009514D8" w14:paraId="403F8A8D" w14:textId="77777777">
        <w:trPr>
          <w:trHeight w:val="398"/>
          <w:tblHeader/>
          <w:jc w:val="center"/>
        </w:trPr>
        <w:tc>
          <w:tcPr>
            <w:tcW w:w="2143" w:type="pct"/>
            <w:tcBorders>
              <w:tl2br w:val="nil"/>
              <w:tr2bl w:val="nil"/>
            </w:tcBorders>
            <w:vAlign w:val="center"/>
          </w:tcPr>
          <w:p w14:paraId="70E0CAF8" w14:textId="77777777" w:rsidR="009514D8" w:rsidRDefault="00000000">
            <w:pPr>
              <w:pStyle w:val="G3"/>
              <w:jc w:val="center"/>
              <w:rPr>
                <w:b/>
                <w:bCs/>
              </w:rPr>
            </w:pPr>
            <w:r>
              <w:rPr>
                <w:rFonts w:hint="eastAsia"/>
                <w:b/>
                <w:bCs/>
              </w:rPr>
              <w:t>项目</w:t>
            </w:r>
          </w:p>
        </w:tc>
        <w:tc>
          <w:tcPr>
            <w:tcW w:w="915" w:type="pct"/>
            <w:tcBorders>
              <w:tl2br w:val="nil"/>
              <w:tr2bl w:val="nil"/>
            </w:tcBorders>
            <w:vAlign w:val="center"/>
          </w:tcPr>
          <w:p w14:paraId="7AD78F24" w14:textId="77777777" w:rsidR="009514D8"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3A9B4C71" w14:textId="77777777" w:rsidR="009514D8"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72D06855" w14:textId="77777777" w:rsidR="009514D8" w:rsidRDefault="00000000">
            <w:pPr>
              <w:pStyle w:val="G3"/>
              <w:jc w:val="center"/>
              <w:rPr>
                <w:b/>
                <w:bCs/>
              </w:rPr>
            </w:pPr>
            <w:r>
              <w:rPr>
                <w:rFonts w:hint="eastAsia"/>
                <w:b/>
                <w:bCs/>
              </w:rPr>
              <w:t>2022</w:t>
            </w:r>
            <w:r>
              <w:rPr>
                <w:rFonts w:hint="eastAsia"/>
                <w:b/>
                <w:bCs/>
              </w:rPr>
              <w:t>年度</w:t>
            </w:r>
          </w:p>
        </w:tc>
      </w:tr>
      <w:tr w:rsidR="009514D8" w14:paraId="6C54A99D" w14:textId="77777777">
        <w:trPr>
          <w:trHeight w:val="398"/>
          <w:jc w:val="center"/>
        </w:trPr>
        <w:tc>
          <w:tcPr>
            <w:tcW w:w="2143" w:type="pct"/>
            <w:tcBorders>
              <w:tl2br w:val="nil"/>
              <w:tr2bl w:val="nil"/>
            </w:tcBorders>
            <w:vAlign w:val="center"/>
          </w:tcPr>
          <w:p w14:paraId="60B31EDC" w14:textId="77777777" w:rsidR="009514D8" w:rsidRDefault="00000000">
            <w:pPr>
              <w:pStyle w:val="G3"/>
            </w:pPr>
            <w:r>
              <w:rPr>
                <w:rFonts w:hint="eastAsia"/>
                <w:sz w:val="20"/>
                <w:szCs w:val="20"/>
              </w:rPr>
              <w:t>一、经营活动产生的现金流量</w:t>
            </w:r>
          </w:p>
        </w:tc>
        <w:tc>
          <w:tcPr>
            <w:tcW w:w="915" w:type="pct"/>
            <w:tcBorders>
              <w:tl2br w:val="nil"/>
              <w:tr2bl w:val="nil"/>
            </w:tcBorders>
            <w:vAlign w:val="center"/>
          </w:tcPr>
          <w:p w14:paraId="52B3BD61" w14:textId="77777777" w:rsidR="009514D8"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54751BD0" w14:textId="77777777" w:rsidR="009514D8"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2BB8D1C8" w14:textId="77777777" w:rsidR="009514D8" w:rsidRDefault="00000000">
            <w:pPr>
              <w:pStyle w:val="G3"/>
              <w:jc w:val="right"/>
              <w:rPr>
                <w:highlight w:val="yellow"/>
              </w:rPr>
            </w:pPr>
            <w:r>
              <w:rPr>
                <w:sz w:val="20"/>
                <w:szCs w:val="20"/>
              </w:rPr>
              <w:t xml:space="preserve">　</w:t>
            </w:r>
          </w:p>
        </w:tc>
      </w:tr>
      <w:tr w:rsidR="009514D8" w14:paraId="372030E6" w14:textId="77777777">
        <w:trPr>
          <w:trHeight w:val="398"/>
          <w:jc w:val="center"/>
        </w:trPr>
        <w:tc>
          <w:tcPr>
            <w:tcW w:w="2143" w:type="pct"/>
            <w:tcBorders>
              <w:tl2br w:val="nil"/>
              <w:tr2bl w:val="nil"/>
            </w:tcBorders>
            <w:vAlign w:val="center"/>
          </w:tcPr>
          <w:p w14:paraId="06FBE293" w14:textId="77777777" w:rsidR="009514D8"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082FE285" w14:textId="77777777" w:rsidR="009514D8" w:rsidRDefault="00000000">
            <w:pPr>
              <w:pStyle w:val="G3"/>
              <w:jc w:val="right"/>
            </w:pPr>
            <w:r>
              <w:rPr>
                <w:sz w:val="20"/>
                <w:szCs w:val="20"/>
              </w:rPr>
              <w:t>228,571.43</w:t>
            </w:r>
          </w:p>
        </w:tc>
        <w:tc>
          <w:tcPr>
            <w:tcW w:w="997" w:type="pct"/>
            <w:tcBorders>
              <w:tl2br w:val="nil"/>
              <w:tr2bl w:val="nil"/>
            </w:tcBorders>
            <w:vAlign w:val="center"/>
          </w:tcPr>
          <w:p w14:paraId="3011B5E0" w14:textId="77777777" w:rsidR="009514D8" w:rsidRDefault="00000000">
            <w:pPr>
              <w:pStyle w:val="G3"/>
              <w:jc w:val="right"/>
            </w:pPr>
            <w:r>
              <w:rPr>
                <w:sz w:val="20"/>
                <w:szCs w:val="20"/>
              </w:rPr>
              <w:t>-</w:t>
            </w:r>
          </w:p>
        </w:tc>
        <w:tc>
          <w:tcPr>
            <w:tcW w:w="945" w:type="pct"/>
            <w:tcBorders>
              <w:tl2br w:val="nil"/>
              <w:tr2bl w:val="nil"/>
            </w:tcBorders>
            <w:vAlign w:val="center"/>
          </w:tcPr>
          <w:p w14:paraId="327B16A3" w14:textId="77777777" w:rsidR="009514D8" w:rsidRDefault="00000000">
            <w:pPr>
              <w:pStyle w:val="G3"/>
              <w:jc w:val="right"/>
            </w:pPr>
            <w:r>
              <w:rPr>
                <w:sz w:val="20"/>
                <w:szCs w:val="20"/>
              </w:rPr>
              <w:t>-</w:t>
            </w:r>
          </w:p>
        </w:tc>
      </w:tr>
      <w:tr w:rsidR="009514D8" w14:paraId="0301DD23" w14:textId="77777777">
        <w:trPr>
          <w:trHeight w:val="398"/>
          <w:jc w:val="center"/>
        </w:trPr>
        <w:tc>
          <w:tcPr>
            <w:tcW w:w="2143" w:type="pct"/>
            <w:tcBorders>
              <w:tl2br w:val="nil"/>
              <w:tr2bl w:val="nil"/>
            </w:tcBorders>
            <w:vAlign w:val="center"/>
          </w:tcPr>
          <w:p w14:paraId="6900BE8B" w14:textId="77777777" w:rsidR="009514D8" w:rsidRDefault="00000000">
            <w:pPr>
              <w:pStyle w:val="G3"/>
            </w:pPr>
            <w:r>
              <w:rPr>
                <w:rFonts w:hint="eastAsia"/>
                <w:sz w:val="20"/>
                <w:szCs w:val="20"/>
              </w:rPr>
              <w:t>收到的税费返还</w:t>
            </w:r>
          </w:p>
        </w:tc>
        <w:tc>
          <w:tcPr>
            <w:tcW w:w="915" w:type="pct"/>
            <w:tcBorders>
              <w:tl2br w:val="nil"/>
              <w:tr2bl w:val="nil"/>
            </w:tcBorders>
            <w:vAlign w:val="center"/>
          </w:tcPr>
          <w:p w14:paraId="5C9AD647" w14:textId="77777777" w:rsidR="009514D8" w:rsidRDefault="00000000">
            <w:pPr>
              <w:pStyle w:val="G3"/>
              <w:jc w:val="right"/>
            </w:pPr>
            <w:r>
              <w:rPr>
                <w:sz w:val="20"/>
                <w:szCs w:val="20"/>
              </w:rPr>
              <w:t>-</w:t>
            </w:r>
          </w:p>
        </w:tc>
        <w:tc>
          <w:tcPr>
            <w:tcW w:w="997" w:type="pct"/>
            <w:tcBorders>
              <w:tl2br w:val="nil"/>
              <w:tr2bl w:val="nil"/>
            </w:tcBorders>
            <w:vAlign w:val="center"/>
          </w:tcPr>
          <w:p w14:paraId="3B1B3E54" w14:textId="77777777" w:rsidR="009514D8" w:rsidRDefault="00000000">
            <w:pPr>
              <w:pStyle w:val="G3"/>
              <w:jc w:val="right"/>
            </w:pPr>
            <w:r>
              <w:rPr>
                <w:sz w:val="20"/>
                <w:szCs w:val="20"/>
              </w:rPr>
              <w:t>-</w:t>
            </w:r>
          </w:p>
        </w:tc>
        <w:tc>
          <w:tcPr>
            <w:tcW w:w="945" w:type="pct"/>
            <w:tcBorders>
              <w:tl2br w:val="nil"/>
              <w:tr2bl w:val="nil"/>
            </w:tcBorders>
            <w:vAlign w:val="center"/>
          </w:tcPr>
          <w:p w14:paraId="1F3302DF" w14:textId="77777777" w:rsidR="009514D8" w:rsidRDefault="00000000">
            <w:pPr>
              <w:pStyle w:val="G3"/>
              <w:jc w:val="right"/>
            </w:pPr>
            <w:r>
              <w:rPr>
                <w:sz w:val="20"/>
                <w:szCs w:val="20"/>
              </w:rPr>
              <w:t>-</w:t>
            </w:r>
          </w:p>
        </w:tc>
      </w:tr>
      <w:tr w:rsidR="009514D8" w14:paraId="2A385D5D" w14:textId="77777777">
        <w:trPr>
          <w:trHeight w:val="398"/>
          <w:jc w:val="center"/>
        </w:trPr>
        <w:tc>
          <w:tcPr>
            <w:tcW w:w="2143" w:type="pct"/>
            <w:tcBorders>
              <w:tl2br w:val="nil"/>
              <w:tr2bl w:val="nil"/>
            </w:tcBorders>
            <w:vAlign w:val="center"/>
          </w:tcPr>
          <w:p w14:paraId="798D3D10" w14:textId="77777777" w:rsidR="009514D8"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3A6C753E" w14:textId="77777777" w:rsidR="009514D8" w:rsidRDefault="00000000">
            <w:pPr>
              <w:pStyle w:val="G3"/>
              <w:jc w:val="right"/>
            </w:pPr>
            <w:r>
              <w:rPr>
                <w:sz w:val="20"/>
                <w:szCs w:val="20"/>
              </w:rPr>
              <w:t>5,861,026.72</w:t>
            </w:r>
          </w:p>
        </w:tc>
        <w:tc>
          <w:tcPr>
            <w:tcW w:w="997" w:type="pct"/>
            <w:tcBorders>
              <w:tl2br w:val="nil"/>
              <w:tr2bl w:val="nil"/>
            </w:tcBorders>
            <w:vAlign w:val="center"/>
          </w:tcPr>
          <w:p w14:paraId="6DDAA19D" w14:textId="77777777" w:rsidR="009514D8" w:rsidRDefault="00000000">
            <w:pPr>
              <w:pStyle w:val="G3"/>
              <w:jc w:val="right"/>
            </w:pPr>
            <w:r>
              <w:rPr>
                <w:sz w:val="20"/>
                <w:szCs w:val="20"/>
              </w:rPr>
              <w:t>3,016,317.66</w:t>
            </w:r>
          </w:p>
        </w:tc>
        <w:tc>
          <w:tcPr>
            <w:tcW w:w="945" w:type="pct"/>
            <w:tcBorders>
              <w:tl2br w:val="nil"/>
              <w:tr2bl w:val="nil"/>
            </w:tcBorders>
            <w:vAlign w:val="center"/>
          </w:tcPr>
          <w:p w14:paraId="7776F8EC" w14:textId="77777777" w:rsidR="009514D8" w:rsidRDefault="00000000">
            <w:pPr>
              <w:pStyle w:val="G3"/>
              <w:jc w:val="right"/>
            </w:pPr>
            <w:r>
              <w:rPr>
                <w:sz w:val="20"/>
                <w:szCs w:val="20"/>
              </w:rPr>
              <w:t>96,780,122.33</w:t>
            </w:r>
          </w:p>
        </w:tc>
      </w:tr>
      <w:tr w:rsidR="009514D8" w14:paraId="46F88240" w14:textId="77777777">
        <w:trPr>
          <w:trHeight w:val="398"/>
          <w:jc w:val="center"/>
        </w:trPr>
        <w:tc>
          <w:tcPr>
            <w:tcW w:w="2143" w:type="pct"/>
            <w:tcBorders>
              <w:tl2br w:val="nil"/>
              <w:tr2bl w:val="nil"/>
            </w:tcBorders>
            <w:vAlign w:val="center"/>
          </w:tcPr>
          <w:p w14:paraId="4F62745A" w14:textId="77777777" w:rsidR="009514D8" w:rsidRDefault="00000000">
            <w:pPr>
              <w:pStyle w:val="G3"/>
            </w:pPr>
            <w:r>
              <w:rPr>
                <w:rFonts w:hint="eastAsia"/>
                <w:b/>
                <w:bCs/>
                <w:sz w:val="20"/>
                <w:szCs w:val="20"/>
              </w:rPr>
              <w:t>经营活动现金流入小计</w:t>
            </w:r>
          </w:p>
        </w:tc>
        <w:tc>
          <w:tcPr>
            <w:tcW w:w="915" w:type="pct"/>
            <w:tcBorders>
              <w:tl2br w:val="nil"/>
              <w:tr2bl w:val="nil"/>
            </w:tcBorders>
            <w:vAlign w:val="center"/>
          </w:tcPr>
          <w:p w14:paraId="0F168A0C" w14:textId="77777777" w:rsidR="009514D8" w:rsidRDefault="00000000">
            <w:pPr>
              <w:pStyle w:val="G3"/>
              <w:jc w:val="right"/>
            </w:pPr>
            <w:r>
              <w:rPr>
                <w:b/>
                <w:bCs/>
                <w:sz w:val="20"/>
                <w:szCs w:val="20"/>
              </w:rPr>
              <w:t>6,089,598.15</w:t>
            </w:r>
          </w:p>
        </w:tc>
        <w:tc>
          <w:tcPr>
            <w:tcW w:w="997" w:type="pct"/>
            <w:tcBorders>
              <w:tl2br w:val="nil"/>
              <w:tr2bl w:val="nil"/>
            </w:tcBorders>
            <w:vAlign w:val="center"/>
          </w:tcPr>
          <w:p w14:paraId="6EBAB0AB" w14:textId="77777777" w:rsidR="009514D8" w:rsidRDefault="00000000">
            <w:pPr>
              <w:pStyle w:val="G3"/>
              <w:jc w:val="right"/>
            </w:pPr>
            <w:r>
              <w:rPr>
                <w:b/>
                <w:bCs/>
                <w:sz w:val="20"/>
                <w:szCs w:val="20"/>
              </w:rPr>
              <w:t>3,016,317.66</w:t>
            </w:r>
          </w:p>
        </w:tc>
        <w:tc>
          <w:tcPr>
            <w:tcW w:w="945" w:type="pct"/>
            <w:tcBorders>
              <w:tl2br w:val="nil"/>
              <w:tr2bl w:val="nil"/>
            </w:tcBorders>
            <w:vAlign w:val="center"/>
          </w:tcPr>
          <w:p w14:paraId="0B1886D0" w14:textId="77777777" w:rsidR="009514D8" w:rsidRDefault="00000000">
            <w:pPr>
              <w:pStyle w:val="G3"/>
              <w:jc w:val="right"/>
            </w:pPr>
            <w:r>
              <w:rPr>
                <w:b/>
                <w:bCs/>
                <w:sz w:val="20"/>
                <w:szCs w:val="20"/>
              </w:rPr>
              <w:t>96,780,122.33</w:t>
            </w:r>
          </w:p>
        </w:tc>
      </w:tr>
      <w:tr w:rsidR="009514D8" w14:paraId="46503CBC" w14:textId="77777777">
        <w:trPr>
          <w:trHeight w:val="398"/>
          <w:jc w:val="center"/>
        </w:trPr>
        <w:tc>
          <w:tcPr>
            <w:tcW w:w="2143" w:type="pct"/>
            <w:tcBorders>
              <w:tl2br w:val="nil"/>
              <w:tr2bl w:val="nil"/>
            </w:tcBorders>
            <w:vAlign w:val="center"/>
          </w:tcPr>
          <w:p w14:paraId="46A99CED" w14:textId="77777777" w:rsidR="009514D8"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73F61B78" w14:textId="77777777" w:rsidR="009514D8"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4388AF99" w14:textId="77777777" w:rsidR="009514D8" w:rsidRDefault="00000000">
            <w:pPr>
              <w:pStyle w:val="G3"/>
              <w:jc w:val="right"/>
            </w:pPr>
            <w:r>
              <w:rPr>
                <w:b/>
                <w:bCs/>
                <w:sz w:val="20"/>
                <w:szCs w:val="20"/>
              </w:rPr>
              <w:t>-</w:t>
            </w:r>
          </w:p>
        </w:tc>
        <w:tc>
          <w:tcPr>
            <w:tcW w:w="945" w:type="pct"/>
            <w:tcBorders>
              <w:tl2br w:val="nil"/>
              <w:tr2bl w:val="nil"/>
            </w:tcBorders>
            <w:vAlign w:val="center"/>
          </w:tcPr>
          <w:p w14:paraId="6DC554B9" w14:textId="77777777" w:rsidR="009514D8" w:rsidRDefault="00000000">
            <w:pPr>
              <w:pStyle w:val="G3"/>
              <w:jc w:val="right"/>
            </w:pPr>
            <w:r>
              <w:rPr>
                <w:b/>
                <w:bCs/>
                <w:sz w:val="20"/>
                <w:szCs w:val="20"/>
              </w:rPr>
              <w:t>-</w:t>
            </w:r>
          </w:p>
        </w:tc>
      </w:tr>
      <w:tr w:rsidR="009514D8" w14:paraId="3D83910E" w14:textId="77777777">
        <w:trPr>
          <w:trHeight w:val="398"/>
          <w:jc w:val="center"/>
        </w:trPr>
        <w:tc>
          <w:tcPr>
            <w:tcW w:w="2143" w:type="pct"/>
            <w:tcBorders>
              <w:tl2br w:val="nil"/>
              <w:tr2bl w:val="nil"/>
            </w:tcBorders>
            <w:vAlign w:val="center"/>
          </w:tcPr>
          <w:p w14:paraId="0F36D7FC" w14:textId="77777777" w:rsidR="009514D8"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4608904D" w14:textId="77777777" w:rsidR="009514D8" w:rsidRDefault="00000000">
            <w:pPr>
              <w:pStyle w:val="G3"/>
              <w:jc w:val="right"/>
            </w:pPr>
            <w:r>
              <w:rPr>
                <w:rFonts w:hint="eastAsia"/>
              </w:rPr>
              <w:t>-</w:t>
            </w:r>
          </w:p>
        </w:tc>
        <w:tc>
          <w:tcPr>
            <w:tcW w:w="997" w:type="pct"/>
            <w:tcBorders>
              <w:tl2br w:val="nil"/>
              <w:tr2bl w:val="nil"/>
            </w:tcBorders>
            <w:vAlign w:val="center"/>
          </w:tcPr>
          <w:p w14:paraId="5194A4D3" w14:textId="77777777" w:rsidR="009514D8" w:rsidRDefault="00000000">
            <w:pPr>
              <w:pStyle w:val="G3"/>
              <w:jc w:val="right"/>
            </w:pPr>
            <w:r>
              <w:rPr>
                <w:sz w:val="20"/>
                <w:szCs w:val="20"/>
              </w:rPr>
              <w:t>-</w:t>
            </w:r>
          </w:p>
        </w:tc>
        <w:tc>
          <w:tcPr>
            <w:tcW w:w="945" w:type="pct"/>
            <w:tcBorders>
              <w:tl2br w:val="nil"/>
              <w:tr2bl w:val="nil"/>
            </w:tcBorders>
            <w:vAlign w:val="center"/>
          </w:tcPr>
          <w:p w14:paraId="4E841E19" w14:textId="77777777" w:rsidR="009514D8" w:rsidRDefault="00000000">
            <w:pPr>
              <w:pStyle w:val="G3"/>
              <w:jc w:val="right"/>
            </w:pPr>
            <w:r>
              <w:rPr>
                <w:sz w:val="20"/>
                <w:szCs w:val="20"/>
              </w:rPr>
              <w:t>719,537.66</w:t>
            </w:r>
          </w:p>
        </w:tc>
      </w:tr>
      <w:tr w:rsidR="009514D8" w14:paraId="70A76EBC" w14:textId="77777777">
        <w:trPr>
          <w:trHeight w:val="398"/>
          <w:jc w:val="center"/>
        </w:trPr>
        <w:tc>
          <w:tcPr>
            <w:tcW w:w="2143" w:type="pct"/>
            <w:tcBorders>
              <w:tl2br w:val="nil"/>
              <w:tr2bl w:val="nil"/>
            </w:tcBorders>
            <w:vAlign w:val="center"/>
          </w:tcPr>
          <w:p w14:paraId="7B60961B" w14:textId="77777777" w:rsidR="009514D8" w:rsidRDefault="00000000">
            <w:pPr>
              <w:pStyle w:val="G3"/>
            </w:pPr>
            <w:r>
              <w:rPr>
                <w:rFonts w:hint="eastAsia"/>
                <w:sz w:val="20"/>
                <w:szCs w:val="20"/>
              </w:rPr>
              <w:t>支付的各项税费</w:t>
            </w:r>
          </w:p>
        </w:tc>
        <w:tc>
          <w:tcPr>
            <w:tcW w:w="915" w:type="pct"/>
            <w:tcBorders>
              <w:tl2br w:val="nil"/>
              <w:tr2bl w:val="nil"/>
            </w:tcBorders>
            <w:vAlign w:val="center"/>
          </w:tcPr>
          <w:p w14:paraId="436B89B6" w14:textId="77777777" w:rsidR="009514D8" w:rsidRDefault="00000000">
            <w:pPr>
              <w:pStyle w:val="G3"/>
              <w:jc w:val="right"/>
            </w:pPr>
            <w:r>
              <w:rPr>
                <w:sz w:val="20"/>
                <w:szCs w:val="20"/>
              </w:rPr>
              <w:t>6,253.56</w:t>
            </w:r>
          </w:p>
        </w:tc>
        <w:tc>
          <w:tcPr>
            <w:tcW w:w="997" w:type="pct"/>
            <w:tcBorders>
              <w:tl2br w:val="nil"/>
              <w:tr2bl w:val="nil"/>
            </w:tcBorders>
            <w:vAlign w:val="center"/>
          </w:tcPr>
          <w:p w14:paraId="0F8EE75B" w14:textId="77777777" w:rsidR="009514D8" w:rsidRDefault="00000000">
            <w:pPr>
              <w:pStyle w:val="G3"/>
              <w:jc w:val="right"/>
            </w:pPr>
            <w:r>
              <w:rPr>
                <w:sz w:val="20"/>
                <w:szCs w:val="20"/>
              </w:rPr>
              <w:t>312,744.36</w:t>
            </w:r>
          </w:p>
        </w:tc>
        <w:tc>
          <w:tcPr>
            <w:tcW w:w="945" w:type="pct"/>
            <w:tcBorders>
              <w:tl2br w:val="nil"/>
              <w:tr2bl w:val="nil"/>
            </w:tcBorders>
            <w:vAlign w:val="center"/>
          </w:tcPr>
          <w:p w14:paraId="784E5889" w14:textId="77777777" w:rsidR="009514D8" w:rsidRDefault="00000000">
            <w:pPr>
              <w:pStyle w:val="G3"/>
              <w:jc w:val="right"/>
            </w:pPr>
            <w:r>
              <w:rPr>
                <w:sz w:val="20"/>
                <w:szCs w:val="20"/>
              </w:rPr>
              <w:t>49,637.73</w:t>
            </w:r>
          </w:p>
        </w:tc>
      </w:tr>
      <w:tr w:rsidR="009514D8" w14:paraId="5CB3559D" w14:textId="77777777">
        <w:trPr>
          <w:trHeight w:val="398"/>
          <w:jc w:val="center"/>
        </w:trPr>
        <w:tc>
          <w:tcPr>
            <w:tcW w:w="2143" w:type="pct"/>
            <w:tcBorders>
              <w:tl2br w:val="nil"/>
              <w:tr2bl w:val="nil"/>
            </w:tcBorders>
            <w:vAlign w:val="center"/>
          </w:tcPr>
          <w:p w14:paraId="625022F2" w14:textId="77777777" w:rsidR="009514D8"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37599979" w14:textId="77777777" w:rsidR="009514D8" w:rsidRDefault="00000000">
            <w:pPr>
              <w:pStyle w:val="G3"/>
              <w:jc w:val="right"/>
            </w:pPr>
            <w:r>
              <w:rPr>
                <w:sz w:val="20"/>
                <w:szCs w:val="20"/>
              </w:rPr>
              <w:t>66,552,079.35</w:t>
            </w:r>
          </w:p>
        </w:tc>
        <w:tc>
          <w:tcPr>
            <w:tcW w:w="997" w:type="pct"/>
            <w:tcBorders>
              <w:tl2br w:val="nil"/>
              <w:tr2bl w:val="nil"/>
            </w:tcBorders>
            <w:vAlign w:val="center"/>
          </w:tcPr>
          <w:p w14:paraId="03617E98" w14:textId="77777777" w:rsidR="009514D8" w:rsidRDefault="00000000">
            <w:pPr>
              <w:pStyle w:val="G3"/>
              <w:jc w:val="right"/>
            </w:pPr>
            <w:r>
              <w:rPr>
                <w:sz w:val="20"/>
                <w:szCs w:val="20"/>
              </w:rPr>
              <w:t>28,955,169.08</w:t>
            </w:r>
          </w:p>
        </w:tc>
        <w:tc>
          <w:tcPr>
            <w:tcW w:w="945" w:type="pct"/>
            <w:tcBorders>
              <w:tl2br w:val="nil"/>
              <w:tr2bl w:val="nil"/>
            </w:tcBorders>
            <w:vAlign w:val="center"/>
          </w:tcPr>
          <w:p w14:paraId="4E423335" w14:textId="77777777" w:rsidR="009514D8" w:rsidRDefault="00000000">
            <w:pPr>
              <w:pStyle w:val="G3"/>
              <w:jc w:val="right"/>
            </w:pPr>
            <w:r>
              <w:rPr>
                <w:sz w:val="20"/>
                <w:szCs w:val="20"/>
              </w:rPr>
              <w:t>181,065,786.28</w:t>
            </w:r>
          </w:p>
        </w:tc>
      </w:tr>
      <w:tr w:rsidR="009514D8" w14:paraId="0EC1BDB3" w14:textId="77777777">
        <w:trPr>
          <w:trHeight w:val="398"/>
          <w:jc w:val="center"/>
        </w:trPr>
        <w:tc>
          <w:tcPr>
            <w:tcW w:w="2143" w:type="pct"/>
            <w:tcBorders>
              <w:tl2br w:val="nil"/>
              <w:tr2bl w:val="nil"/>
            </w:tcBorders>
            <w:vAlign w:val="center"/>
          </w:tcPr>
          <w:p w14:paraId="66E84E4F" w14:textId="77777777" w:rsidR="009514D8" w:rsidRDefault="00000000">
            <w:pPr>
              <w:pStyle w:val="G3"/>
            </w:pPr>
            <w:r>
              <w:rPr>
                <w:rFonts w:hint="eastAsia"/>
                <w:b/>
                <w:bCs/>
                <w:sz w:val="20"/>
                <w:szCs w:val="20"/>
              </w:rPr>
              <w:t>经营活动现金流出小计</w:t>
            </w:r>
          </w:p>
        </w:tc>
        <w:tc>
          <w:tcPr>
            <w:tcW w:w="915" w:type="pct"/>
            <w:tcBorders>
              <w:tl2br w:val="nil"/>
              <w:tr2bl w:val="nil"/>
            </w:tcBorders>
            <w:vAlign w:val="center"/>
          </w:tcPr>
          <w:p w14:paraId="79112A93" w14:textId="77777777" w:rsidR="009514D8" w:rsidRDefault="00000000">
            <w:pPr>
              <w:pStyle w:val="G3"/>
              <w:jc w:val="right"/>
            </w:pPr>
            <w:r>
              <w:rPr>
                <w:b/>
                <w:bCs/>
                <w:sz w:val="20"/>
                <w:szCs w:val="20"/>
              </w:rPr>
              <w:t>66,558,332.91</w:t>
            </w:r>
          </w:p>
        </w:tc>
        <w:tc>
          <w:tcPr>
            <w:tcW w:w="997" w:type="pct"/>
            <w:tcBorders>
              <w:tl2br w:val="nil"/>
              <w:tr2bl w:val="nil"/>
            </w:tcBorders>
            <w:vAlign w:val="center"/>
          </w:tcPr>
          <w:p w14:paraId="229B4F9A" w14:textId="77777777" w:rsidR="009514D8" w:rsidRDefault="00000000">
            <w:pPr>
              <w:pStyle w:val="G3"/>
              <w:jc w:val="right"/>
            </w:pPr>
            <w:r>
              <w:rPr>
                <w:b/>
                <w:bCs/>
                <w:sz w:val="20"/>
                <w:szCs w:val="20"/>
              </w:rPr>
              <w:t>29,267,913.44</w:t>
            </w:r>
          </w:p>
        </w:tc>
        <w:tc>
          <w:tcPr>
            <w:tcW w:w="945" w:type="pct"/>
            <w:tcBorders>
              <w:tl2br w:val="nil"/>
              <w:tr2bl w:val="nil"/>
            </w:tcBorders>
            <w:vAlign w:val="center"/>
          </w:tcPr>
          <w:p w14:paraId="3B4986B6" w14:textId="77777777" w:rsidR="009514D8" w:rsidRDefault="00000000">
            <w:pPr>
              <w:pStyle w:val="G3"/>
              <w:jc w:val="right"/>
            </w:pPr>
            <w:r>
              <w:rPr>
                <w:b/>
                <w:bCs/>
                <w:sz w:val="20"/>
                <w:szCs w:val="20"/>
              </w:rPr>
              <w:t>181,834,961.67</w:t>
            </w:r>
          </w:p>
        </w:tc>
      </w:tr>
      <w:tr w:rsidR="009514D8" w14:paraId="2CE1B612" w14:textId="77777777">
        <w:trPr>
          <w:trHeight w:val="398"/>
          <w:jc w:val="center"/>
        </w:trPr>
        <w:tc>
          <w:tcPr>
            <w:tcW w:w="2143" w:type="pct"/>
            <w:tcBorders>
              <w:tl2br w:val="nil"/>
              <w:tr2bl w:val="nil"/>
            </w:tcBorders>
            <w:vAlign w:val="center"/>
          </w:tcPr>
          <w:p w14:paraId="39973DBD" w14:textId="77777777" w:rsidR="009514D8"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7A2860F6" w14:textId="77777777" w:rsidR="009514D8" w:rsidRDefault="00000000">
            <w:pPr>
              <w:pStyle w:val="G3"/>
              <w:jc w:val="right"/>
            </w:pPr>
            <w:r>
              <w:rPr>
                <w:b/>
                <w:bCs/>
                <w:sz w:val="20"/>
                <w:szCs w:val="20"/>
              </w:rPr>
              <w:t>-60,468,734.76</w:t>
            </w:r>
          </w:p>
        </w:tc>
        <w:tc>
          <w:tcPr>
            <w:tcW w:w="997" w:type="pct"/>
            <w:tcBorders>
              <w:tl2br w:val="nil"/>
              <w:tr2bl w:val="nil"/>
            </w:tcBorders>
            <w:vAlign w:val="center"/>
          </w:tcPr>
          <w:p w14:paraId="7A1CAD62" w14:textId="77777777" w:rsidR="009514D8" w:rsidRDefault="00000000">
            <w:pPr>
              <w:pStyle w:val="G3"/>
              <w:jc w:val="right"/>
            </w:pPr>
            <w:r>
              <w:rPr>
                <w:b/>
                <w:bCs/>
                <w:sz w:val="20"/>
                <w:szCs w:val="20"/>
              </w:rPr>
              <w:t>-26,251,595.78</w:t>
            </w:r>
          </w:p>
        </w:tc>
        <w:tc>
          <w:tcPr>
            <w:tcW w:w="945" w:type="pct"/>
            <w:tcBorders>
              <w:tl2br w:val="nil"/>
              <w:tr2bl w:val="nil"/>
            </w:tcBorders>
            <w:vAlign w:val="center"/>
          </w:tcPr>
          <w:p w14:paraId="393477B9" w14:textId="77777777" w:rsidR="009514D8" w:rsidRDefault="00000000">
            <w:pPr>
              <w:pStyle w:val="G3"/>
              <w:jc w:val="right"/>
            </w:pPr>
            <w:r>
              <w:rPr>
                <w:b/>
                <w:bCs/>
                <w:sz w:val="20"/>
                <w:szCs w:val="20"/>
              </w:rPr>
              <w:t>-85,054,839.34</w:t>
            </w:r>
          </w:p>
        </w:tc>
      </w:tr>
      <w:tr w:rsidR="009514D8" w14:paraId="560CE40D" w14:textId="77777777">
        <w:trPr>
          <w:trHeight w:val="398"/>
          <w:jc w:val="center"/>
        </w:trPr>
        <w:tc>
          <w:tcPr>
            <w:tcW w:w="2143" w:type="pct"/>
            <w:tcBorders>
              <w:tl2br w:val="nil"/>
              <w:tr2bl w:val="nil"/>
            </w:tcBorders>
            <w:vAlign w:val="center"/>
          </w:tcPr>
          <w:p w14:paraId="6A129D6A" w14:textId="77777777" w:rsidR="009514D8" w:rsidRDefault="00000000">
            <w:pPr>
              <w:pStyle w:val="G3"/>
            </w:pPr>
            <w:r>
              <w:rPr>
                <w:rFonts w:hint="eastAsia"/>
                <w:sz w:val="20"/>
                <w:szCs w:val="20"/>
              </w:rPr>
              <w:t>二、投资活动产生的现金流量</w:t>
            </w:r>
          </w:p>
        </w:tc>
        <w:tc>
          <w:tcPr>
            <w:tcW w:w="915" w:type="pct"/>
            <w:tcBorders>
              <w:tl2br w:val="nil"/>
              <w:tr2bl w:val="nil"/>
            </w:tcBorders>
            <w:vAlign w:val="center"/>
          </w:tcPr>
          <w:p w14:paraId="672DD348" w14:textId="77777777" w:rsidR="009514D8"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640F60F3" w14:textId="77777777" w:rsidR="009514D8"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3D07246B" w14:textId="77777777" w:rsidR="009514D8" w:rsidRDefault="00000000">
            <w:pPr>
              <w:pStyle w:val="G3"/>
              <w:jc w:val="right"/>
              <w:rPr>
                <w:highlight w:val="yellow"/>
              </w:rPr>
            </w:pPr>
            <w:r>
              <w:rPr>
                <w:sz w:val="20"/>
                <w:szCs w:val="20"/>
              </w:rPr>
              <w:t xml:space="preserve">　</w:t>
            </w:r>
          </w:p>
        </w:tc>
      </w:tr>
      <w:tr w:rsidR="009514D8" w14:paraId="06C6EFCC" w14:textId="77777777">
        <w:trPr>
          <w:trHeight w:val="398"/>
          <w:jc w:val="center"/>
        </w:trPr>
        <w:tc>
          <w:tcPr>
            <w:tcW w:w="2143" w:type="pct"/>
            <w:tcBorders>
              <w:tl2br w:val="nil"/>
              <w:tr2bl w:val="nil"/>
            </w:tcBorders>
            <w:vAlign w:val="center"/>
          </w:tcPr>
          <w:p w14:paraId="4795B5FE" w14:textId="77777777" w:rsidR="009514D8" w:rsidRDefault="00000000">
            <w:pPr>
              <w:pStyle w:val="G3"/>
            </w:pPr>
            <w:r>
              <w:rPr>
                <w:rFonts w:hint="eastAsia"/>
                <w:sz w:val="20"/>
                <w:szCs w:val="20"/>
              </w:rPr>
              <w:t>收回投资收到的现金</w:t>
            </w:r>
          </w:p>
        </w:tc>
        <w:tc>
          <w:tcPr>
            <w:tcW w:w="915" w:type="pct"/>
            <w:tcBorders>
              <w:tl2br w:val="nil"/>
              <w:tr2bl w:val="nil"/>
            </w:tcBorders>
            <w:vAlign w:val="center"/>
          </w:tcPr>
          <w:p w14:paraId="5573A0FF" w14:textId="77777777" w:rsidR="009514D8" w:rsidRDefault="00000000">
            <w:pPr>
              <w:pStyle w:val="G3"/>
              <w:jc w:val="right"/>
            </w:pPr>
            <w:r>
              <w:rPr>
                <w:sz w:val="20"/>
                <w:szCs w:val="20"/>
              </w:rPr>
              <w:t>48,400,070.00</w:t>
            </w:r>
          </w:p>
        </w:tc>
        <w:tc>
          <w:tcPr>
            <w:tcW w:w="997" w:type="pct"/>
            <w:tcBorders>
              <w:tl2br w:val="nil"/>
              <w:tr2bl w:val="nil"/>
            </w:tcBorders>
            <w:vAlign w:val="center"/>
          </w:tcPr>
          <w:p w14:paraId="4FF43AAA" w14:textId="77777777" w:rsidR="009514D8" w:rsidRDefault="00000000">
            <w:pPr>
              <w:pStyle w:val="G3"/>
              <w:jc w:val="right"/>
            </w:pPr>
            <w:r>
              <w:rPr>
                <w:sz w:val="20"/>
                <w:szCs w:val="20"/>
              </w:rPr>
              <w:t>-</w:t>
            </w:r>
          </w:p>
        </w:tc>
        <w:tc>
          <w:tcPr>
            <w:tcW w:w="945" w:type="pct"/>
            <w:tcBorders>
              <w:tl2br w:val="nil"/>
              <w:tr2bl w:val="nil"/>
            </w:tcBorders>
            <w:vAlign w:val="center"/>
          </w:tcPr>
          <w:p w14:paraId="677B7867" w14:textId="77777777" w:rsidR="009514D8" w:rsidRDefault="00000000">
            <w:pPr>
              <w:pStyle w:val="G3"/>
              <w:jc w:val="right"/>
            </w:pPr>
            <w:r>
              <w:rPr>
                <w:sz w:val="20"/>
                <w:szCs w:val="20"/>
              </w:rPr>
              <w:t>-</w:t>
            </w:r>
          </w:p>
        </w:tc>
      </w:tr>
      <w:tr w:rsidR="009514D8" w14:paraId="6B41AAF4" w14:textId="77777777">
        <w:trPr>
          <w:trHeight w:val="398"/>
          <w:jc w:val="center"/>
        </w:trPr>
        <w:tc>
          <w:tcPr>
            <w:tcW w:w="2143" w:type="pct"/>
            <w:tcBorders>
              <w:tl2br w:val="nil"/>
              <w:tr2bl w:val="nil"/>
            </w:tcBorders>
            <w:vAlign w:val="center"/>
          </w:tcPr>
          <w:p w14:paraId="18EA1990" w14:textId="77777777" w:rsidR="009514D8" w:rsidRDefault="00000000">
            <w:pPr>
              <w:pStyle w:val="G3"/>
            </w:pPr>
            <w:r>
              <w:rPr>
                <w:rFonts w:hint="eastAsia"/>
                <w:sz w:val="20"/>
                <w:szCs w:val="20"/>
              </w:rPr>
              <w:t>取得投资收益收到的现金</w:t>
            </w:r>
          </w:p>
        </w:tc>
        <w:tc>
          <w:tcPr>
            <w:tcW w:w="915" w:type="pct"/>
            <w:tcBorders>
              <w:tl2br w:val="nil"/>
              <w:tr2bl w:val="nil"/>
            </w:tcBorders>
            <w:vAlign w:val="center"/>
          </w:tcPr>
          <w:p w14:paraId="67E3627B" w14:textId="77777777" w:rsidR="009514D8" w:rsidRDefault="00000000">
            <w:pPr>
              <w:pStyle w:val="G3"/>
              <w:jc w:val="right"/>
            </w:pPr>
            <w:r>
              <w:rPr>
                <w:sz w:val="20"/>
                <w:szCs w:val="20"/>
              </w:rPr>
              <w:t>13,564,096.02</w:t>
            </w:r>
          </w:p>
        </w:tc>
        <w:tc>
          <w:tcPr>
            <w:tcW w:w="997" w:type="pct"/>
            <w:tcBorders>
              <w:tl2br w:val="nil"/>
              <w:tr2bl w:val="nil"/>
            </w:tcBorders>
            <w:vAlign w:val="center"/>
          </w:tcPr>
          <w:p w14:paraId="1945F93B" w14:textId="77777777" w:rsidR="009514D8" w:rsidRDefault="00000000">
            <w:pPr>
              <w:pStyle w:val="G3"/>
              <w:jc w:val="right"/>
            </w:pPr>
            <w:r>
              <w:rPr>
                <w:b/>
                <w:bCs/>
                <w:sz w:val="20"/>
                <w:szCs w:val="20"/>
              </w:rPr>
              <w:t>15,583,755.66</w:t>
            </w:r>
          </w:p>
        </w:tc>
        <w:tc>
          <w:tcPr>
            <w:tcW w:w="945" w:type="pct"/>
            <w:tcBorders>
              <w:tl2br w:val="nil"/>
              <w:tr2bl w:val="nil"/>
            </w:tcBorders>
            <w:vAlign w:val="center"/>
          </w:tcPr>
          <w:p w14:paraId="2C76F92B" w14:textId="77777777" w:rsidR="009514D8" w:rsidRDefault="00000000">
            <w:pPr>
              <w:pStyle w:val="G3"/>
              <w:jc w:val="right"/>
            </w:pPr>
            <w:r>
              <w:rPr>
                <w:b/>
                <w:bCs/>
                <w:sz w:val="20"/>
                <w:szCs w:val="20"/>
              </w:rPr>
              <w:t>-</w:t>
            </w:r>
          </w:p>
        </w:tc>
      </w:tr>
      <w:tr w:rsidR="009514D8" w14:paraId="116D184E" w14:textId="77777777">
        <w:trPr>
          <w:trHeight w:val="398"/>
          <w:jc w:val="center"/>
        </w:trPr>
        <w:tc>
          <w:tcPr>
            <w:tcW w:w="2143" w:type="pct"/>
            <w:tcBorders>
              <w:tl2br w:val="nil"/>
              <w:tr2bl w:val="nil"/>
            </w:tcBorders>
            <w:vAlign w:val="center"/>
          </w:tcPr>
          <w:p w14:paraId="514845A8" w14:textId="77777777" w:rsidR="009514D8" w:rsidRDefault="00000000">
            <w:pPr>
              <w:pStyle w:val="G3"/>
            </w:pPr>
            <w:r>
              <w:rPr>
                <w:rFonts w:hint="eastAsia"/>
                <w:sz w:val="20"/>
                <w:szCs w:val="20"/>
              </w:rPr>
              <w:lastRenderedPageBreak/>
              <w:t>处置固定资产、无形资产和其他长期资产收回的现金净额</w:t>
            </w:r>
          </w:p>
        </w:tc>
        <w:tc>
          <w:tcPr>
            <w:tcW w:w="915" w:type="pct"/>
            <w:tcBorders>
              <w:tl2br w:val="nil"/>
              <w:tr2bl w:val="nil"/>
            </w:tcBorders>
            <w:vAlign w:val="center"/>
          </w:tcPr>
          <w:p w14:paraId="5CA510FA" w14:textId="77777777" w:rsidR="009514D8"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43892395" w14:textId="77777777" w:rsidR="009514D8"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7F26E005" w14:textId="77777777" w:rsidR="009514D8" w:rsidRDefault="00000000">
            <w:pPr>
              <w:pStyle w:val="G3"/>
              <w:jc w:val="right"/>
              <w:rPr>
                <w:rFonts w:eastAsia="DengXian"/>
                <w:color w:val="000000"/>
                <w:szCs w:val="21"/>
              </w:rPr>
            </w:pPr>
            <w:r>
              <w:rPr>
                <w:b/>
                <w:bCs/>
                <w:sz w:val="20"/>
                <w:szCs w:val="20"/>
              </w:rPr>
              <w:t>-</w:t>
            </w:r>
          </w:p>
        </w:tc>
      </w:tr>
      <w:tr w:rsidR="009514D8" w14:paraId="0A275A46" w14:textId="77777777">
        <w:trPr>
          <w:trHeight w:val="398"/>
          <w:jc w:val="center"/>
        </w:trPr>
        <w:tc>
          <w:tcPr>
            <w:tcW w:w="2143" w:type="pct"/>
            <w:tcBorders>
              <w:tl2br w:val="nil"/>
              <w:tr2bl w:val="nil"/>
            </w:tcBorders>
            <w:vAlign w:val="center"/>
          </w:tcPr>
          <w:p w14:paraId="214A1ED0" w14:textId="77777777" w:rsidR="009514D8"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338CC710" w14:textId="77777777" w:rsidR="009514D8"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3ABD7ED0" w14:textId="77777777" w:rsidR="009514D8"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12B6CEC7" w14:textId="77777777" w:rsidR="009514D8" w:rsidRDefault="00000000">
            <w:pPr>
              <w:pStyle w:val="G3"/>
              <w:jc w:val="right"/>
              <w:rPr>
                <w:rFonts w:eastAsia="DengXian"/>
                <w:color w:val="000000"/>
                <w:szCs w:val="21"/>
              </w:rPr>
            </w:pPr>
            <w:r>
              <w:rPr>
                <w:sz w:val="20"/>
                <w:szCs w:val="20"/>
              </w:rPr>
              <w:t>-</w:t>
            </w:r>
          </w:p>
        </w:tc>
      </w:tr>
      <w:tr w:rsidR="009514D8" w14:paraId="68195C41" w14:textId="77777777">
        <w:trPr>
          <w:trHeight w:val="398"/>
          <w:jc w:val="center"/>
        </w:trPr>
        <w:tc>
          <w:tcPr>
            <w:tcW w:w="2143" w:type="pct"/>
            <w:tcBorders>
              <w:tl2br w:val="nil"/>
              <w:tr2bl w:val="nil"/>
            </w:tcBorders>
            <w:vAlign w:val="center"/>
          </w:tcPr>
          <w:p w14:paraId="22BEE8D4" w14:textId="77777777" w:rsidR="009514D8"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10F6C5BD"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60CAA64" w14:textId="77777777" w:rsidR="009514D8" w:rsidRDefault="00000000">
            <w:pPr>
              <w:pStyle w:val="G3"/>
              <w:jc w:val="right"/>
            </w:pPr>
            <w:r>
              <w:rPr>
                <w:sz w:val="20"/>
                <w:szCs w:val="20"/>
              </w:rPr>
              <w:t>-</w:t>
            </w:r>
          </w:p>
        </w:tc>
        <w:tc>
          <w:tcPr>
            <w:tcW w:w="945" w:type="pct"/>
            <w:tcBorders>
              <w:tl2br w:val="nil"/>
              <w:tr2bl w:val="nil"/>
            </w:tcBorders>
            <w:vAlign w:val="center"/>
          </w:tcPr>
          <w:p w14:paraId="0EF1AA27" w14:textId="77777777" w:rsidR="009514D8" w:rsidRDefault="00000000">
            <w:pPr>
              <w:pStyle w:val="G3"/>
              <w:jc w:val="right"/>
            </w:pPr>
            <w:r>
              <w:rPr>
                <w:sz w:val="20"/>
                <w:szCs w:val="20"/>
              </w:rPr>
              <w:t>227,015,043.00</w:t>
            </w:r>
          </w:p>
        </w:tc>
      </w:tr>
      <w:tr w:rsidR="009514D8" w14:paraId="22D8F984" w14:textId="77777777">
        <w:trPr>
          <w:trHeight w:val="398"/>
          <w:jc w:val="center"/>
        </w:trPr>
        <w:tc>
          <w:tcPr>
            <w:tcW w:w="2143" w:type="pct"/>
            <w:tcBorders>
              <w:tl2br w:val="nil"/>
              <w:tr2bl w:val="nil"/>
            </w:tcBorders>
            <w:vAlign w:val="center"/>
          </w:tcPr>
          <w:p w14:paraId="2FF50B65" w14:textId="77777777" w:rsidR="009514D8" w:rsidRDefault="00000000">
            <w:pPr>
              <w:pStyle w:val="G3"/>
            </w:pPr>
            <w:r>
              <w:rPr>
                <w:rFonts w:hint="eastAsia"/>
                <w:b/>
                <w:bCs/>
                <w:sz w:val="20"/>
                <w:szCs w:val="20"/>
              </w:rPr>
              <w:t>投资活动现金流入小计</w:t>
            </w:r>
          </w:p>
        </w:tc>
        <w:tc>
          <w:tcPr>
            <w:tcW w:w="915" w:type="pct"/>
            <w:tcBorders>
              <w:tl2br w:val="nil"/>
              <w:tr2bl w:val="nil"/>
            </w:tcBorders>
            <w:vAlign w:val="center"/>
          </w:tcPr>
          <w:p w14:paraId="66C2FD1A" w14:textId="77777777" w:rsidR="009514D8" w:rsidRDefault="00000000">
            <w:pPr>
              <w:pStyle w:val="G3"/>
              <w:jc w:val="right"/>
            </w:pPr>
            <w:r>
              <w:rPr>
                <w:b/>
                <w:bCs/>
                <w:sz w:val="20"/>
                <w:szCs w:val="20"/>
              </w:rPr>
              <w:t>61,964,166.02</w:t>
            </w:r>
          </w:p>
        </w:tc>
        <w:tc>
          <w:tcPr>
            <w:tcW w:w="997" w:type="pct"/>
            <w:tcBorders>
              <w:tl2br w:val="nil"/>
              <w:tr2bl w:val="nil"/>
            </w:tcBorders>
            <w:vAlign w:val="center"/>
          </w:tcPr>
          <w:p w14:paraId="6174BF5C" w14:textId="77777777" w:rsidR="009514D8" w:rsidRDefault="00000000">
            <w:pPr>
              <w:pStyle w:val="G3"/>
              <w:jc w:val="right"/>
            </w:pPr>
            <w:r>
              <w:rPr>
                <w:b/>
                <w:bCs/>
                <w:sz w:val="20"/>
                <w:szCs w:val="20"/>
              </w:rPr>
              <w:t>15,583,755.66</w:t>
            </w:r>
          </w:p>
        </w:tc>
        <w:tc>
          <w:tcPr>
            <w:tcW w:w="945" w:type="pct"/>
            <w:tcBorders>
              <w:tl2br w:val="nil"/>
              <w:tr2bl w:val="nil"/>
            </w:tcBorders>
            <w:vAlign w:val="center"/>
          </w:tcPr>
          <w:p w14:paraId="56DE225C" w14:textId="77777777" w:rsidR="009514D8" w:rsidRDefault="00000000">
            <w:pPr>
              <w:pStyle w:val="G3"/>
              <w:jc w:val="right"/>
            </w:pPr>
            <w:r>
              <w:rPr>
                <w:b/>
                <w:bCs/>
                <w:sz w:val="20"/>
                <w:szCs w:val="20"/>
              </w:rPr>
              <w:t>227,015,043.00</w:t>
            </w:r>
          </w:p>
        </w:tc>
      </w:tr>
      <w:tr w:rsidR="009514D8" w14:paraId="6B12F899" w14:textId="77777777">
        <w:trPr>
          <w:trHeight w:val="398"/>
          <w:jc w:val="center"/>
        </w:trPr>
        <w:tc>
          <w:tcPr>
            <w:tcW w:w="2143" w:type="pct"/>
            <w:tcBorders>
              <w:tl2br w:val="nil"/>
              <w:tr2bl w:val="nil"/>
            </w:tcBorders>
            <w:vAlign w:val="center"/>
          </w:tcPr>
          <w:p w14:paraId="78E90B7A" w14:textId="77777777" w:rsidR="009514D8"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1F6A2EF3"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4797DBD8" w14:textId="77777777" w:rsidR="009514D8" w:rsidRDefault="00000000">
            <w:pPr>
              <w:pStyle w:val="G3"/>
              <w:jc w:val="right"/>
            </w:pPr>
            <w:r>
              <w:rPr>
                <w:sz w:val="20"/>
                <w:szCs w:val="20"/>
              </w:rPr>
              <w:t>-</w:t>
            </w:r>
          </w:p>
        </w:tc>
        <w:tc>
          <w:tcPr>
            <w:tcW w:w="945" w:type="pct"/>
            <w:tcBorders>
              <w:tl2br w:val="nil"/>
              <w:tr2bl w:val="nil"/>
            </w:tcBorders>
            <w:vAlign w:val="center"/>
          </w:tcPr>
          <w:p w14:paraId="27D9D6D2" w14:textId="77777777" w:rsidR="009514D8" w:rsidRDefault="00000000">
            <w:pPr>
              <w:pStyle w:val="G3"/>
              <w:jc w:val="right"/>
            </w:pPr>
            <w:r>
              <w:rPr>
                <w:sz w:val="20"/>
                <w:szCs w:val="20"/>
              </w:rPr>
              <w:t>-</w:t>
            </w:r>
          </w:p>
        </w:tc>
      </w:tr>
      <w:tr w:rsidR="009514D8" w14:paraId="07DA0EF0" w14:textId="77777777">
        <w:trPr>
          <w:trHeight w:val="398"/>
          <w:jc w:val="center"/>
        </w:trPr>
        <w:tc>
          <w:tcPr>
            <w:tcW w:w="2143" w:type="pct"/>
            <w:tcBorders>
              <w:tl2br w:val="nil"/>
              <w:tr2bl w:val="nil"/>
            </w:tcBorders>
            <w:vAlign w:val="center"/>
          </w:tcPr>
          <w:p w14:paraId="51D7FC45" w14:textId="77777777" w:rsidR="009514D8" w:rsidRDefault="00000000">
            <w:pPr>
              <w:pStyle w:val="G3"/>
            </w:pPr>
            <w:r>
              <w:rPr>
                <w:rFonts w:hint="eastAsia"/>
                <w:sz w:val="20"/>
                <w:szCs w:val="20"/>
              </w:rPr>
              <w:t>投资支付的现金</w:t>
            </w:r>
          </w:p>
        </w:tc>
        <w:tc>
          <w:tcPr>
            <w:tcW w:w="915" w:type="pct"/>
            <w:tcBorders>
              <w:tl2br w:val="nil"/>
              <w:tr2bl w:val="nil"/>
            </w:tcBorders>
            <w:vAlign w:val="center"/>
          </w:tcPr>
          <w:p w14:paraId="65F5B21D"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DBEF494" w14:textId="77777777" w:rsidR="009514D8" w:rsidRDefault="00000000">
            <w:pPr>
              <w:pStyle w:val="G3"/>
              <w:jc w:val="right"/>
            </w:pPr>
            <w:r>
              <w:rPr>
                <w:sz w:val="20"/>
                <w:szCs w:val="20"/>
              </w:rPr>
              <w:t>-</w:t>
            </w:r>
          </w:p>
        </w:tc>
        <w:tc>
          <w:tcPr>
            <w:tcW w:w="945" w:type="pct"/>
            <w:tcBorders>
              <w:tl2br w:val="nil"/>
              <w:tr2bl w:val="nil"/>
            </w:tcBorders>
            <w:vAlign w:val="center"/>
          </w:tcPr>
          <w:p w14:paraId="41B996C6" w14:textId="77777777" w:rsidR="009514D8" w:rsidRDefault="00000000">
            <w:pPr>
              <w:pStyle w:val="G3"/>
              <w:jc w:val="right"/>
            </w:pPr>
            <w:r>
              <w:rPr>
                <w:sz w:val="20"/>
                <w:szCs w:val="20"/>
              </w:rPr>
              <w:t>55,160,000.00</w:t>
            </w:r>
          </w:p>
        </w:tc>
      </w:tr>
      <w:tr w:rsidR="009514D8" w14:paraId="75610F71" w14:textId="77777777">
        <w:trPr>
          <w:trHeight w:val="398"/>
          <w:jc w:val="center"/>
        </w:trPr>
        <w:tc>
          <w:tcPr>
            <w:tcW w:w="2143" w:type="pct"/>
            <w:tcBorders>
              <w:tl2br w:val="nil"/>
              <w:tr2bl w:val="nil"/>
            </w:tcBorders>
            <w:vAlign w:val="center"/>
          </w:tcPr>
          <w:p w14:paraId="537BBAF8" w14:textId="77777777" w:rsidR="009514D8"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4CC09542" w14:textId="77777777" w:rsidR="009514D8"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132AE4AA" w14:textId="77777777" w:rsidR="009514D8" w:rsidRDefault="00000000">
            <w:pPr>
              <w:pStyle w:val="G3"/>
              <w:jc w:val="right"/>
            </w:pPr>
            <w:r>
              <w:rPr>
                <w:b/>
                <w:bCs/>
                <w:sz w:val="20"/>
                <w:szCs w:val="20"/>
              </w:rPr>
              <w:t>-</w:t>
            </w:r>
          </w:p>
        </w:tc>
        <w:tc>
          <w:tcPr>
            <w:tcW w:w="945" w:type="pct"/>
            <w:tcBorders>
              <w:tl2br w:val="nil"/>
              <w:tr2bl w:val="nil"/>
            </w:tcBorders>
            <w:vAlign w:val="center"/>
          </w:tcPr>
          <w:p w14:paraId="6F92FF82" w14:textId="77777777" w:rsidR="009514D8" w:rsidRDefault="00000000">
            <w:pPr>
              <w:pStyle w:val="G3"/>
              <w:jc w:val="right"/>
            </w:pPr>
            <w:r>
              <w:rPr>
                <w:b/>
                <w:bCs/>
                <w:sz w:val="20"/>
                <w:szCs w:val="20"/>
              </w:rPr>
              <w:t>-</w:t>
            </w:r>
          </w:p>
        </w:tc>
      </w:tr>
      <w:tr w:rsidR="009514D8" w14:paraId="716ACB1F" w14:textId="77777777">
        <w:trPr>
          <w:trHeight w:val="379"/>
          <w:jc w:val="center"/>
        </w:trPr>
        <w:tc>
          <w:tcPr>
            <w:tcW w:w="2143" w:type="pct"/>
            <w:tcBorders>
              <w:tl2br w:val="nil"/>
              <w:tr2bl w:val="nil"/>
            </w:tcBorders>
            <w:vAlign w:val="center"/>
          </w:tcPr>
          <w:p w14:paraId="279A4D93" w14:textId="77777777" w:rsidR="009514D8"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659ECD0D"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82D64F6" w14:textId="77777777" w:rsidR="009514D8" w:rsidRDefault="00000000">
            <w:pPr>
              <w:pStyle w:val="G3"/>
              <w:jc w:val="right"/>
            </w:pPr>
            <w:r>
              <w:rPr>
                <w:sz w:val="20"/>
                <w:szCs w:val="20"/>
              </w:rPr>
              <w:t>12,966,900.88</w:t>
            </w:r>
          </w:p>
        </w:tc>
        <w:tc>
          <w:tcPr>
            <w:tcW w:w="945" w:type="pct"/>
            <w:tcBorders>
              <w:tl2br w:val="nil"/>
              <w:tr2bl w:val="nil"/>
            </w:tcBorders>
            <w:vAlign w:val="center"/>
          </w:tcPr>
          <w:p w14:paraId="2086E0CD" w14:textId="77777777" w:rsidR="009514D8" w:rsidRDefault="00000000">
            <w:pPr>
              <w:pStyle w:val="G3"/>
              <w:jc w:val="right"/>
            </w:pPr>
            <w:r>
              <w:rPr>
                <w:sz w:val="20"/>
                <w:szCs w:val="20"/>
              </w:rPr>
              <w:t>36,000,000.00</w:t>
            </w:r>
          </w:p>
        </w:tc>
      </w:tr>
      <w:tr w:rsidR="009514D8" w14:paraId="0412A935" w14:textId="77777777">
        <w:trPr>
          <w:trHeight w:val="398"/>
          <w:jc w:val="center"/>
        </w:trPr>
        <w:tc>
          <w:tcPr>
            <w:tcW w:w="2143" w:type="pct"/>
            <w:tcBorders>
              <w:tl2br w:val="nil"/>
              <w:tr2bl w:val="nil"/>
            </w:tcBorders>
            <w:vAlign w:val="center"/>
          </w:tcPr>
          <w:p w14:paraId="28FF5C60" w14:textId="77777777" w:rsidR="009514D8" w:rsidRDefault="00000000">
            <w:pPr>
              <w:pStyle w:val="G3"/>
            </w:pPr>
            <w:r>
              <w:rPr>
                <w:rFonts w:hint="eastAsia"/>
                <w:b/>
                <w:bCs/>
                <w:sz w:val="20"/>
                <w:szCs w:val="20"/>
              </w:rPr>
              <w:t>投资活动现金流出小计</w:t>
            </w:r>
          </w:p>
        </w:tc>
        <w:tc>
          <w:tcPr>
            <w:tcW w:w="915" w:type="pct"/>
            <w:tcBorders>
              <w:tl2br w:val="nil"/>
              <w:tr2bl w:val="nil"/>
            </w:tcBorders>
            <w:vAlign w:val="center"/>
          </w:tcPr>
          <w:p w14:paraId="678788F1" w14:textId="77777777" w:rsidR="009514D8" w:rsidRDefault="00000000">
            <w:pPr>
              <w:pStyle w:val="G3"/>
              <w:jc w:val="right"/>
            </w:pPr>
            <w:r>
              <w:rPr>
                <w:b/>
                <w:bCs/>
                <w:sz w:val="20"/>
                <w:szCs w:val="20"/>
              </w:rPr>
              <w:t>-</w:t>
            </w:r>
          </w:p>
        </w:tc>
        <w:tc>
          <w:tcPr>
            <w:tcW w:w="997" w:type="pct"/>
            <w:tcBorders>
              <w:tl2br w:val="nil"/>
              <w:tr2bl w:val="nil"/>
            </w:tcBorders>
            <w:vAlign w:val="center"/>
          </w:tcPr>
          <w:p w14:paraId="559D7CFC" w14:textId="77777777" w:rsidR="009514D8" w:rsidRDefault="00000000">
            <w:pPr>
              <w:pStyle w:val="G3"/>
              <w:jc w:val="right"/>
            </w:pPr>
            <w:r>
              <w:rPr>
                <w:b/>
                <w:bCs/>
                <w:sz w:val="20"/>
                <w:szCs w:val="20"/>
              </w:rPr>
              <w:t>12,966,900.88</w:t>
            </w:r>
          </w:p>
        </w:tc>
        <w:tc>
          <w:tcPr>
            <w:tcW w:w="945" w:type="pct"/>
            <w:tcBorders>
              <w:tl2br w:val="nil"/>
              <w:tr2bl w:val="nil"/>
            </w:tcBorders>
            <w:vAlign w:val="center"/>
          </w:tcPr>
          <w:p w14:paraId="15D0BDEB" w14:textId="77777777" w:rsidR="009514D8" w:rsidRDefault="00000000">
            <w:pPr>
              <w:pStyle w:val="G3"/>
              <w:jc w:val="right"/>
            </w:pPr>
            <w:r>
              <w:rPr>
                <w:b/>
                <w:bCs/>
                <w:sz w:val="20"/>
                <w:szCs w:val="20"/>
              </w:rPr>
              <w:t>91,160,000.00</w:t>
            </w:r>
          </w:p>
        </w:tc>
      </w:tr>
      <w:tr w:rsidR="009514D8" w14:paraId="7778AD3B" w14:textId="77777777">
        <w:trPr>
          <w:trHeight w:val="398"/>
          <w:jc w:val="center"/>
        </w:trPr>
        <w:tc>
          <w:tcPr>
            <w:tcW w:w="2143" w:type="pct"/>
            <w:tcBorders>
              <w:tl2br w:val="nil"/>
              <w:tr2bl w:val="nil"/>
            </w:tcBorders>
            <w:vAlign w:val="center"/>
          </w:tcPr>
          <w:p w14:paraId="5AF1F8A5" w14:textId="77777777" w:rsidR="009514D8"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0FDCBA18" w14:textId="77777777" w:rsidR="009514D8"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21DBF0A1" w14:textId="77777777" w:rsidR="009514D8" w:rsidRDefault="00000000">
            <w:pPr>
              <w:pStyle w:val="G3"/>
              <w:jc w:val="right"/>
            </w:pPr>
            <w:r>
              <w:rPr>
                <w:b/>
                <w:bCs/>
                <w:sz w:val="20"/>
                <w:szCs w:val="20"/>
              </w:rPr>
              <w:t>2,616,854.78</w:t>
            </w:r>
          </w:p>
        </w:tc>
        <w:tc>
          <w:tcPr>
            <w:tcW w:w="945" w:type="pct"/>
            <w:tcBorders>
              <w:tl2br w:val="nil"/>
              <w:tr2bl w:val="nil"/>
            </w:tcBorders>
            <w:vAlign w:val="center"/>
          </w:tcPr>
          <w:p w14:paraId="0DAB1606" w14:textId="77777777" w:rsidR="009514D8" w:rsidRDefault="00000000">
            <w:pPr>
              <w:pStyle w:val="G3"/>
              <w:jc w:val="right"/>
              <w:rPr>
                <w:highlight w:val="yellow"/>
              </w:rPr>
            </w:pPr>
            <w:r>
              <w:rPr>
                <w:b/>
                <w:bCs/>
                <w:sz w:val="20"/>
                <w:szCs w:val="20"/>
              </w:rPr>
              <w:t>135,855,043.00</w:t>
            </w:r>
          </w:p>
        </w:tc>
      </w:tr>
      <w:tr w:rsidR="009514D8" w14:paraId="24E16A7C" w14:textId="77777777">
        <w:trPr>
          <w:trHeight w:val="398"/>
          <w:jc w:val="center"/>
        </w:trPr>
        <w:tc>
          <w:tcPr>
            <w:tcW w:w="2143" w:type="pct"/>
            <w:tcBorders>
              <w:tl2br w:val="nil"/>
              <w:tr2bl w:val="nil"/>
            </w:tcBorders>
            <w:vAlign w:val="center"/>
          </w:tcPr>
          <w:p w14:paraId="6B9AB474" w14:textId="77777777" w:rsidR="009514D8" w:rsidRDefault="00000000">
            <w:pPr>
              <w:pStyle w:val="G3"/>
            </w:pPr>
            <w:r>
              <w:rPr>
                <w:rFonts w:hint="eastAsia"/>
                <w:sz w:val="20"/>
                <w:szCs w:val="20"/>
              </w:rPr>
              <w:t>三、筹资活动产生的现金流量</w:t>
            </w:r>
          </w:p>
        </w:tc>
        <w:tc>
          <w:tcPr>
            <w:tcW w:w="915" w:type="pct"/>
            <w:tcBorders>
              <w:tl2br w:val="nil"/>
              <w:tr2bl w:val="nil"/>
            </w:tcBorders>
            <w:vAlign w:val="center"/>
          </w:tcPr>
          <w:p w14:paraId="2909C84B" w14:textId="77777777" w:rsidR="009514D8" w:rsidRDefault="00000000">
            <w:pPr>
              <w:pStyle w:val="G3"/>
              <w:jc w:val="right"/>
            </w:pPr>
            <w:r>
              <w:rPr>
                <w:b/>
                <w:bCs/>
                <w:sz w:val="20"/>
                <w:szCs w:val="20"/>
              </w:rPr>
              <w:t xml:space="preserve">　</w:t>
            </w:r>
          </w:p>
        </w:tc>
        <w:tc>
          <w:tcPr>
            <w:tcW w:w="997" w:type="pct"/>
            <w:tcBorders>
              <w:tl2br w:val="nil"/>
              <w:tr2bl w:val="nil"/>
            </w:tcBorders>
            <w:vAlign w:val="center"/>
          </w:tcPr>
          <w:p w14:paraId="7755AC5A" w14:textId="77777777" w:rsidR="009514D8" w:rsidRDefault="00000000">
            <w:pPr>
              <w:pStyle w:val="G3"/>
              <w:jc w:val="right"/>
            </w:pPr>
            <w:r>
              <w:rPr>
                <w:b/>
                <w:bCs/>
                <w:sz w:val="20"/>
                <w:szCs w:val="20"/>
              </w:rPr>
              <w:t xml:space="preserve">　</w:t>
            </w:r>
          </w:p>
        </w:tc>
        <w:tc>
          <w:tcPr>
            <w:tcW w:w="945" w:type="pct"/>
            <w:tcBorders>
              <w:tl2br w:val="nil"/>
              <w:tr2bl w:val="nil"/>
            </w:tcBorders>
            <w:vAlign w:val="center"/>
          </w:tcPr>
          <w:p w14:paraId="2CC1E0FF" w14:textId="77777777" w:rsidR="009514D8" w:rsidRDefault="00000000">
            <w:pPr>
              <w:pStyle w:val="G3"/>
              <w:jc w:val="right"/>
            </w:pPr>
            <w:r>
              <w:rPr>
                <w:b/>
                <w:bCs/>
                <w:sz w:val="20"/>
                <w:szCs w:val="20"/>
              </w:rPr>
              <w:t xml:space="preserve">　</w:t>
            </w:r>
          </w:p>
        </w:tc>
      </w:tr>
      <w:tr w:rsidR="009514D8" w14:paraId="4BE82F53" w14:textId="77777777">
        <w:trPr>
          <w:trHeight w:val="398"/>
          <w:jc w:val="center"/>
        </w:trPr>
        <w:tc>
          <w:tcPr>
            <w:tcW w:w="2143" w:type="pct"/>
            <w:tcBorders>
              <w:tl2br w:val="nil"/>
              <w:tr2bl w:val="nil"/>
            </w:tcBorders>
            <w:vAlign w:val="center"/>
          </w:tcPr>
          <w:p w14:paraId="76BED456" w14:textId="77777777" w:rsidR="009514D8" w:rsidRDefault="00000000">
            <w:pPr>
              <w:pStyle w:val="G3"/>
            </w:pPr>
            <w:r>
              <w:rPr>
                <w:rFonts w:hint="eastAsia"/>
                <w:sz w:val="20"/>
                <w:szCs w:val="20"/>
              </w:rPr>
              <w:t>吸收投资收到的现金</w:t>
            </w:r>
          </w:p>
        </w:tc>
        <w:tc>
          <w:tcPr>
            <w:tcW w:w="915" w:type="pct"/>
            <w:tcBorders>
              <w:tl2br w:val="nil"/>
              <w:tr2bl w:val="nil"/>
            </w:tcBorders>
            <w:vAlign w:val="center"/>
          </w:tcPr>
          <w:p w14:paraId="11E4D76A" w14:textId="77777777" w:rsidR="009514D8"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1328ADD7" w14:textId="77777777" w:rsidR="009514D8" w:rsidRDefault="00000000">
            <w:pPr>
              <w:pStyle w:val="G3"/>
              <w:jc w:val="right"/>
            </w:pPr>
            <w:r>
              <w:rPr>
                <w:b/>
                <w:bCs/>
                <w:sz w:val="20"/>
                <w:szCs w:val="20"/>
              </w:rPr>
              <w:t>6,089,294.62</w:t>
            </w:r>
          </w:p>
        </w:tc>
        <w:tc>
          <w:tcPr>
            <w:tcW w:w="945" w:type="pct"/>
            <w:tcBorders>
              <w:tl2br w:val="nil"/>
              <w:tr2bl w:val="nil"/>
            </w:tcBorders>
            <w:vAlign w:val="center"/>
          </w:tcPr>
          <w:p w14:paraId="1AA1CAA7" w14:textId="77777777" w:rsidR="009514D8" w:rsidRDefault="00000000">
            <w:pPr>
              <w:pStyle w:val="G3"/>
              <w:jc w:val="right"/>
            </w:pPr>
            <w:r>
              <w:rPr>
                <w:b/>
                <w:bCs/>
                <w:sz w:val="20"/>
                <w:szCs w:val="20"/>
              </w:rPr>
              <w:t>-</w:t>
            </w:r>
          </w:p>
        </w:tc>
      </w:tr>
      <w:tr w:rsidR="009514D8" w14:paraId="04521750" w14:textId="77777777">
        <w:trPr>
          <w:trHeight w:val="398"/>
          <w:jc w:val="center"/>
        </w:trPr>
        <w:tc>
          <w:tcPr>
            <w:tcW w:w="2143" w:type="pct"/>
            <w:tcBorders>
              <w:tl2br w:val="nil"/>
              <w:tr2bl w:val="nil"/>
            </w:tcBorders>
            <w:vAlign w:val="center"/>
          </w:tcPr>
          <w:p w14:paraId="256C6802" w14:textId="77777777" w:rsidR="009514D8" w:rsidRDefault="00000000">
            <w:pPr>
              <w:pStyle w:val="G3"/>
            </w:pPr>
            <w:r>
              <w:rPr>
                <w:rFonts w:hint="eastAsia"/>
                <w:sz w:val="20"/>
                <w:szCs w:val="20"/>
              </w:rPr>
              <w:t>取得借款收到的现金</w:t>
            </w:r>
          </w:p>
        </w:tc>
        <w:tc>
          <w:tcPr>
            <w:tcW w:w="915" w:type="pct"/>
            <w:tcBorders>
              <w:tl2br w:val="nil"/>
              <w:tr2bl w:val="nil"/>
            </w:tcBorders>
            <w:vAlign w:val="center"/>
          </w:tcPr>
          <w:p w14:paraId="4ADEDAEF"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281E43B" w14:textId="77777777" w:rsidR="009514D8" w:rsidRDefault="00000000">
            <w:pPr>
              <w:pStyle w:val="G3"/>
              <w:jc w:val="right"/>
            </w:pPr>
            <w:r>
              <w:rPr>
                <w:sz w:val="20"/>
                <w:szCs w:val="20"/>
              </w:rPr>
              <w:t>-</w:t>
            </w:r>
          </w:p>
        </w:tc>
        <w:tc>
          <w:tcPr>
            <w:tcW w:w="945" w:type="pct"/>
            <w:tcBorders>
              <w:tl2br w:val="nil"/>
              <w:tr2bl w:val="nil"/>
            </w:tcBorders>
            <w:vAlign w:val="center"/>
          </w:tcPr>
          <w:p w14:paraId="2C1D8A5F" w14:textId="77777777" w:rsidR="009514D8" w:rsidRDefault="00000000">
            <w:pPr>
              <w:pStyle w:val="G3"/>
              <w:jc w:val="right"/>
            </w:pPr>
            <w:r>
              <w:rPr>
                <w:sz w:val="20"/>
                <w:szCs w:val="20"/>
              </w:rPr>
              <w:t>-</w:t>
            </w:r>
          </w:p>
        </w:tc>
      </w:tr>
      <w:tr w:rsidR="009514D8" w14:paraId="2DDEF696" w14:textId="77777777">
        <w:trPr>
          <w:trHeight w:val="398"/>
          <w:jc w:val="center"/>
        </w:trPr>
        <w:tc>
          <w:tcPr>
            <w:tcW w:w="2143" w:type="pct"/>
            <w:tcBorders>
              <w:tl2br w:val="nil"/>
              <w:tr2bl w:val="nil"/>
            </w:tcBorders>
            <w:vAlign w:val="center"/>
          </w:tcPr>
          <w:p w14:paraId="5C54FF66" w14:textId="77777777" w:rsidR="009514D8"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43D6D3C1"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23867BF1" w14:textId="77777777" w:rsidR="009514D8" w:rsidRDefault="00000000">
            <w:pPr>
              <w:pStyle w:val="G3"/>
              <w:jc w:val="right"/>
            </w:pPr>
            <w:r>
              <w:rPr>
                <w:sz w:val="20"/>
                <w:szCs w:val="20"/>
              </w:rPr>
              <w:t>-</w:t>
            </w:r>
          </w:p>
        </w:tc>
        <w:tc>
          <w:tcPr>
            <w:tcW w:w="945" w:type="pct"/>
            <w:tcBorders>
              <w:tl2br w:val="nil"/>
              <w:tr2bl w:val="nil"/>
            </w:tcBorders>
            <w:vAlign w:val="center"/>
          </w:tcPr>
          <w:p w14:paraId="794D8472" w14:textId="77777777" w:rsidR="009514D8" w:rsidRDefault="00000000">
            <w:pPr>
              <w:pStyle w:val="G3"/>
              <w:jc w:val="right"/>
            </w:pPr>
            <w:r>
              <w:rPr>
                <w:sz w:val="20"/>
                <w:szCs w:val="20"/>
              </w:rPr>
              <w:t>-</w:t>
            </w:r>
          </w:p>
        </w:tc>
      </w:tr>
      <w:tr w:rsidR="009514D8" w14:paraId="78765968" w14:textId="77777777">
        <w:trPr>
          <w:trHeight w:val="398"/>
          <w:jc w:val="center"/>
        </w:trPr>
        <w:tc>
          <w:tcPr>
            <w:tcW w:w="2143" w:type="pct"/>
            <w:tcBorders>
              <w:tl2br w:val="nil"/>
              <w:tr2bl w:val="nil"/>
            </w:tcBorders>
            <w:vAlign w:val="center"/>
          </w:tcPr>
          <w:p w14:paraId="5DA6A4FE" w14:textId="77777777" w:rsidR="009514D8" w:rsidRDefault="00000000">
            <w:pPr>
              <w:pStyle w:val="G3"/>
            </w:pPr>
            <w:r>
              <w:rPr>
                <w:rFonts w:hint="eastAsia"/>
                <w:b/>
                <w:bCs/>
                <w:sz w:val="20"/>
                <w:szCs w:val="20"/>
              </w:rPr>
              <w:t>筹资活动现金流入小计</w:t>
            </w:r>
          </w:p>
        </w:tc>
        <w:tc>
          <w:tcPr>
            <w:tcW w:w="915" w:type="pct"/>
            <w:tcBorders>
              <w:tl2br w:val="nil"/>
              <w:tr2bl w:val="nil"/>
            </w:tcBorders>
            <w:vAlign w:val="center"/>
          </w:tcPr>
          <w:p w14:paraId="5D148F92" w14:textId="77777777" w:rsidR="009514D8" w:rsidRDefault="00000000">
            <w:pPr>
              <w:pStyle w:val="G3"/>
              <w:jc w:val="right"/>
            </w:pPr>
            <w:r>
              <w:rPr>
                <w:b/>
                <w:bCs/>
                <w:sz w:val="20"/>
                <w:szCs w:val="20"/>
              </w:rPr>
              <w:t xml:space="preserve">　</w:t>
            </w:r>
          </w:p>
        </w:tc>
        <w:tc>
          <w:tcPr>
            <w:tcW w:w="997" w:type="pct"/>
            <w:tcBorders>
              <w:tl2br w:val="nil"/>
              <w:tr2bl w:val="nil"/>
            </w:tcBorders>
            <w:vAlign w:val="center"/>
          </w:tcPr>
          <w:p w14:paraId="78D4B212" w14:textId="77777777" w:rsidR="009514D8" w:rsidRDefault="00000000">
            <w:pPr>
              <w:pStyle w:val="G3"/>
              <w:jc w:val="right"/>
            </w:pPr>
            <w:r>
              <w:rPr>
                <w:b/>
                <w:bCs/>
                <w:sz w:val="20"/>
                <w:szCs w:val="20"/>
              </w:rPr>
              <w:t>6,089,294.62</w:t>
            </w:r>
          </w:p>
        </w:tc>
        <w:tc>
          <w:tcPr>
            <w:tcW w:w="945" w:type="pct"/>
            <w:tcBorders>
              <w:tl2br w:val="nil"/>
              <w:tr2bl w:val="nil"/>
            </w:tcBorders>
            <w:vAlign w:val="center"/>
          </w:tcPr>
          <w:p w14:paraId="12C05B2C" w14:textId="77777777" w:rsidR="009514D8" w:rsidRDefault="00000000">
            <w:pPr>
              <w:pStyle w:val="G3"/>
              <w:jc w:val="right"/>
            </w:pPr>
            <w:r>
              <w:rPr>
                <w:b/>
                <w:bCs/>
                <w:sz w:val="20"/>
                <w:szCs w:val="20"/>
              </w:rPr>
              <w:t>-</w:t>
            </w:r>
          </w:p>
        </w:tc>
      </w:tr>
      <w:tr w:rsidR="009514D8" w14:paraId="383F1D73" w14:textId="77777777">
        <w:trPr>
          <w:trHeight w:val="398"/>
          <w:jc w:val="center"/>
        </w:trPr>
        <w:tc>
          <w:tcPr>
            <w:tcW w:w="2143" w:type="pct"/>
            <w:tcBorders>
              <w:tl2br w:val="nil"/>
              <w:tr2bl w:val="nil"/>
            </w:tcBorders>
            <w:vAlign w:val="center"/>
          </w:tcPr>
          <w:p w14:paraId="6F50F459" w14:textId="77777777" w:rsidR="009514D8" w:rsidRDefault="00000000">
            <w:pPr>
              <w:pStyle w:val="G3"/>
            </w:pPr>
            <w:r>
              <w:rPr>
                <w:rFonts w:hint="eastAsia"/>
                <w:sz w:val="20"/>
                <w:szCs w:val="20"/>
              </w:rPr>
              <w:t>偿还债务支付的现金</w:t>
            </w:r>
          </w:p>
        </w:tc>
        <w:tc>
          <w:tcPr>
            <w:tcW w:w="915" w:type="pct"/>
            <w:tcBorders>
              <w:tl2br w:val="nil"/>
              <w:tr2bl w:val="nil"/>
            </w:tcBorders>
            <w:vAlign w:val="center"/>
          </w:tcPr>
          <w:p w14:paraId="0FBAE70E" w14:textId="77777777" w:rsidR="009514D8" w:rsidRDefault="00000000">
            <w:pPr>
              <w:pStyle w:val="G3"/>
              <w:jc w:val="right"/>
            </w:pPr>
            <w:r>
              <w:rPr>
                <w:b/>
                <w:bCs/>
                <w:sz w:val="20"/>
                <w:szCs w:val="20"/>
              </w:rPr>
              <w:t>281,217.59</w:t>
            </w:r>
          </w:p>
        </w:tc>
        <w:tc>
          <w:tcPr>
            <w:tcW w:w="997" w:type="pct"/>
            <w:tcBorders>
              <w:tl2br w:val="nil"/>
              <w:tr2bl w:val="nil"/>
            </w:tcBorders>
            <w:vAlign w:val="center"/>
          </w:tcPr>
          <w:p w14:paraId="103ECD25" w14:textId="77777777" w:rsidR="009514D8" w:rsidRDefault="00000000">
            <w:pPr>
              <w:pStyle w:val="G3"/>
              <w:jc w:val="right"/>
            </w:pPr>
            <w:r>
              <w:rPr>
                <w:b/>
                <w:bCs/>
                <w:sz w:val="20"/>
                <w:szCs w:val="20"/>
              </w:rPr>
              <w:t>-</w:t>
            </w:r>
          </w:p>
        </w:tc>
        <w:tc>
          <w:tcPr>
            <w:tcW w:w="945" w:type="pct"/>
            <w:tcBorders>
              <w:tl2br w:val="nil"/>
              <w:tr2bl w:val="nil"/>
            </w:tcBorders>
            <w:vAlign w:val="center"/>
          </w:tcPr>
          <w:p w14:paraId="5450BBBD" w14:textId="77777777" w:rsidR="009514D8" w:rsidRDefault="00000000">
            <w:pPr>
              <w:pStyle w:val="G3"/>
              <w:jc w:val="right"/>
            </w:pPr>
            <w:r>
              <w:rPr>
                <w:b/>
                <w:bCs/>
                <w:sz w:val="20"/>
                <w:szCs w:val="20"/>
              </w:rPr>
              <w:t>33,360,000.00</w:t>
            </w:r>
          </w:p>
        </w:tc>
      </w:tr>
      <w:tr w:rsidR="009514D8" w14:paraId="535D3612" w14:textId="77777777">
        <w:trPr>
          <w:trHeight w:val="398"/>
          <w:jc w:val="center"/>
        </w:trPr>
        <w:tc>
          <w:tcPr>
            <w:tcW w:w="2143" w:type="pct"/>
            <w:tcBorders>
              <w:tl2br w:val="nil"/>
              <w:tr2bl w:val="nil"/>
            </w:tcBorders>
            <w:vAlign w:val="center"/>
          </w:tcPr>
          <w:p w14:paraId="68598BCF" w14:textId="77777777" w:rsidR="009514D8"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4E556588" w14:textId="77777777" w:rsidR="009514D8"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3D24EA5F" w14:textId="77777777" w:rsidR="009514D8" w:rsidRDefault="00000000">
            <w:pPr>
              <w:pStyle w:val="G3"/>
              <w:jc w:val="right"/>
            </w:pPr>
            <w:r>
              <w:rPr>
                <w:b/>
                <w:bCs/>
                <w:sz w:val="20"/>
                <w:szCs w:val="20"/>
              </w:rPr>
              <w:t>-</w:t>
            </w:r>
          </w:p>
        </w:tc>
        <w:tc>
          <w:tcPr>
            <w:tcW w:w="945" w:type="pct"/>
            <w:tcBorders>
              <w:tl2br w:val="nil"/>
              <w:tr2bl w:val="nil"/>
            </w:tcBorders>
            <w:vAlign w:val="center"/>
          </w:tcPr>
          <w:p w14:paraId="4C4021CB" w14:textId="77777777" w:rsidR="009514D8" w:rsidRDefault="00000000">
            <w:pPr>
              <w:pStyle w:val="G3"/>
              <w:jc w:val="right"/>
            </w:pPr>
            <w:r>
              <w:rPr>
                <w:b/>
                <w:bCs/>
                <w:sz w:val="20"/>
                <w:szCs w:val="20"/>
              </w:rPr>
              <w:t>-</w:t>
            </w:r>
          </w:p>
        </w:tc>
      </w:tr>
      <w:tr w:rsidR="009514D8" w14:paraId="24D71C80" w14:textId="77777777">
        <w:trPr>
          <w:trHeight w:val="398"/>
          <w:jc w:val="center"/>
        </w:trPr>
        <w:tc>
          <w:tcPr>
            <w:tcW w:w="2143" w:type="pct"/>
            <w:tcBorders>
              <w:tl2br w:val="nil"/>
              <w:tr2bl w:val="nil"/>
            </w:tcBorders>
            <w:vAlign w:val="center"/>
          </w:tcPr>
          <w:p w14:paraId="39F03BC3" w14:textId="77777777" w:rsidR="009514D8"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50317EE8"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5DE66AC" w14:textId="77777777" w:rsidR="009514D8" w:rsidRDefault="00000000">
            <w:pPr>
              <w:pStyle w:val="G3"/>
              <w:jc w:val="right"/>
            </w:pPr>
            <w:r>
              <w:rPr>
                <w:sz w:val="20"/>
                <w:szCs w:val="20"/>
              </w:rPr>
              <w:t>-</w:t>
            </w:r>
          </w:p>
        </w:tc>
        <w:tc>
          <w:tcPr>
            <w:tcW w:w="945" w:type="pct"/>
            <w:tcBorders>
              <w:tl2br w:val="nil"/>
              <w:tr2bl w:val="nil"/>
            </w:tcBorders>
            <w:vAlign w:val="center"/>
          </w:tcPr>
          <w:p w14:paraId="1015868A" w14:textId="77777777" w:rsidR="009514D8" w:rsidRDefault="00000000">
            <w:pPr>
              <w:pStyle w:val="G3"/>
              <w:jc w:val="right"/>
            </w:pPr>
            <w:r>
              <w:rPr>
                <w:sz w:val="20"/>
                <w:szCs w:val="20"/>
              </w:rPr>
              <w:t>-</w:t>
            </w:r>
          </w:p>
        </w:tc>
      </w:tr>
      <w:tr w:rsidR="009514D8" w14:paraId="32EF563A" w14:textId="77777777">
        <w:trPr>
          <w:trHeight w:val="398"/>
          <w:jc w:val="center"/>
        </w:trPr>
        <w:tc>
          <w:tcPr>
            <w:tcW w:w="2143" w:type="pct"/>
            <w:tcBorders>
              <w:tl2br w:val="nil"/>
              <w:tr2bl w:val="nil"/>
            </w:tcBorders>
            <w:vAlign w:val="center"/>
          </w:tcPr>
          <w:p w14:paraId="6B6D0F19" w14:textId="77777777" w:rsidR="009514D8"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51E91F8D"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776C4C98" w14:textId="77777777" w:rsidR="009514D8" w:rsidRDefault="00000000">
            <w:pPr>
              <w:pStyle w:val="G3"/>
              <w:jc w:val="right"/>
            </w:pPr>
            <w:r>
              <w:rPr>
                <w:sz w:val="20"/>
                <w:szCs w:val="20"/>
              </w:rPr>
              <w:t>-</w:t>
            </w:r>
          </w:p>
        </w:tc>
        <w:tc>
          <w:tcPr>
            <w:tcW w:w="945" w:type="pct"/>
            <w:tcBorders>
              <w:tl2br w:val="nil"/>
              <w:tr2bl w:val="nil"/>
            </w:tcBorders>
            <w:vAlign w:val="center"/>
          </w:tcPr>
          <w:p w14:paraId="10C36466" w14:textId="77777777" w:rsidR="009514D8" w:rsidRDefault="00000000">
            <w:pPr>
              <w:pStyle w:val="G3"/>
              <w:jc w:val="right"/>
            </w:pPr>
            <w:r>
              <w:rPr>
                <w:sz w:val="20"/>
                <w:szCs w:val="20"/>
              </w:rPr>
              <w:t>-</w:t>
            </w:r>
          </w:p>
        </w:tc>
      </w:tr>
      <w:tr w:rsidR="009514D8" w14:paraId="06D93FCE" w14:textId="77777777">
        <w:trPr>
          <w:trHeight w:val="398"/>
          <w:jc w:val="center"/>
        </w:trPr>
        <w:tc>
          <w:tcPr>
            <w:tcW w:w="2143" w:type="pct"/>
            <w:tcBorders>
              <w:tl2br w:val="nil"/>
              <w:tr2bl w:val="nil"/>
            </w:tcBorders>
            <w:vAlign w:val="center"/>
          </w:tcPr>
          <w:p w14:paraId="22CBB940" w14:textId="77777777" w:rsidR="009514D8" w:rsidRDefault="00000000">
            <w:pPr>
              <w:pStyle w:val="G3"/>
            </w:pPr>
            <w:r>
              <w:rPr>
                <w:rFonts w:hint="eastAsia"/>
                <w:b/>
                <w:bCs/>
                <w:sz w:val="20"/>
                <w:szCs w:val="20"/>
              </w:rPr>
              <w:t>筹资活动现金流出小计</w:t>
            </w:r>
          </w:p>
        </w:tc>
        <w:tc>
          <w:tcPr>
            <w:tcW w:w="915" w:type="pct"/>
            <w:tcBorders>
              <w:tl2br w:val="nil"/>
              <w:tr2bl w:val="nil"/>
            </w:tcBorders>
            <w:vAlign w:val="center"/>
          </w:tcPr>
          <w:p w14:paraId="7C8E9F58" w14:textId="77777777" w:rsidR="009514D8" w:rsidRDefault="00000000">
            <w:pPr>
              <w:pStyle w:val="G3"/>
              <w:jc w:val="right"/>
            </w:pPr>
            <w:r>
              <w:rPr>
                <w:b/>
                <w:bCs/>
                <w:sz w:val="20"/>
                <w:szCs w:val="20"/>
              </w:rPr>
              <w:t>281,217.59</w:t>
            </w:r>
          </w:p>
        </w:tc>
        <w:tc>
          <w:tcPr>
            <w:tcW w:w="997" w:type="pct"/>
            <w:tcBorders>
              <w:tl2br w:val="nil"/>
              <w:tr2bl w:val="nil"/>
            </w:tcBorders>
            <w:vAlign w:val="center"/>
          </w:tcPr>
          <w:p w14:paraId="0683DDAC" w14:textId="77777777" w:rsidR="009514D8" w:rsidRDefault="00000000">
            <w:pPr>
              <w:pStyle w:val="G3"/>
              <w:jc w:val="right"/>
            </w:pPr>
            <w:r>
              <w:rPr>
                <w:b/>
                <w:bCs/>
                <w:sz w:val="20"/>
                <w:szCs w:val="20"/>
              </w:rPr>
              <w:t>-</w:t>
            </w:r>
          </w:p>
        </w:tc>
        <w:tc>
          <w:tcPr>
            <w:tcW w:w="945" w:type="pct"/>
            <w:tcBorders>
              <w:tl2br w:val="nil"/>
              <w:tr2bl w:val="nil"/>
            </w:tcBorders>
            <w:vAlign w:val="center"/>
          </w:tcPr>
          <w:p w14:paraId="0BDBB5C7" w14:textId="77777777" w:rsidR="009514D8" w:rsidRDefault="00000000">
            <w:pPr>
              <w:pStyle w:val="G3"/>
              <w:jc w:val="right"/>
            </w:pPr>
            <w:r>
              <w:rPr>
                <w:b/>
                <w:bCs/>
                <w:sz w:val="20"/>
                <w:szCs w:val="20"/>
              </w:rPr>
              <w:t>-33,360,000.00</w:t>
            </w:r>
          </w:p>
        </w:tc>
      </w:tr>
      <w:tr w:rsidR="009514D8" w14:paraId="163AD716" w14:textId="77777777">
        <w:trPr>
          <w:trHeight w:val="398"/>
          <w:jc w:val="center"/>
        </w:trPr>
        <w:tc>
          <w:tcPr>
            <w:tcW w:w="2143" w:type="pct"/>
            <w:tcBorders>
              <w:tl2br w:val="nil"/>
              <w:tr2bl w:val="nil"/>
            </w:tcBorders>
            <w:vAlign w:val="center"/>
          </w:tcPr>
          <w:p w14:paraId="57717144" w14:textId="77777777" w:rsidR="009514D8"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361316B8" w14:textId="77777777" w:rsidR="009514D8" w:rsidRDefault="00000000">
            <w:pPr>
              <w:pStyle w:val="G3"/>
              <w:jc w:val="right"/>
            </w:pPr>
            <w:r>
              <w:rPr>
                <w:b/>
                <w:bCs/>
                <w:sz w:val="20"/>
                <w:szCs w:val="20"/>
              </w:rPr>
              <w:t>-281,217.59</w:t>
            </w:r>
          </w:p>
        </w:tc>
        <w:tc>
          <w:tcPr>
            <w:tcW w:w="997" w:type="pct"/>
            <w:tcBorders>
              <w:tl2br w:val="nil"/>
              <w:tr2bl w:val="nil"/>
            </w:tcBorders>
            <w:vAlign w:val="center"/>
          </w:tcPr>
          <w:p w14:paraId="155B6298" w14:textId="77777777" w:rsidR="009514D8" w:rsidRDefault="00000000">
            <w:pPr>
              <w:pStyle w:val="G3"/>
              <w:jc w:val="right"/>
            </w:pPr>
            <w:r>
              <w:rPr>
                <w:b/>
                <w:bCs/>
                <w:sz w:val="20"/>
                <w:szCs w:val="20"/>
              </w:rPr>
              <w:t>6,089,294.62</w:t>
            </w:r>
          </w:p>
        </w:tc>
        <w:tc>
          <w:tcPr>
            <w:tcW w:w="945" w:type="pct"/>
            <w:tcBorders>
              <w:tl2br w:val="nil"/>
              <w:tr2bl w:val="nil"/>
            </w:tcBorders>
            <w:vAlign w:val="center"/>
          </w:tcPr>
          <w:p w14:paraId="6DE21B36" w14:textId="77777777" w:rsidR="009514D8" w:rsidRDefault="00000000">
            <w:pPr>
              <w:pStyle w:val="G3"/>
              <w:jc w:val="right"/>
            </w:pPr>
            <w:r>
              <w:rPr>
                <w:b/>
                <w:bCs/>
                <w:sz w:val="20"/>
                <w:szCs w:val="20"/>
              </w:rPr>
              <w:t>-33,360,000.00</w:t>
            </w:r>
          </w:p>
        </w:tc>
      </w:tr>
      <w:tr w:rsidR="009514D8" w14:paraId="0ADFD270" w14:textId="77777777">
        <w:trPr>
          <w:trHeight w:val="398"/>
          <w:jc w:val="center"/>
        </w:trPr>
        <w:tc>
          <w:tcPr>
            <w:tcW w:w="2143" w:type="pct"/>
            <w:tcBorders>
              <w:tl2br w:val="nil"/>
              <w:tr2bl w:val="nil"/>
            </w:tcBorders>
            <w:vAlign w:val="center"/>
          </w:tcPr>
          <w:p w14:paraId="6A5A3331" w14:textId="77777777" w:rsidR="009514D8"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216AD497" w14:textId="77777777" w:rsidR="009514D8"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A6A6D04" w14:textId="77777777" w:rsidR="009514D8" w:rsidRDefault="00000000">
            <w:pPr>
              <w:pStyle w:val="G3"/>
              <w:jc w:val="right"/>
            </w:pPr>
            <w:r>
              <w:rPr>
                <w:sz w:val="20"/>
                <w:szCs w:val="20"/>
              </w:rPr>
              <w:t>-</w:t>
            </w:r>
          </w:p>
        </w:tc>
        <w:tc>
          <w:tcPr>
            <w:tcW w:w="945" w:type="pct"/>
            <w:tcBorders>
              <w:tl2br w:val="nil"/>
              <w:tr2bl w:val="nil"/>
            </w:tcBorders>
            <w:vAlign w:val="center"/>
          </w:tcPr>
          <w:p w14:paraId="7FE4E2DA" w14:textId="77777777" w:rsidR="009514D8" w:rsidRDefault="00000000">
            <w:pPr>
              <w:pStyle w:val="G3"/>
              <w:jc w:val="right"/>
            </w:pPr>
            <w:r>
              <w:rPr>
                <w:sz w:val="20"/>
                <w:szCs w:val="20"/>
              </w:rPr>
              <w:t>-</w:t>
            </w:r>
          </w:p>
        </w:tc>
      </w:tr>
      <w:tr w:rsidR="009514D8" w14:paraId="10F2ED87" w14:textId="77777777">
        <w:trPr>
          <w:trHeight w:val="398"/>
          <w:jc w:val="center"/>
        </w:trPr>
        <w:tc>
          <w:tcPr>
            <w:tcW w:w="2143" w:type="pct"/>
            <w:tcBorders>
              <w:tl2br w:val="nil"/>
              <w:tr2bl w:val="nil"/>
            </w:tcBorders>
            <w:vAlign w:val="center"/>
          </w:tcPr>
          <w:p w14:paraId="4798D54C" w14:textId="77777777" w:rsidR="009514D8"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4D3BB0CE" w14:textId="77777777" w:rsidR="009514D8" w:rsidRDefault="00000000">
            <w:pPr>
              <w:pStyle w:val="G3"/>
              <w:jc w:val="right"/>
            </w:pPr>
            <w:r>
              <w:rPr>
                <w:b/>
                <w:bCs/>
                <w:sz w:val="20"/>
                <w:szCs w:val="20"/>
              </w:rPr>
              <w:t>1,214,213.67</w:t>
            </w:r>
          </w:p>
        </w:tc>
        <w:tc>
          <w:tcPr>
            <w:tcW w:w="997" w:type="pct"/>
            <w:tcBorders>
              <w:tl2br w:val="nil"/>
              <w:tr2bl w:val="nil"/>
            </w:tcBorders>
            <w:vAlign w:val="center"/>
          </w:tcPr>
          <w:p w14:paraId="05FAB3C5" w14:textId="77777777" w:rsidR="009514D8"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7DCF3360" w14:textId="77777777" w:rsidR="009514D8" w:rsidRDefault="00000000">
            <w:pPr>
              <w:pStyle w:val="G3"/>
              <w:spacing w:before="120" w:after="120"/>
              <w:jc w:val="right"/>
            </w:pPr>
            <w:r>
              <w:rPr>
                <w:b/>
                <w:bCs/>
                <w:sz w:val="20"/>
                <w:szCs w:val="20"/>
              </w:rPr>
              <w:t>17,440,203.66</w:t>
            </w:r>
          </w:p>
        </w:tc>
      </w:tr>
      <w:tr w:rsidR="009514D8" w14:paraId="28BE3696" w14:textId="77777777">
        <w:trPr>
          <w:trHeight w:val="398"/>
          <w:jc w:val="center"/>
        </w:trPr>
        <w:tc>
          <w:tcPr>
            <w:tcW w:w="2143" w:type="pct"/>
            <w:tcBorders>
              <w:tl2br w:val="nil"/>
              <w:tr2bl w:val="nil"/>
            </w:tcBorders>
            <w:vAlign w:val="center"/>
          </w:tcPr>
          <w:p w14:paraId="528F0D10" w14:textId="77777777" w:rsidR="009514D8"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54F5016B" w14:textId="77777777" w:rsidR="009514D8"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56444135" w14:textId="77777777" w:rsidR="009514D8"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13867835" w14:textId="77777777" w:rsidR="009514D8" w:rsidRDefault="00000000">
            <w:pPr>
              <w:pStyle w:val="G3"/>
              <w:spacing w:before="120" w:after="120"/>
              <w:jc w:val="right"/>
              <w:rPr>
                <w:b/>
                <w:bCs/>
                <w:sz w:val="20"/>
                <w:szCs w:val="20"/>
              </w:rPr>
            </w:pPr>
            <w:r>
              <w:rPr>
                <w:b/>
                <w:bCs/>
                <w:sz w:val="20"/>
                <w:szCs w:val="20"/>
              </w:rPr>
              <w:t>1,601,412.94</w:t>
            </w:r>
          </w:p>
        </w:tc>
      </w:tr>
      <w:tr w:rsidR="009514D8" w14:paraId="5B6C13CC" w14:textId="77777777">
        <w:trPr>
          <w:trHeight w:val="398"/>
          <w:jc w:val="center"/>
        </w:trPr>
        <w:tc>
          <w:tcPr>
            <w:tcW w:w="2143" w:type="pct"/>
            <w:tcBorders>
              <w:tl2br w:val="nil"/>
              <w:tr2bl w:val="nil"/>
            </w:tcBorders>
            <w:vAlign w:val="center"/>
          </w:tcPr>
          <w:p w14:paraId="2440EE36" w14:textId="77777777" w:rsidR="009514D8" w:rsidRDefault="00000000">
            <w:pPr>
              <w:pStyle w:val="G3"/>
              <w:rPr>
                <w:b/>
                <w:bCs/>
                <w:sz w:val="20"/>
                <w:szCs w:val="20"/>
              </w:rPr>
            </w:pPr>
            <w:r>
              <w:rPr>
                <w:rFonts w:hint="eastAsia"/>
                <w:b/>
                <w:bCs/>
                <w:sz w:val="20"/>
                <w:szCs w:val="20"/>
              </w:rPr>
              <w:t>六、期末现金及现金等价物余额</w:t>
            </w:r>
          </w:p>
        </w:tc>
        <w:tc>
          <w:tcPr>
            <w:tcW w:w="915" w:type="pct"/>
            <w:tcBorders>
              <w:tl2br w:val="nil"/>
              <w:tr2bl w:val="nil"/>
            </w:tcBorders>
            <w:vAlign w:val="center"/>
          </w:tcPr>
          <w:p w14:paraId="69FF5FA9" w14:textId="77777777" w:rsidR="009514D8"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0505D2A1" w14:textId="77777777" w:rsidR="009514D8"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4B6E241C" w14:textId="77777777" w:rsidR="009514D8" w:rsidRDefault="00000000">
            <w:pPr>
              <w:pStyle w:val="G3"/>
              <w:spacing w:before="120" w:after="120"/>
              <w:jc w:val="right"/>
              <w:rPr>
                <w:b/>
                <w:bCs/>
                <w:sz w:val="20"/>
                <w:szCs w:val="20"/>
              </w:rPr>
            </w:pPr>
            <w:r>
              <w:rPr>
                <w:b/>
                <w:bCs/>
                <w:sz w:val="20"/>
                <w:szCs w:val="20"/>
              </w:rPr>
              <w:t>19,041,616.60</w:t>
            </w:r>
          </w:p>
        </w:tc>
      </w:tr>
    </w:tbl>
    <w:p w14:paraId="5C4059D7" w14:textId="77777777" w:rsidR="009514D8" w:rsidRDefault="00000000">
      <w:pPr>
        <w:pStyle w:val="G"/>
        <w:spacing w:beforeLines="0" w:before="0" w:afterLines="0" w:after="0" w:line="240" w:lineRule="auto"/>
        <w:ind w:firstLineChars="0" w:firstLine="0"/>
        <w:jc w:val="both"/>
        <w:rPr>
          <w:sz w:val="21"/>
          <w:szCs w:val="21"/>
        </w:rPr>
      </w:pPr>
      <w:r>
        <w:rPr>
          <w:rFonts w:hint="eastAsia"/>
          <w:sz w:val="21"/>
          <w:szCs w:val="21"/>
        </w:rPr>
        <w:t>注：</w:t>
      </w:r>
      <w:r>
        <w:rPr>
          <w:rFonts w:hint="eastAsia"/>
          <w:sz w:val="21"/>
          <w:szCs w:val="21"/>
        </w:rPr>
        <w:t>2022</w:t>
      </w:r>
      <w:r>
        <w:rPr>
          <w:rFonts w:hint="eastAsia"/>
          <w:sz w:val="21"/>
          <w:szCs w:val="21"/>
        </w:rPr>
        <w:t>年、</w:t>
      </w:r>
      <w:r>
        <w:rPr>
          <w:rFonts w:hint="eastAsia"/>
          <w:sz w:val="21"/>
          <w:szCs w:val="21"/>
        </w:rPr>
        <w:t>2023</w:t>
      </w:r>
      <w:r>
        <w:rPr>
          <w:rFonts w:hint="eastAsia"/>
          <w:sz w:val="21"/>
          <w:szCs w:val="21"/>
        </w:rPr>
        <w:t>年财务数据未经审计。</w:t>
      </w:r>
    </w:p>
    <w:p w14:paraId="2BC37A0E" w14:textId="77777777" w:rsidR="009514D8" w:rsidRDefault="00000000">
      <w:pPr>
        <w:pStyle w:val="G"/>
        <w:spacing w:before="156" w:after="156"/>
        <w:ind w:firstLine="480"/>
        <w:jc w:val="both"/>
      </w:pPr>
      <w:r>
        <w:br w:type="page"/>
      </w:r>
    </w:p>
    <w:p w14:paraId="052E229D" w14:textId="77777777" w:rsidR="009514D8" w:rsidRDefault="00000000">
      <w:pPr>
        <w:pStyle w:val="G2"/>
        <w:spacing w:before="312" w:after="312"/>
      </w:pPr>
      <w:bookmarkStart w:id="162" w:name="_Toc9248"/>
      <w:bookmarkStart w:id="163" w:name="_Toc20797"/>
      <w:r>
        <w:rPr>
          <w:rFonts w:hint="eastAsia"/>
        </w:rPr>
        <w:lastRenderedPageBreak/>
        <w:t>第十一节</w:t>
      </w:r>
      <w:r>
        <w:t xml:space="preserve"> </w:t>
      </w:r>
      <w:r>
        <w:rPr>
          <w:rFonts w:hint="eastAsia"/>
        </w:rPr>
        <w:t>其他重大事项</w:t>
      </w:r>
      <w:bookmarkEnd w:id="159"/>
      <w:bookmarkEnd w:id="162"/>
      <w:bookmarkEnd w:id="163"/>
    </w:p>
    <w:p w14:paraId="55F28500" w14:textId="77777777" w:rsidR="009514D8"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53E53208" w14:textId="77777777" w:rsidR="009514D8"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1ABD3F5D" w14:textId="77777777" w:rsidR="009514D8"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6934A02F" w14:textId="77777777" w:rsidR="009514D8" w:rsidRDefault="00000000">
      <w:pPr>
        <w:pStyle w:val="G2"/>
        <w:spacing w:before="312" w:after="312"/>
      </w:pPr>
      <w:bookmarkStart w:id="164" w:name="_Toc46376195"/>
      <w:r>
        <w:lastRenderedPageBreak/>
        <w:tab/>
      </w:r>
      <w:r>
        <w:tab/>
      </w:r>
      <w:bookmarkStart w:id="165" w:name="_Toc23226"/>
      <w:bookmarkStart w:id="166" w:name="_Toc28298"/>
      <w:r>
        <w:rPr>
          <w:rFonts w:hint="eastAsia"/>
        </w:rPr>
        <w:t>第十二节</w:t>
      </w:r>
      <w:r>
        <w:t xml:space="preserve"> </w:t>
      </w:r>
      <w:r>
        <w:rPr>
          <w:rFonts w:hint="eastAsia"/>
        </w:rPr>
        <w:t>备查文件</w:t>
      </w:r>
      <w:bookmarkEnd w:id="164"/>
      <w:bookmarkEnd w:id="165"/>
      <w:bookmarkEnd w:id="166"/>
    </w:p>
    <w:p w14:paraId="22F21D44" w14:textId="77777777" w:rsidR="009514D8" w:rsidRDefault="00000000">
      <w:pPr>
        <w:pStyle w:val="G4"/>
        <w:spacing w:before="234" w:after="234"/>
      </w:pPr>
      <w:bookmarkStart w:id="167" w:name="_Toc23189"/>
      <w:bookmarkStart w:id="168" w:name="_Toc15068"/>
      <w:bookmarkStart w:id="169" w:name="_Toc46376196"/>
      <w:bookmarkStart w:id="170" w:name="_Toc46436204"/>
      <w:bookmarkStart w:id="171" w:name="_Toc22645"/>
      <w:bookmarkStart w:id="172" w:name="_Toc13564"/>
      <w:bookmarkStart w:id="173" w:name="_Toc12318"/>
      <w:bookmarkStart w:id="174" w:name="_Toc11440"/>
      <w:bookmarkStart w:id="175" w:name="_Toc28470"/>
      <w:bookmarkStart w:id="176" w:name="_Toc17838"/>
      <w:bookmarkStart w:id="177" w:name="_Toc25367"/>
      <w:bookmarkStart w:id="178" w:name="_Toc9983"/>
      <w:r>
        <w:rPr>
          <w:rFonts w:hint="eastAsia"/>
        </w:rPr>
        <w:t>一、备查文件</w:t>
      </w:r>
      <w:bookmarkEnd w:id="167"/>
      <w:bookmarkEnd w:id="168"/>
      <w:bookmarkEnd w:id="169"/>
      <w:bookmarkEnd w:id="170"/>
      <w:bookmarkEnd w:id="171"/>
      <w:bookmarkEnd w:id="172"/>
      <w:bookmarkEnd w:id="173"/>
      <w:bookmarkEnd w:id="174"/>
      <w:bookmarkEnd w:id="175"/>
      <w:bookmarkEnd w:id="176"/>
      <w:bookmarkEnd w:id="177"/>
      <w:bookmarkEnd w:id="178"/>
    </w:p>
    <w:p w14:paraId="3D598CA6" w14:textId="77777777" w:rsidR="009514D8" w:rsidRDefault="00000000">
      <w:pPr>
        <w:pStyle w:val="G"/>
        <w:spacing w:before="156" w:after="156"/>
        <w:ind w:firstLine="480"/>
        <w:jc w:val="both"/>
      </w:pPr>
      <w:bookmarkStart w:id="179" w:name="_Toc13994"/>
      <w:bookmarkStart w:id="180" w:name="_Toc9610"/>
      <w:bookmarkStart w:id="181" w:name="_Toc12571"/>
      <w:bookmarkStart w:id="182" w:name="_Toc46376197"/>
      <w:bookmarkStart w:id="183" w:name="_Toc32112"/>
      <w:bookmarkStart w:id="184" w:name="_Toc22865"/>
      <w:bookmarkStart w:id="185" w:name="_Toc46436205"/>
      <w:bookmarkStart w:id="186" w:name="_Toc1303"/>
      <w:bookmarkStart w:id="187" w:name="_Toc23782"/>
      <w:r>
        <w:rPr>
          <w:rFonts w:hint="eastAsia"/>
        </w:rPr>
        <w:t>1</w:t>
      </w:r>
      <w:r>
        <w:rPr>
          <w:rFonts w:hint="eastAsia"/>
        </w:rPr>
        <w:t>、收购人及一致行动人的工商营业执照；</w:t>
      </w:r>
    </w:p>
    <w:p w14:paraId="2F759911" w14:textId="77777777" w:rsidR="009514D8"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4D7DF612" w14:textId="77777777" w:rsidR="009514D8" w:rsidRDefault="00000000">
      <w:pPr>
        <w:pStyle w:val="G"/>
        <w:spacing w:before="156" w:after="156"/>
        <w:ind w:firstLine="480"/>
        <w:jc w:val="both"/>
      </w:pPr>
      <w:r>
        <w:rPr>
          <w:rFonts w:hint="eastAsia"/>
        </w:rPr>
        <w:t>3</w:t>
      </w:r>
      <w:r>
        <w:rPr>
          <w:rFonts w:hint="eastAsia"/>
        </w:rPr>
        <w:t>、收购人关于本次收购的相关决定；</w:t>
      </w:r>
    </w:p>
    <w:p w14:paraId="7455E2A8" w14:textId="77777777" w:rsidR="009514D8" w:rsidRDefault="00000000">
      <w:pPr>
        <w:pStyle w:val="G"/>
        <w:spacing w:before="156" w:after="156"/>
        <w:ind w:firstLine="480"/>
        <w:jc w:val="both"/>
      </w:pPr>
      <w:r>
        <w:rPr>
          <w:rFonts w:hint="eastAsia"/>
        </w:rPr>
        <w:t>4</w:t>
      </w:r>
      <w:r>
        <w:rPr>
          <w:rFonts w:hint="eastAsia"/>
        </w:rPr>
        <w:t>、与本次收购有关的法律文件；</w:t>
      </w:r>
    </w:p>
    <w:p w14:paraId="1DE54A3C" w14:textId="77777777" w:rsidR="009514D8" w:rsidRDefault="00000000">
      <w:pPr>
        <w:pStyle w:val="G"/>
        <w:spacing w:before="156" w:after="156"/>
        <w:ind w:firstLine="480"/>
        <w:jc w:val="both"/>
      </w:pPr>
      <w:r>
        <w:rPr>
          <w:rFonts w:hint="eastAsia"/>
        </w:rPr>
        <w:t>5</w:t>
      </w:r>
      <w:r>
        <w:rPr>
          <w:rFonts w:hint="eastAsia"/>
        </w:rPr>
        <w:t>、收购人关于本次收购资金来源的声明；</w:t>
      </w:r>
    </w:p>
    <w:p w14:paraId="005D9560" w14:textId="77777777" w:rsidR="009514D8" w:rsidRDefault="00000000">
      <w:pPr>
        <w:pStyle w:val="G"/>
        <w:spacing w:before="156" w:after="156"/>
        <w:ind w:firstLine="480"/>
        <w:jc w:val="both"/>
      </w:pPr>
      <w:r>
        <w:rPr>
          <w:rFonts w:hint="eastAsia"/>
        </w:rPr>
        <w:t>6</w:t>
      </w:r>
      <w:r>
        <w:rPr>
          <w:rFonts w:hint="eastAsia"/>
        </w:rPr>
        <w:t>、收购人及一致行动人与上市公司之间的重大交易情况说明；</w:t>
      </w:r>
    </w:p>
    <w:p w14:paraId="2138327C" w14:textId="77777777" w:rsidR="009514D8"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03F571C7" w14:textId="77777777" w:rsidR="009514D8"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7A1AA007" w14:textId="77777777" w:rsidR="009514D8"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6A7A2A58" w14:textId="77777777" w:rsidR="009514D8" w:rsidRDefault="00000000">
      <w:pPr>
        <w:pStyle w:val="G"/>
        <w:spacing w:before="156" w:after="156"/>
        <w:ind w:firstLine="480"/>
        <w:jc w:val="both"/>
      </w:pPr>
      <w:r>
        <w:rPr>
          <w:rFonts w:hint="eastAsia"/>
        </w:rPr>
        <w:t>10</w:t>
      </w:r>
      <w:r>
        <w:rPr>
          <w:rFonts w:hint="eastAsia"/>
        </w:rPr>
        <w:t>、收购人及一致行动人出具的承诺函；</w:t>
      </w:r>
    </w:p>
    <w:p w14:paraId="6BB77145" w14:textId="77777777" w:rsidR="009514D8"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77815534" w14:textId="77777777" w:rsidR="009514D8" w:rsidRDefault="00000000">
      <w:pPr>
        <w:pStyle w:val="G"/>
        <w:spacing w:before="156" w:after="156"/>
        <w:ind w:firstLine="480"/>
        <w:jc w:val="both"/>
      </w:pPr>
      <w:r>
        <w:rPr>
          <w:rFonts w:hint="eastAsia"/>
        </w:rPr>
        <w:t>12</w:t>
      </w:r>
      <w:r>
        <w:rPr>
          <w:rFonts w:hint="eastAsia"/>
        </w:rPr>
        <w:t>、收购人及一致行动人的财务资料；</w:t>
      </w:r>
    </w:p>
    <w:p w14:paraId="37AEB6BC" w14:textId="77777777" w:rsidR="009514D8" w:rsidRDefault="00000000">
      <w:pPr>
        <w:pStyle w:val="G"/>
        <w:spacing w:before="156" w:after="156"/>
        <w:ind w:firstLine="480"/>
        <w:jc w:val="both"/>
      </w:pPr>
      <w:r>
        <w:rPr>
          <w:rFonts w:hint="eastAsia"/>
        </w:rPr>
        <w:t>13</w:t>
      </w:r>
      <w:r>
        <w:rPr>
          <w:rFonts w:hint="eastAsia"/>
        </w:rPr>
        <w:t>、财务顾问意见；</w:t>
      </w:r>
    </w:p>
    <w:p w14:paraId="44A5141A" w14:textId="77777777" w:rsidR="009514D8" w:rsidRDefault="00000000">
      <w:pPr>
        <w:pStyle w:val="G"/>
        <w:spacing w:before="156" w:after="156"/>
        <w:ind w:firstLine="480"/>
        <w:jc w:val="both"/>
      </w:pPr>
      <w:r>
        <w:rPr>
          <w:rFonts w:hint="eastAsia"/>
        </w:rPr>
        <w:t>14</w:t>
      </w:r>
      <w:r>
        <w:rPr>
          <w:rFonts w:hint="eastAsia"/>
        </w:rPr>
        <w:t>、法律意见书；</w:t>
      </w:r>
    </w:p>
    <w:p w14:paraId="0C010011" w14:textId="77777777" w:rsidR="009514D8" w:rsidRDefault="00000000">
      <w:pPr>
        <w:pStyle w:val="G"/>
        <w:spacing w:before="156" w:after="156"/>
        <w:ind w:firstLine="480"/>
        <w:jc w:val="both"/>
      </w:pPr>
      <w:r>
        <w:lastRenderedPageBreak/>
        <w:t>1</w:t>
      </w:r>
      <w:r>
        <w:rPr>
          <w:rFonts w:hint="eastAsia"/>
        </w:rPr>
        <w:t>5</w:t>
      </w:r>
      <w:r>
        <w:rPr>
          <w:rFonts w:hint="eastAsia"/>
        </w:rPr>
        <w:t>、中国证监会及深圳证券交易所要求的其他材料。</w:t>
      </w:r>
    </w:p>
    <w:p w14:paraId="1D6C3EC1" w14:textId="77777777" w:rsidR="009514D8" w:rsidRDefault="00000000">
      <w:pPr>
        <w:pStyle w:val="G4"/>
        <w:spacing w:before="234" w:after="234"/>
      </w:pPr>
      <w:bookmarkStart w:id="188" w:name="_Toc15088"/>
      <w:bookmarkStart w:id="189" w:name="_Toc31563"/>
      <w:bookmarkStart w:id="190" w:name="_Toc9845"/>
      <w:r>
        <w:rPr>
          <w:rFonts w:hint="eastAsia"/>
        </w:rPr>
        <w:t>二、备置地点</w:t>
      </w:r>
      <w:bookmarkEnd w:id="179"/>
      <w:bookmarkEnd w:id="180"/>
      <w:bookmarkEnd w:id="181"/>
      <w:bookmarkEnd w:id="182"/>
      <w:bookmarkEnd w:id="183"/>
      <w:bookmarkEnd w:id="184"/>
      <w:bookmarkEnd w:id="185"/>
      <w:bookmarkEnd w:id="186"/>
      <w:bookmarkEnd w:id="187"/>
      <w:bookmarkEnd w:id="188"/>
      <w:bookmarkEnd w:id="189"/>
      <w:bookmarkEnd w:id="190"/>
    </w:p>
    <w:p w14:paraId="5CB03CE4" w14:textId="77777777" w:rsidR="009514D8" w:rsidRDefault="00000000">
      <w:pPr>
        <w:pStyle w:val="G"/>
        <w:spacing w:before="156" w:after="156"/>
        <w:ind w:firstLine="480"/>
        <w:jc w:val="both"/>
      </w:pPr>
      <w:r>
        <w:rPr>
          <w:rFonts w:hint="eastAsia"/>
        </w:rPr>
        <w:t>本报告书及上述备查文件备置于上市公司办公处，以备查阅。</w:t>
      </w:r>
    </w:p>
    <w:p w14:paraId="701CDB4E" w14:textId="77777777" w:rsidR="009514D8" w:rsidRDefault="00000000">
      <w:pPr>
        <w:spacing w:beforeLines="0" w:before="0" w:after="156" w:line="240" w:lineRule="auto"/>
      </w:pPr>
      <w:r>
        <w:rPr>
          <w:bCs/>
        </w:rPr>
        <w:br w:type="page"/>
      </w:r>
      <w:bookmarkStart w:id="191" w:name="_Toc47346311"/>
      <w:bookmarkStart w:id="192" w:name="_Toc4959"/>
      <w:bookmarkStart w:id="193" w:name="_Toc46376191"/>
      <w:bookmarkStart w:id="194" w:name="_Toc46436196"/>
      <w:bookmarkStart w:id="195" w:name="_Toc47385712"/>
    </w:p>
    <w:p w14:paraId="1E162F6E" w14:textId="77777777" w:rsidR="009514D8" w:rsidRDefault="009514D8">
      <w:pPr>
        <w:pStyle w:val="G"/>
        <w:spacing w:before="156" w:after="156"/>
        <w:ind w:firstLineChars="0" w:firstLine="0"/>
        <w:sectPr w:rsidR="009514D8">
          <w:footerReference w:type="default" r:id="rId31"/>
          <w:pgSz w:w="11906" w:h="16838"/>
          <w:pgMar w:top="1440" w:right="1800" w:bottom="1440" w:left="1800" w:header="851" w:footer="992" w:gutter="0"/>
          <w:pgNumType w:start="1"/>
          <w:cols w:space="425"/>
          <w:docGrid w:type="lines" w:linePitch="312"/>
        </w:sectPr>
      </w:pPr>
    </w:p>
    <w:p w14:paraId="54265E9C" w14:textId="77777777" w:rsidR="009514D8" w:rsidRDefault="00000000">
      <w:pPr>
        <w:pStyle w:val="G2"/>
        <w:spacing w:before="312" w:after="312"/>
      </w:pPr>
      <w:bookmarkStart w:id="196" w:name="_Toc13746"/>
      <w:bookmarkStart w:id="197" w:name="_Toc1975"/>
      <w:bookmarkStart w:id="198" w:name="_Toc6317"/>
      <w:bookmarkStart w:id="199" w:name="_Toc13116"/>
      <w:bookmarkStart w:id="200" w:name="_Toc18235"/>
      <w:bookmarkStart w:id="201" w:name="_Toc27818"/>
      <w:bookmarkStart w:id="202" w:name="_Toc11823"/>
      <w:bookmarkStart w:id="203" w:name="_Toc20165"/>
      <w:r>
        <w:rPr>
          <w:rFonts w:hint="eastAsia"/>
        </w:rPr>
        <w:lastRenderedPageBreak/>
        <w:t>收购人声明</w:t>
      </w:r>
      <w:bookmarkEnd w:id="191"/>
      <w:bookmarkEnd w:id="192"/>
      <w:bookmarkEnd w:id="193"/>
      <w:bookmarkEnd w:id="194"/>
      <w:bookmarkEnd w:id="195"/>
      <w:bookmarkEnd w:id="196"/>
      <w:bookmarkEnd w:id="197"/>
      <w:bookmarkEnd w:id="198"/>
      <w:bookmarkEnd w:id="199"/>
      <w:bookmarkEnd w:id="200"/>
      <w:bookmarkEnd w:id="201"/>
      <w:bookmarkEnd w:id="202"/>
      <w:bookmarkEnd w:id="203"/>
    </w:p>
    <w:p w14:paraId="5F0863BB" w14:textId="77777777" w:rsidR="009514D8"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5FE6EDB3" w14:textId="77777777" w:rsidR="009514D8" w:rsidRDefault="009514D8">
      <w:pPr>
        <w:pStyle w:val="G"/>
        <w:spacing w:before="156" w:after="156"/>
        <w:ind w:firstLine="480"/>
      </w:pPr>
    </w:p>
    <w:p w14:paraId="3939D407" w14:textId="77777777" w:rsidR="009514D8" w:rsidRDefault="009514D8">
      <w:pPr>
        <w:pStyle w:val="G"/>
        <w:spacing w:before="156" w:after="156"/>
        <w:ind w:firstLine="480"/>
      </w:pPr>
    </w:p>
    <w:p w14:paraId="7A87EEE0" w14:textId="77777777" w:rsidR="009514D8" w:rsidRDefault="009514D8">
      <w:pPr>
        <w:pStyle w:val="G"/>
        <w:spacing w:before="156" w:after="156"/>
        <w:ind w:firstLine="480"/>
      </w:pPr>
    </w:p>
    <w:p w14:paraId="4BE3FB83" w14:textId="77777777" w:rsidR="009514D8" w:rsidRDefault="009514D8">
      <w:pPr>
        <w:pStyle w:val="G"/>
        <w:spacing w:before="156" w:after="156"/>
        <w:ind w:firstLine="480"/>
      </w:pPr>
    </w:p>
    <w:p w14:paraId="0434BF43" w14:textId="77777777" w:rsidR="009514D8" w:rsidRDefault="00000000">
      <w:pPr>
        <w:pStyle w:val="G"/>
        <w:spacing w:before="156" w:after="156"/>
        <w:ind w:firstLineChars="0" w:firstLine="0"/>
        <w:jc w:val="right"/>
      </w:pPr>
      <w:r>
        <w:rPr>
          <w:rFonts w:hint="eastAsia"/>
        </w:rPr>
        <w:t>收购人：合肥鼎耘科技产业发展合伙企业（有限合伙）</w:t>
      </w:r>
    </w:p>
    <w:p w14:paraId="769A2BAD" w14:textId="77777777" w:rsidR="009514D8" w:rsidRDefault="009514D8">
      <w:pPr>
        <w:pStyle w:val="G"/>
        <w:spacing w:before="156" w:after="156"/>
        <w:ind w:firstLine="480"/>
        <w:jc w:val="right"/>
      </w:pPr>
    </w:p>
    <w:p w14:paraId="138A90D9" w14:textId="77777777" w:rsidR="009514D8" w:rsidRDefault="009514D8">
      <w:pPr>
        <w:pStyle w:val="G"/>
        <w:spacing w:before="156" w:after="156"/>
        <w:ind w:firstLine="480"/>
        <w:jc w:val="right"/>
      </w:pPr>
    </w:p>
    <w:p w14:paraId="45E39831" w14:textId="77777777" w:rsidR="009514D8"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475274F4" w14:textId="77777777" w:rsidR="009514D8" w:rsidRDefault="009514D8">
      <w:pPr>
        <w:pStyle w:val="G"/>
        <w:spacing w:before="156" w:after="156"/>
        <w:ind w:firstLine="480"/>
        <w:jc w:val="right"/>
      </w:pPr>
    </w:p>
    <w:p w14:paraId="415D96B9" w14:textId="77777777" w:rsidR="009514D8" w:rsidRDefault="009514D8">
      <w:pPr>
        <w:pStyle w:val="G"/>
        <w:spacing w:before="156" w:after="156"/>
        <w:ind w:firstLine="480"/>
        <w:jc w:val="center"/>
      </w:pPr>
    </w:p>
    <w:p w14:paraId="3E6C0821" w14:textId="77777777" w:rsidR="009514D8"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5180BA6C" w14:textId="77777777" w:rsidR="009514D8" w:rsidRDefault="00000000">
      <w:pPr>
        <w:pStyle w:val="G"/>
        <w:spacing w:before="156" w:after="156"/>
        <w:ind w:firstLine="480"/>
        <w:jc w:val="center"/>
      </w:pPr>
      <w:r>
        <w:rPr>
          <w:rFonts w:hint="eastAsia"/>
        </w:rPr>
        <w:t xml:space="preserve">                                     </w:t>
      </w:r>
      <w:r>
        <w:rPr>
          <w:rFonts w:hint="eastAsia"/>
        </w:rPr>
        <w:t>李辉</w:t>
      </w:r>
    </w:p>
    <w:p w14:paraId="527C924E" w14:textId="77777777" w:rsidR="009514D8" w:rsidRDefault="009514D8">
      <w:pPr>
        <w:pStyle w:val="G"/>
        <w:spacing w:before="156" w:after="156"/>
        <w:ind w:firstLine="480"/>
      </w:pPr>
    </w:p>
    <w:p w14:paraId="1005A8B5"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4425F096" w14:textId="77777777" w:rsidR="009514D8" w:rsidRDefault="00000000">
      <w:pPr>
        <w:spacing w:before="156" w:after="156"/>
      </w:pPr>
      <w:r>
        <w:rPr>
          <w:rFonts w:hint="eastAsia"/>
        </w:rPr>
        <w:br w:type="page"/>
      </w:r>
    </w:p>
    <w:p w14:paraId="7E8B733E" w14:textId="77777777" w:rsidR="009514D8" w:rsidRDefault="00000000">
      <w:pPr>
        <w:pStyle w:val="G2"/>
        <w:spacing w:before="312" w:after="312"/>
      </w:pPr>
      <w:bookmarkStart w:id="204" w:name="_Toc18198"/>
      <w:bookmarkStart w:id="205" w:name="_Toc10649"/>
      <w:r>
        <w:rPr>
          <w:rFonts w:hint="eastAsia"/>
        </w:rPr>
        <w:lastRenderedPageBreak/>
        <w:t>一致行动人声明</w:t>
      </w:r>
      <w:bookmarkEnd w:id="204"/>
      <w:bookmarkEnd w:id="205"/>
    </w:p>
    <w:p w14:paraId="46D12009" w14:textId="77777777" w:rsidR="009514D8"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5FC6E58A" w14:textId="77777777" w:rsidR="009514D8" w:rsidRDefault="009514D8">
      <w:pPr>
        <w:pStyle w:val="G"/>
        <w:spacing w:before="156" w:after="156"/>
        <w:ind w:firstLine="480"/>
      </w:pPr>
    </w:p>
    <w:p w14:paraId="6C60CB07" w14:textId="77777777" w:rsidR="009514D8" w:rsidRDefault="009514D8">
      <w:pPr>
        <w:pStyle w:val="G"/>
        <w:spacing w:before="156" w:after="156"/>
        <w:ind w:firstLine="480"/>
      </w:pPr>
    </w:p>
    <w:p w14:paraId="5859BAF6" w14:textId="77777777" w:rsidR="009514D8" w:rsidRDefault="009514D8">
      <w:pPr>
        <w:pStyle w:val="G"/>
        <w:spacing w:before="156" w:after="156"/>
        <w:ind w:firstLine="480"/>
      </w:pPr>
    </w:p>
    <w:p w14:paraId="05664D1B" w14:textId="77777777" w:rsidR="009514D8" w:rsidRDefault="009514D8">
      <w:pPr>
        <w:pStyle w:val="G"/>
        <w:spacing w:before="156" w:after="156"/>
        <w:ind w:firstLine="480"/>
      </w:pPr>
    </w:p>
    <w:p w14:paraId="40A8C133" w14:textId="77777777" w:rsidR="009514D8" w:rsidRDefault="009514D8">
      <w:pPr>
        <w:pStyle w:val="G"/>
        <w:spacing w:before="156" w:after="156"/>
        <w:ind w:firstLine="480"/>
      </w:pPr>
    </w:p>
    <w:p w14:paraId="2508AACE" w14:textId="77777777" w:rsidR="009514D8" w:rsidRDefault="00000000">
      <w:pPr>
        <w:pStyle w:val="G"/>
        <w:spacing w:before="156" w:after="156"/>
        <w:ind w:firstLineChars="0" w:firstLine="0"/>
        <w:jc w:val="right"/>
      </w:pPr>
      <w:r>
        <w:rPr>
          <w:rFonts w:hint="eastAsia"/>
        </w:rPr>
        <w:t>一致行动人：北京鼎耘科技发展有限公司</w:t>
      </w:r>
    </w:p>
    <w:p w14:paraId="588D5C2E" w14:textId="77777777" w:rsidR="009514D8" w:rsidRDefault="009514D8">
      <w:pPr>
        <w:pStyle w:val="G"/>
        <w:spacing w:before="156" w:after="156"/>
        <w:ind w:firstLine="480"/>
        <w:jc w:val="center"/>
      </w:pPr>
    </w:p>
    <w:p w14:paraId="42162528" w14:textId="77777777" w:rsidR="009514D8"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669C3E34" w14:textId="77777777" w:rsidR="009514D8" w:rsidRDefault="00000000">
      <w:pPr>
        <w:pStyle w:val="G"/>
        <w:spacing w:before="156" w:after="156"/>
        <w:ind w:firstLine="480"/>
        <w:jc w:val="center"/>
      </w:pPr>
      <w:r>
        <w:rPr>
          <w:rFonts w:hint="eastAsia"/>
        </w:rPr>
        <w:t xml:space="preserve">                                          </w:t>
      </w:r>
      <w:r>
        <w:rPr>
          <w:rFonts w:hint="eastAsia"/>
        </w:rPr>
        <w:t>李红星</w:t>
      </w:r>
    </w:p>
    <w:p w14:paraId="130B4675" w14:textId="77777777" w:rsidR="009514D8" w:rsidRDefault="009514D8">
      <w:pPr>
        <w:pStyle w:val="G"/>
        <w:spacing w:before="156" w:after="156"/>
        <w:ind w:firstLine="480"/>
      </w:pPr>
    </w:p>
    <w:p w14:paraId="329AA9C2"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26F343E" w14:textId="77777777" w:rsidR="009514D8" w:rsidRDefault="009514D8">
      <w:pPr>
        <w:pStyle w:val="G"/>
        <w:spacing w:before="156" w:after="156"/>
        <w:ind w:firstLine="480"/>
        <w:jc w:val="right"/>
      </w:pPr>
    </w:p>
    <w:p w14:paraId="2F341447" w14:textId="77777777" w:rsidR="009514D8" w:rsidRDefault="009514D8">
      <w:pPr>
        <w:pStyle w:val="G"/>
        <w:spacing w:before="156" w:after="156"/>
        <w:ind w:firstLine="480"/>
        <w:jc w:val="right"/>
      </w:pPr>
    </w:p>
    <w:p w14:paraId="7BFAB4E4" w14:textId="77777777" w:rsidR="009514D8" w:rsidRDefault="009514D8">
      <w:pPr>
        <w:pStyle w:val="G"/>
        <w:spacing w:before="156" w:after="156"/>
        <w:ind w:firstLine="480"/>
        <w:jc w:val="right"/>
      </w:pPr>
    </w:p>
    <w:p w14:paraId="5BFA8B82" w14:textId="77777777" w:rsidR="009514D8" w:rsidRDefault="00000000">
      <w:pPr>
        <w:spacing w:beforeLines="0" w:before="0" w:after="156" w:line="240" w:lineRule="auto"/>
        <w:rPr>
          <w:bCs/>
        </w:rPr>
      </w:pPr>
      <w:r>
        <w:rPr>
          <w:bCs/>
        </w:rPr>
        <w:br w:type="page"/>
      </w:r>
    </w:p>
    <w:p w14:paraId="35C6DDA8" w14:textId="77777777" w:rsidR="009514D8" w:rsidRDefault="00000000">
      <w:pPr>
        <w:pStyle w:val="G2"/>
        <w:spacing w:before="312" w:after="312"/>
      </w:pPr>
      <w:bookmarkStart w:id="206" w:name="_Toc14170"/>
      <w:bookmarkStart w:id="207" w:name="_Toc25351"/>
      <w:bookmarkStart w:id="208" w:name="_Toc47346316"/>
      <w:bookmarkStart w:id="209" w:name="_Toc17028"/>
      <w:bookmarkStart w:id="210" w:name="_Toc1258"/>
      <w:bookmarkStart w:id="211" w:name="_Toc46436201"/>
      <w:bookmarkStart w:id="212" w:name="_Toc16704"/>
      <w:bookmarkStart w:id="213" w:name="_Toc22230"/>
      <w:bookmarkStart w:id="214" w:name="_Toc30257"/>
      <w:bookmarkStart w:id="215" w:name="_Toc47385717"/>
      <w:bookmarkStart w:id="216" w:name="_Toc7363"/>
      <w:bookmarkStart w:id="217" w:name="_Toc46376193"/>
      <w:bookmarkStart w:id="218" w:name="_Toc17063"/>
      <w:r>
        <w:rPr>
          <w:rFonts w:hint="eastAsia"/>
        </w:rPr>
        <w:lastRenderedPageBreak/>
        <w:t>财务顾问声明</w:t>
      </w:r>
      <w:bookmarkEnd w:id="206"/>
      <w:bookmarkEnd w:id="207"/>
      <w:bookmarkEnd w:id="208"/>
      <w:bookmarkEnd w:id="209"/>
      <w:bookmarkEnd w:id="210"/>
      <w:bookmarkEnd w:id="211"/>
      <w:bookmarkEnd w:id="212"/>
      <w:bookmarkEnd w:id="213"/>
      <w:bookmarkEnd w:id="214"/>
      <w:bookmarkEnd w:id="215"/>
      <w:bookmarkEnd w:id="216"/>
      <w:bookmarkEnd w:id="217"/>
      <w:bookmarkEnd w:id="218"/>
    </w:p>
    <w:p w14:paraId="2932514C" w14:textId="77777777" w:rsidR="009514D8"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0A658D3B" w14:textId="77777777" w:rsidR="009514D8" w:rsidRDefault="009514D8">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1646"/>
        <w:gridCol w:w="651"/>
        <w:gridCol w:w="1646"/>
        <w:gridCol w:w="634"/>
        <w:gridCol w:w="1701"/>
      </w:tblGrid>
      <w:tr w:rsidR="009514D8" w14:paraId="686C5D66" w14:textId="77777777">
        <w:trPr>
          <w:trHeight w:val="397"/>
          <w:jc w:val="center"/>
        </w:trPr>
        <w:tc>
          <w:tcPr>
            <w:tcW w:w="2241" w:type="dxa"/>
          </w:tcPr>
          <w:p w14:paraId="74E7C1E2" w14:textId="77777777" w:rsidR="009514D8" w:rsidRDefault="009514D8">
            <w:pPr>
              <w:pStyle w:val="G"/>
              <w:spacing w:before="156" w:after="156"/>
              <w:ind w:firstLine="480"/>
              <w:jc w:val="both"/>
            </w:pPr>
          </w:p>
        </w:tc>
        <w:tc>
          <w:tcPr>
            <w:tcW w:w="1646" w:type="dxa"/>
          </w:tcPr>
          <w:p w14:paraId="7A05F6CE" w14:textId="77777777" w:rsidR="009514D8" w:rsidRDefault="009514D8">
            <w:pPr>
              <w:pStyle w:val="G"/>
              <w:spacing w:before="156" w:after="156"/>
              <w:ind w:firstLine="480"/>
              <w:jc w:val="both"/>
            </w:pPr>
          </w:p>
        </w:tc>
        <w:tc>
          <w:tcPr>
            <w:tcW w:w="651" w:type="dxa"/>
          </w:tcPr>
          <w:p w14:paraId="51DA38D7" w14:textId="77777777" w:rsidR="009514D8" w:rsidRDefault="009514D8">
            <w:pPr>
              <w:pStyle w:val="G"/>
              <w:spacing w:before="156" w:after="156"/>
              <w:ind w:firstLine="480"/>
              <w:jc w:val="both"/>
            </w:pPr>
          </w:p>
        </w:tc>
        <w:tc>
          <w:tcPr>
            <w:tcW w:w="1646" w:type="dxa"/>
          </w:tcPr>
          <w:p w14:paraId="3BC3819F" w14:textId="77777777" w:rsidR="009514D8" w:rsidRDefault="009514D8">
            <w:pPr>
              <w:pStyle w:val="G"/>
              <w:spacing w:before="156" w:after="156"/>
              <w:ind w:firstLine="480"/>
              <w:jc w:val="both"/>
            </w:pPr>
          </w:p>
        </w:tc>
        <w:tc>
          <w:tcPr>
            <w:tcW w:w="634" w:type="dxa"/>
            <w:tcBorders>
              <w:bottom w:val="nil"/>
            </w:tcBorders>
            <w:vAlign w:val="center"/>
          </w:tcPr>
          <w:p w14:paraId="565091B8" w14:textId="77777777" w:rsidR="009514D8" w:rsidRDefault="009514D8">
            <w:pPr>
              <w:pStyle w:val="G"/>
              <w:spacing w:before="156" w:after="156"/>
              <w:ind w:firstLine="480"/>
              <w:jc w:val="both"/>
            </w:pPr>
          </w:p>
        </w:tc>
        <w:tc>
          <w:tcPr>
            <w:tcW w:w="1701" w:type="dxa"/>
            <w:vAlign w:val="center"/>
          </w:tcPr>
          <w:p w14:paraId="6BF31B54" w14:textId="77777777" w:rsidR="009514D8" w:rsidRDefault="009514D8">
            <w:pPr>
              <w:pStyle w:val="G"/>
              <w:spacing w:before="156" w:after="156"/>
              <w:ind w:firstLine="480"/>
              <w:jc w:val="both"/>
            </w:pPr>
          </w:p>
        </w:tc>
      </w:tr>
      <w:tr w:rsidR="009514D8" w14:paraId="266F32E8" w14:textId="77777777">
        <w:trPr>
          <w:trHeight w:val="397"/>
          <w:jc w:val="center"/>
        </w:trPr>
        <w:tc>
          <w:tcPr>
            <w:tcW w:w="2241" w:type="dxa"/>
          </w:tcPr>
          <w:p w14:paraId="204803DF" w14:textId="77777777" w:rsidR="009514D8"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05C9587C" w14:textId="77777777" w:rsidR="009514D8" w:rsidRDefault="009514D8">
            <w:pPr>
              <w:pStyle w:val="G"/>
              <w:spacing w:before="156" w:after="156"/>
              <w:ind w:firstLine="480"/>
              <w:jc w:val="both"/>
            </w:pPr>
          </w:p>
        </w:tc>
        <w:tc>
          <w:tcPr>
            <w:tcW w:w="651" w:type="dxa"/>
          </w:tcPr>
          <w:p w14:paraId="185431B1" w14:textId="77777777" w:rsidR="009514D8" w:rsidRDefault="009514D8">
            <w:pPr>
              <w:pStyle w:val="G"/>
              <w:spacing w:before="156" w:after="156"/>
              <w:ind w:firstLine="480"/>
              <w:jc w:val="both"/>
            </w:pPr>
          </w:p>
        </w:tc>
        <w:tc>
          <w:tcPr>
            <w:tcW w:w="1646" w:type="dxa"/>
            <w:tcBorders>
              <w:bottom w:val="single" w:sz="4" w:space="0" w:color="auto"/>
            </w:tcBorders>
          </w:tcPr>
          <w:p w14:paraId="7102FFF5" w14:textId="77777777" w:rsidR="009514D8" w:rsidRDefault="009514D8">
            <w:pPr>
              <w:pStyle w:val="G"/>
              <w:spacing w:before="156" w:after="156"/>
              <w:ind w:firstLine="480"/>
              <w:jc w:val="both"/>
            </w:pPr>
          </w:p>
        </w:tc>
        <w:tc>
          <w:tcPr>
            <w:tcW w:w="634" w:type="dxa"/>
            <w:tcBorders>
              <w:top w:val="nil"/>
              <w:bottom w:val="nil"/>
            </w:tcBorders>
            <w:vAlign w:val="center"/>
          </w:tcPr>
          <w:p w14:paraId="1B223DBC" w14:textId="77777777" w:rsidR="009514D8" w:rsidRDefault="009514D8">
            <w:pPr>
              <w:pStyle w:val="G"/>
              <w:spacing w:before="156" w:after="156"/>
              <w:ind w:firstLine="480"/>
              <w:jc w:val="both"/>
            </w:pPr>
          </w:p>
        </w:tc>
        <w:tc>
          <w:tcPr>
            <w:tcW w:w="1701" w:type="dxa"/>
            <w:tcBorders>
              <w:bottom w:val="single" w:sz="4" w:space="0" w:color="auto"/>
            </w:tcBorders>
            <w:vAlign w:val="center"/>
          </w:tcPr>
          <w:p w14:paraId="0BA72626" w14:textId="77777777" w:rsidR="009514D8" w:rsidRDefault="009514D8">
            <w:pPr>
              <w:pStyle w:val="G"/>
              <w:spacing w:before="156" w:after="156"/>
              <w:ind w:firstLine="480"/>
              <w:jc w:val="both"/>
            </w:pPr>
          </w:p>
        </w:tc>
      </w:tr>
      <w:tr w:rsidR="009514D8" w14:paraId="069439B3" w14:textId="77777777">
        <w:trPr>
          <w:trHeight w:val="397"/>
          <w:jc w:val="center"/>
        </w:trPr>
        <w:tc>
          <w:tcPr>
            <w:tcW w:w="2241" w:type="dxa"/>
          </w:tcPr>
          <w:p w14:paraId="1300C37A" w14:textId="77777777" w:rsidR="009514D8" w:rsidRDefault="009514D8">
            <w:pPr>
              <w:pStyle w:val="G"/>
              <w:spacing w:before="156" w:after="156"/>
              <w:ind w:firstLine="480"/>
              <w:jc w:val="both"/>
            </w:pPr>
          </w:p>
        </w:tc>
        <w:tc>
          <w:tcPr>
            <w:tcW w:w="1646" w:type="dxa"/>
            <w:tcBorders>
              <w:top w:val="single" w:sz="4" w:space="0" w:color="auto"/>
              <w:bottom w:val="nil"/>
            </w:tcBorders>
            <w:vAlign w:val="center"/>
          </w:tcPr>
          <w:p w14:paraId="1F57E6F4" w14:textId="77777777" w:rsidR="009514D8" w:rsidRDefault="00000000">
            <w:pPr>
              <w:pStyle w:val="G"/>
              <w:spacing w:before="156" w:after="156"/>
              <w:ind w:firstLine="480"/>
              <w:jc w:val="both"/>
            </w:pPr>
            <w:r>
              <w:rPr>
                <w:rFonts w:hint="eastAsia"/>
              </w:rPr>
              <w:t>霍岩</w:t>
            </w:r>
          </w:p>
        </w:tc>
        <w:tc>
          <w:tcPr>
            <w:tcW w:w="651" w:type="dxa"/>
            <w:tcBorders>
              <w:bottom w:val="nil"/>
            </w:tcBorders>
          </w:tcPr>
          <w:p w14:paraId="0A43EAFF" w14:textId="77777777" w:rsidR="009514D8" w:rsidRDefault="009514D8">
            <w:pPr>
              <w:pStyle w:val="G"/>
              <w:spacing w:before="156" w:after="156"/>
              <w:ind w:firstLine="480"/>
              <w:jc w:val="both"/>
            </w:pPr>
          </w:p>
        </w:tc>
        <w:tc>
          <w:tcPr>
            <w:tcW w:w="1646" w:type="dxa"/>
            <w:tcBorders>
              <w:top w:val="single" w:sz="4" w:space="0" w:color="auto"/>
              <w:bottom w:val="nil"/>
            </w:tcBorders>
          </w:tcPr>
          <w:p w14:paraId="6A9AEFA2" w14:textId="77777777" w:rsidR="009514D8"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54E80021" w14:textId="77777777" w:rsidR="009514D8" w:rsidRDefault="009514D8">
            <w:pPr>
              <w:pStyle w:val="G"/>
              <w:spacing w:before="156" w:after="156"/>
              <w:ind w:firstLine="480"/>
              <w:jc w:val="both"/>
            </w:pPr>
          </w:p>
        </w:tc>
        <w:tc>
          <w:tcPr>
            <w:tcW w:w="1701" w:type="dxa"/>
            <w:tcBorders>
              <w:top w:val="single" w:sz="4" w:space="0" w:color="auto"/>
              <w:bottom w:val="nil"/>
            </w:tcBorders>
            <w:vAlign w:val="center"/>
          </w:tcPr>
          <w:p w14:paraId="6359C981" w14:textId="77777777" w:rsidR="009514D8" w:rsidRDefault="00000000">
            <w:pPr>
              <w:pStyle w:val="G"/>
              <w:spacing w:before="156" w:after="156"/>
              <w:ind w:firstLineChars="0" w:firstLine="0"/>
              <w:jc w:val="center"/>
            </w:pPr>
            <w:r>
              <w:rPr>
                <w:rFonts w:hint="eastAsia"/>
              </w:rPr>
              <w:t>靳红雅</w:t>
            </w:r>
          </w:p>
        </w:tc>
      </w:tr>
      <w:tr w:rsidR="009514D8" w14:paraId="4CE02897" w14:textId="77777777">
        <w:trPr>
          <w:trHeight w:val="397"/>
          <w:jc w:val="center"/>
        </w:trPr>
        <w:tc>
          <w:tcPr>
            <w:tcW w:w="2241" w:type="dxa"/>
          </w:tcPr>
          <w:p w14:paraId="7F7647B6" w14:textId="77777777" w:rsidR="009514D8"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77AA2074" w14:textId="77777777" w:rsidR="009514D8" w:rsidRDefault="009514D8">
            <w:pPr>
              <w:pStyle w:val="G"/>
              <w:spacing w:before="156" w:after="156"/>
              <w:ind w:firstLine="480"/>
              <w:jc w:val="both"/>
            </w:pPr>
          </w:p>
        </w:tc>
        <w:tc>
          <w:tcPr>
            <w:tcW w:w="651" w:type="dxa"/>
          </w:tcPr>
          <w:p w14:paraId="54ABEE69" w14:textId="77777777" w:rsidR="009514D8" w:rsidRDefault="009514D8">
            <w:pPr>
              <w:pStyle w:val="G"/>
              <w:spacing w:before="156" w:after="156"/>
              <w:ind w:firstLine="480"/>
              <w:jc w:val="both"/>
            </w:pPr>
          </w:p>
        </w:tc>
        <w:tc>
          <w:tcPr>
            <w:tcW w:w="1646" w:type="dxa"/>
            <w:tcBorders>
              <w:bottom w:val="single" w:sz="4" w:space="0" w:color="auto"/>
            </w:tcBorders>
          </w:tcPr>
          <w:p w14:paraId="62E61E1D" w14:textId="77777777" w:rsidR="009514D8" w:rsidRDefault="009514D8">
            <w:pPr>
              <w:pStyle w:val="G"/>
              <w:spacing w:before="156" w:after="156"/>
              <w:ind w:firstLine="480"/>
              <w:jc w:val="both"/>
            </w:pPr>
          </w:p>
        </w:tc>
        <w:tc>
          <w:tcPr>
            <w:tcW w:w="634" w:type="dxa"/>
            <w:tcBorders>
              <w:top w:val="nil"/>
              <w:bottom w:val="nil"/>
            </w:tcBorders>
            <w:vAlign w:val="center"/>
          </w:tcPr>
          <w:p w14:paraId="311E34EC" w14:textId="77777777" w:rsidR="009514D8" w:rsidRDefault="009514D8">
            <w:pPr>
              <w:pStyle w:val="G"/>
              <w:spacing w:before="156" w:after="156"/>
              <w:ind w:firstLine="480"/>
              <w:jc w:val="both"/>
            </w:pPr>
          </w:p>
        </w:tc>
        <w:tc>
          <w:tcPr>
            <w:tcW w:w="1701" w:type="dxa"/>
            <w:tcBorders>
              <w:bottom w:val="nil"/>
            </w:tcBorders>
          </w:tcPr>
          <w:p w14:paraId="6EE11B45" w14:textId="77777777" w:rsidR="009514D8" w:rsidRDefault="009514D8">
            <w:pPr>
              <w:pStyle w:val="G"/>
              <w:spacing w:before="156" w:after="156"/>
              <w:ind w:firstLine="480"/>
              <w:jc w:val="both"/>
            </w:pPr>
          </w:p>
        </w:tc>
      </w:tr>
      <w:tr w:rsidR="009514D8" w14:paraId="1DD4DCF6" w14:textId="77777777">
        <w:trPr>
          <w:trHeight w:val="397"/>
          <w:jc w:val="center"/>
        </w:trPr>
        <w:tc>
          <w:tcPr>
            <w:tcW w:w="2241" w:type="dxa"/>
          </w:tcPr>
          <w:p w14:paraId="4E8212BB" w14:textId="77777777" w:rsidR="009514D8" w:rsidRDefault="009514D8">
            <w:pPr>
              <w:pStyle w:val="G"/>
              <w:spacing w:before="156" w:after="156"/>
              <w:ind w:firstLine="480"/>
              <w:jc w:val="both"/>
            </w:pPr>
          </w:p>
        </w:tc>
        <w:tc>
          <w:tcPr>
            <w:tcW w:w="1646" w:type="dxa"/>
            <w:tcBorders>
              <w:top w:val="nil"/>
            </w:tcBorders>
            <w:vAlign w:val="center"/>
          </w:tcPr>
          <w:p w14:paraId="6F155CA8" w14:textId="77777777" w:rsidR="009514D8" w:rsidRDefault="00000000">
            <w:pPr>
              <w:pStyle w:val="G"/>
              <w:spacing w:before="156" w:after="156"/>
              <w:ind w:firstLineChars="0" w:firstLine="0"/>
              <w:jc w:val="center"/>
            </w:pPr>
            <w:r>
              <w:rPr>
                <w:rFonts w:hint="eastAsia"/>
              </w:rPr>
              <w:t>王一后</w:t>
            </w:r>
          </w:p>
        </w:tc>
        <w:tc>
          <w:tcPr>
            <w:tcW w:w="651" w:type="dxa"/>
            <w:tcBorders>
              <w:top w:val="nil"/>
            </w:tcBorders>
          </w:tcPr>
          <w:p w14:paraId="2190993C" w14:textId="77777777" w:rsidR="009514D8" w:rsidRDefault="009514D8">
            <w:pPr>
              <w:pStyle w:val="G"/>
              <w:spacing w:before="156" w:after="156"/>
              <w:ind w:firstLine="480"/>
              <w:jc w:val="both"/>
            </w:pPr>
          </w:p>
        </w:tc>
        <w:tc>
          <w:tcPr>
            <w:tcW w:w="1646" w:type="dxa"/>
            <w:tcBorders>
              <w:top w:val="nil"/>
            </w:tcBorders>
          </w:tcPr>
          <w:p w14:paraId="4353648B" w14:textId="77777777" w:rsidR="009514D8"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714508DA" w14:textId="77777777" w:rsidR="009514D8" w:rsidRDefault="009514D8">
            <w:pPr>
              <w:pStyle w:val="G"/>
              <w:spacing w:before="156" w:after="156"/>
              <w:ind w:firstLine="480"/>
              <w:jc w:val="both"/>
            </w:pPr>
          </w:p>
        </w:tc>
        <w:tc>
          <w:tcPr>
            <w:tcW w:w="1701" w:type="dxa"/>
            <w:tcBorders>
              <w:top w:val="nil"/>
            </w:tcBorders>
          </w:tcPr>
          <w:p w14:paraId="007183AB" w14:textId="77777777" w:rsidR="009514D8" w:rsidRDefault="009514D8">
            <w:pPr>
              <w:pStyle w:val="G"/>
              <w:spacing w:before="156" w:after="156"/>
              <w:ind w:firstLineChars="0" w:firstLine="0"/>
              <w:jc w:val="center"/>
            </w:pPr>
          </w:p>
        </w:tc>
      </w:tr>
      <w:tr w:rsidR="009514D8" w14:paraId="23559C26" w14:textId="77777777">
        <w:trPr>
          <w:trHeight w:val="397"/>
          <w:jc w:val="center"/>
        </w:trPr>
        <w:tc>
          <w:tcPr>
            <w:tcW w:w="2241" w:type="dxa"/>
          </w:tcPr>
          <w:p w14:paraId="0A2D98CC" w14:textId="77777777" w:rsidR="009514D8" w:rsidRDefault="009514D8">
            <w:pPr>
              <w:pStyle w:val="G"/>
              <w:spacing w:before="156" w:after="156"/>
              <w:ind w:firstLineChars="0" w:firstLine="0"/>
              <w:jc w:val="both"/>
            </w:pPr>
          </w:p>
        </w:tc>
        <w:tc>
          <w:tcPr>
            <w:tcW w:w="1646" w:type="dxa"/>
            <w:tcBorders>
              <w:bottom w:val="single" w:sz="4" w:space="0" w:color="000000"/>
            </w:tcBorders>
          </w:tcPr>
          <w:p w14:paraId="124B7768" w14:textId="77777777" w:rsidR="009514D8" w:rsidRDefault="009514D8">
            <w:pPr>
              <w:pStyle w:val="G"/>
              <w:spacing w:before="156" w:after="156"/>
              <w:ind w:firstLine="480"/>
              <w:jc w:val="both"/>
            </w:pPr>
          </w:p>
        </w:tc>
        <w:tc>
          <w:tcPr>
            <w:tcW w:w="651" w:type="dxa"/>
          </w:tcPr>
          <w:p w14:paraId="74308FD5" w14:textId="77777777" w:rsidR="009514D8" w:rsidRDefault="009514D8">
            <w:pPr>
              <w:pStyle w:val="G"/>
              <w:spacing w:before="156" w:after="156"/>
              <w:ind w:firstLine="480"/>
              <w:jc w:val="both"/>
            </w:pPr>
          </w:p>
        </w:tc>
        <w:tc>
          <w:tcPr>
            <w:tcW w:w="1646" w:type="dxa"/>
            <w:tcBorders>
              <w:bottom w:val="single" w:sz="4" w:space="0" w:color="000000"/>
            </w:tcBorders>
          </w:tcPr>
          <w:p w14:paraId="060AC5AC" w14:textId="77777777" w:rsidR="009514D8" w:rsidRDefault="009514D8">
            <w:pPr>
              <w:pStyle w:val="G"/>
              <w:spacing w:before="156" w:after="156"/>
              <w:ind w:firstLine="480"/>
              <w:jc w:val="both"/>
            </w:pPr>
          </w:p>
        </w:tc>
        <w:tc>
          <w:tcPr>
            <w:tcW w:w="634" w:type="dxa"/>
            <w:tcBorders>
              <w:top w:val="nil"/>
              <w:bottom w:val="nil"/>
            </w:tcBorders>
            <w:vAlign w:val="center"/>
          </w:tcPr>
          <w:p w14:paraId="664E06C3" w14:textId="77777777" w:rsidR="009514D8" w:rsidRDefault="009514D8">
            <w:pPr>
              <w:pStyle w:val="G"/>
              <w:spacing w:before="156" w:after="156"/>
              <w:ind w:firstLine="480"/>
              <w:jc w:val="both"/>
            </w:pPr>
          </w:p>
        </w:tc>
        <w:tc>
          <w:tcPr>
            <w:tcW w:w="1701" w:type="dxa"/>
            <w:vAlign w:val="center"/>
          </w:tcPr>
          <w:p w14:paraId="5A665848" w14:textId="77777777" w:rsidR="009514D8" w:rsidRDefault="009514D8">
            <w:pPr>
              <w:pStyle w:val="G"/>
              <w:spacing w:before="156" w:after="156"/>
              <w:ind w:firstLine="480"/>
              <w:jc w:val="both"/>
            </w:pPr>
          </w:p>
        </w:tc>
      </w:tr>
      <w:tr w:rsidR="009514D8" w14:paraId="562A009A" w14:textId="77777777">
        <w:trPr>
          <w:trHeight w:val="397"/>
          <w:jc w:val="center"/>
        </w:trPr>
        <w:tc>
          <w:tcPr>
            <w:tcW w:w="2241" w:type="dxa"/>
          </w:tcPr>
          <w:p w14:paraId="2654170D" w14:textId="77777777" w:rsidR="009514D8" w:rsidRDefault="009514D8">
            <w:pPr>
              <w:pStyle w:val="G"/>
              <w:spacing w:before="156" w:after="156"/>
              <w:ind w:firstLineChars="0" w:firstLine="0"/>
              <w:jc w:val="both"/>
            </w:pPr>
          </w:p>
        </w:tc>
        <w:tc>
          <w:tcPr>
            <w:tcW w:w="1646" w:type="dxa"/>
            <w:tcBorders>
              <w:top w:val="single" w:sz="4" w:space="0" w:color="000000"/>
              <w:bottom w:val="nil"/>
            </w:tcBorders>
          </w:tcPr>
          <w:p w14:paraId="03051EE0" w14:textId="77777777" w:rsidR="009514D8" w:rsidRDefault="00000000">
            <w:pPr>
              <w:pStyle w:val="G"/>
              <w:spacing w:before="156" w:after="156"/>
              <w:ind w:firstLineChars="100" w:firstLine="240"/>
              <w:jc w:val="both"/>
            </w:pPr>
            <w:r>
              <w:rPr>
                <w:rFonts w:hint="eastAsia"/>
              </w:rPr>
              <w:t>王越溪</w:t>
            </w:r>
          </w:p>
        </w:tc>
        <w:tc>
          <w:tcPr>
            <w:tcW w:w="651" w:type="dxa"/>
          </w:tcPr>
          <w:p w14:paraId="767E1FFC" w14:textId="77777777" w:rsidR="009514D8" w:rsidRDefault="009514D8">
            <w:pPr>
              <w:pStyle w:val="G"/>
              <w:spacing w:before="156" w:after="156"/>
              <w:ind w:firstLine="480"/>
              <w:jc w:val="both"/>
            </w:pPr>
          </w:p>
        </w:tc>
        <w:tc>
          <w:tcPr>
            <w:tcW w:w="1646" w:type="dxa"/>
            <w:tcBorders>
              <w:top w:val="single" w:sz="4" w:space="0" w:color="000000"/>
            </w:tcBorders>
          </w:tcPr>
          <w:p w14:paraId="5F9DF19F" w14:textId="77777777" w:rsidR="009514D8"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494B40E5" w14:textId="77777777" w:rsidR="009514D8" w:rsidRDefault="009514D8">
            <w:pPr>
              <w:pStyle w:val="G"/>
              <w:spacing w:before="156" w:after="156"/>
              <w:ind w:firstLine="480"/>
              <w:jc w:val="both"/>
            </w:pPr>
          </w:p>
        </w:tc>
        <w:tc>
          <w:tcPr>
            <w:tcW w:w="1701" w:type="dxa"/>
            <w:vAlign w:val="center"/>
          </w:tcPr>
          <w:p w14:paraId="67056CC0" w14:textId="77777777" w:rsidR="009514D8" w:rsidRDefault="009514D8">
            <w:pPr>
              <w:pStyle w:val="G"/>
              <w:spacing w:before="156" w:after="156"/>
              <w:ind w:firstLine="480"/>
              <w:jc w:val="both"/>
            </w:pPr>
          </w:p>
        </w:tc>
      </w:tr>
      <w:tr w:rsidR="009514D8" w14:paraId="1520F2AB" w14:textId="77777777">
        <w:trPr>
          <w:trHeight w:val="397"/>
          <w:jc w:val="center"/>
        </w:trPr>
        <w:tc>
          <w:tcPr>
            <w:tcW w:w="2241" w:type="dxa"/>
          </w:tcPr>
          <w:p w14:paraId="246601A4" w14:textId="77777777" w:rsidR="009514D8" w:rsidRDefault="00000000">
            <w:pPr>
              <w:pStyle w:val="G"/>
              <w:spacing w:before="156" w:after="156"/>
              <w:ind w:firstLineChars="0" w:firstLine="0"/>
              <w:jc w:val="both"/>
            </w:pPr>
            <w:r>
              <w:rPr>
                <w:rFonts w:hint="eastAsia"/>
              </w:rPr>
              <w:t>法定代表人</w:t>
            </w:r>
          </w:p>
          <w:p w14:paraId="7859C76B" w14:textId="77777777" w:rsidR="009514D8"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274441B8" w14:textId="77777777" w:rsidR="009514D8" w:rsidRDefault="009514D8">
            <w:pPr>
              <w:pStyle w:val="G"/>
              <w:spacing w:before="156" w:after="156"/>
              <w:ind w:firstLine="480"/>
              <w:jc w:val="both"/>
            </w:pPr>
          </w:p>
        </w:tc>
        <w:tc>
          <w:tcPr>
            <w:tcW w:w="651" w:type="dxa"/>
          </w:tcPr>
          <w:p w14:paraId="0099EE43" w14:textId="77777777" w:rsidR="009514D8" w:rsidRDefault="009514D8">
            <w:pPr>
              <w:pStyle w:val="G"/>
              <w:spacing w:before="156" w:after="156"/>
              <w:ind w:firstLine="480"/>
              <w:jc w:val="both"/>
            </w:pPr>
          </w:p>
        </w:tc>
        <w:tc>
          <w:tcPr>
            <w:tcW w:w="1646" w:type="dxa"/>
          </w:tcPr>
          <w:p w14:paraId="2C563F95" w14:textId="77777777" w:rsidR="009514D8" w:rsidRDefault="009514D8">
            <w:pPr>
              <w:pStyle w:val="G"/>
              <w:spacing w:before="156" w:after="156"/>
              <w:ind w:firstLine="480"/>
              <w:jc w:val="both"/>
            </w:pPr>
          </w:p>
        </w:tc>
        <w:tc>
          <w:tcPr>
            <w:tcW w:w="634" w:type="dxa"/>
            <w:tcBorders>
              <w:top w:val="nil"/>
              <w:bottom w:val="nil"/>
            </w:tcBorders>
            <w:vAlign w:val="center"/>
          </w:tcPr>
          <w:p w14:paraId="03D1F64C" w14:textId="77777777" w:rsidR="009514D8" w:rsidRDefault="009514D8">
            <w:pPr>
              <w:pStyle w:val="G"/>
              <w:spacing w:before="156" w:after="156"/>
              <w:ind w:firstLine="480"/>
              <w:jc w:val="both"/>
            </w:pPr>
          </w:p>
        </w:tc>
        <w:tc>
          <w:tcPr>
            <w:tcW w:w="1701" w:type="dxa"/>
            <w:vAlign w:val="center"/>
          </w:tcPr>
          <w:p w14:paraId="28E2854F" w14:textId="77777777" w:rsidR="009514D8" w:rsidRDefault="009514D8">
            <w:pPr>
              <w:pStyle w:val="G"/>
              <w:spacing w:before="156" w:after="156"/>
              <w:ind w:firstLine="480"/>
              <w:jc w:val="both"/>
            </w:pPr>
          </w:p>
        </w:tc>
      </w:tr>
      <w:tr w:rsidR="009514D8" w14:paraId="7954198B" w14:textId="77777777">
        <w:trPr>
          <w:trHeight w:val="397"/>
          <w:jc w:val="center"/>
        </w:trPr>
        <w:tc>
          <w:tcPr>
            <w:tcW w:w="2241" w:type="dxa"/>
          </w:tcPr>
          <w:p w14:paraId="2C0A467A" w14:textId="77777777" w:rsidR="009514D8" w:rsidRDefault="009514D8">
            <w:pPr>
              <w:pStyle w:val="G"/>
              <w:spacing w:before="156" w:after="156"/>
              <w:ind w:firstLine="480"/>
              <w:jc w:val="both"/>
            </w:pPr>
          </w:p>
        </w:tc>
        <w:tc>
          <w:tcPr>
            <w:tcW w:w="1646" w:type="dxa"/>
            <w:tcBorders>
              <w:top w:val="single" w:sz="4" w:space="0" w:color="000000"/>
            </w:tcBorders>
            <w:vAlign w:val="center"/>
          </w:tcPr>
          <w:p w14:paraId="213E88EE" w14:textId="77777777" w:rsidR="009514D8" w:rsidRDefault="00000000">
            <w:pPr>
              <w:pStyle w:val="G"/>
              <w:spacing w:before="156" w:after="156"/>
              <w:ind w:firstLineChars="0" w:firstLine="0"/>
              <w:jc w:val="center"/>
            </w:pPr>
            <w:r>
              <w:rPr>
                <w:rFonts w:hint="eastAsia"/>
              </w:rPr>
              <w:t>王晟</w:t>
            </w:r>
          </w:p>
        </w:tc>
        <w:tc>
          <w:tcPr>
            <w:tcW w:w="651" w:type="dxa"/>
          </w:tcPr>
          <w:p w14:paraId="7717E30B" w14:textId="77777777" w:rsidR="009514D8" w:rsidRDefault="009514D8">
            <w:pPr>
              <w:pStyle w:val="G"/>
              <w:spacing w:before="156" w:after="156"/>
              <w:ind w:firstLine="480"/>
              <w:jc w:val="both"/>
            </w:pPr>
          </w:p>
        </w:tc>
        <w:tc>
          <w:tcPr>
            <w:tcW w:w="1646" w:type="dxa"/>
          </w:tcPr>
          <w:p w14:paraId="6A6E179D" w14:textId="77777777" w:rsidR="009514D8" w:rsidRDefault="009514D8">
            <w:pPr>
              <w:pStyle w:val="G"/>
              <w:spacing w:before="156" w:after="156"/>
              <w:ind w:firstLine="480"/>
              <w:jc w:val="both"/>
            </w:pPr>
          </w:p>
        </w:tc>
        <w:tc>
          <w:tcPr>
            <w:tcW w:w="634" w:type="dxa"/>
            <w:tcBorders>
              <w:top w:val="nil"/>
            </w:tcBorders>
            <w:vAlign w:val="center"/>
          </w:tcPr>
          <w:p w14:paraId="1C8CD8CD" w14:textId="77777777" w:rsidR="009514D8" w:rsidRDefault="009514D8">
            <w:pPr>
              <w:pStyle w:val="G"/>
              <w:spacing w:before="156" w:after="156"/>
              <w:ind w:firstLine="480"/>
              <w:jc w:val="both"/>
            </w:pPr>
          </w:p>
        </w:tc>
        <w:tc>
          <w:tcPr>
            <w:tcW w:w="1701" w:type="dxa"/>
            <w:vAlign w:val="center"/>
          </w:tcPr>
          <w:p w14:paraId="6265E020" w14:textId="77777777" w:rsidR="009514D8" w:rsidRDefault="009514D8">
            <w:pPr>
              <w:pStyle w:val="G"/>
              <w:spacing w:before="156" w:after="156"/>
              <w:ind w:firstLine="480"/>
              <w:jc w:val="both"/>
            </w:pPr>
          </w:p>
        </w:tc>
      </w:tr>
    </w:tbl>
    <w:p w14:paraId="2A64D53F" w14:textId="77777777" w:rsidR="009514D8" w:rsidRDefault="009514D8">
      <w:pPr>
        <w:pStyle w:val="G"/>
        <w:spacing w:before="156" w:after="156"/>
        <w:ind w:firstLine="480"/>
        <w:jc w:val="both"/>
      </w:pPr>
    </w:p>
    <w:p w14:paraId="79558D01" w14:textId="77777777" w:rsidR="009514D8" w:rsidRDefault="009514D8">
      <w:pPr>
        <w:pStyle w:val="G"/>
        <w:spacing w:before="156" w:after="156"/>
        <w:ind w:firstLineChars="0" w:firstLine="0"/>
        <w:jc w:val="both"/>
      </w:pPr>
    </w:p>
    <w:p w14:paraId="620F4544" w14:textId="77777777" w:rsidR="009514D8" w:rsidRDefault="00000000">
      <w:pPr>
        <w:pStyle w:val="G"/>
        <w:spacing w:before="156" w:after="156"/>
        <w:ind w:firstLine="480"/>
        <w:jc w:val="right"/>
      </w:pPr>
      <w:r>
        <w:rPr>
          <w:rFonts w:hint="eastAsia"/>
        </w:rPr>
        <w:t>中国银河证券股份有限公司</w:t>
      </w:r>
    </w:p>
    <w:p w14:paraId="7EE11CBD"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1D18731A" w14:textId="77777777" w:rsidR="009514D8" w:rsidRDefault="00000000">
      <w:pPr>
        <w:pStyle w:val="G2"/>
        <w:spacing w:before="312" w:after="312"/>
      </w:pPr>
      <w:bookmarkStart w:id="219" w:name="_Toc2737"/>
      <w:bookmarkStart w:id="220" w:name="_Toc30041"/>
      <w:r>
        <w:rPr>
          <w:rFonts w:hint="eastAsia"/>
        </w:rPr>
        <w:lastRenderedPageBreak/>
        <w:t>律师声明</w:t>
      </w:r>
      <w:bookmarkEnd w:id="219"/>
      <w:bookmarkEnd w:id="220"/>
    </w:p>
    <w:p w14:paraId="4E046A43" w14:textId="77777777" w:rsidR="009514D8" w:rsidRDefault="00000000">
      <w:pPr>
        <w:pStyle w:val="G"/>
        <w:spacing w:before="156" w:after="156"/>
        <w:ind w:firstLine="480"/>
        <w:jc w:val="both"/>
      </w:pPr>
      <w:r>
        <w:rPr>
          <w:rFonts w:hint="eastAsia"/>
        </w:rPr>
        <w:t>本人及本人所代表的机构已按照执业规则规定的工作程序履行勤勉尽责义务，对收购报告书的内容进行核查和验证，未发现虚假记载、误导性陈述或者重大遗漏，并对此承担相应的责任。</w:t>
      </w:r>
    </w:p>
    <w:p w14:paraId="1A6D6090" w14:textId="77777777" w:rsidR="009514D8" w:rsidRDefault="009514D8">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1"/>
        <w:gridCol w:w="1646"/>
        <w:gridCol w:w="651"/>
        <w:gridCol w:w="1646"/>
        <w:gridCol w:w="634"/>
        <w:gridCol w:w="1701"/>
      </w:tblGrid>
      <w:tr w:rsidR="009514D8" w14:paraId="3EDCF7D1" w14:textId="77777777">
        <w:trPr>
          <w:trHeight w:val="397"/>
          <w:jc w:val="center"/>
        </w:trPr>
        <w:tc>
          <w:tcPr>
            <w:tcW w:w="2241" w:type="dxa"/>
          </w:tcPr>
          <w:p w14:paraId="711E2E14" w14:textId="77777777" w:rsidR="009514D8" w:rsidRDefault="009514D8">
            <w:pPr>
              <w:pStyle w:val="G"/>
              <w:spacing w:before="156" w:after="156"/>
              <w:ind w:firstLine="480"/>
              <w:jc w:val="both"/>
            </w:pPr>
          </w:p>
        </w:tc>
        <w:tc>
          <w:tcPr>
            <w:tcW w:w="1646" w:type="dxa"/>
          </w:tcPr>
          <w:p w14:paraId="2DDAB731" w14:textId="77777777" w:rsidR="009514D8" w:rsidRDefault="009514D8">
            <w:pPr>
              <w:pStyle w:val="G"/>
              <w:spacing w:before="156" w:after="156"/>
              <w:ind w:firstLine="480"/>
              <w:jc w:val="both"/>
            </w:pPr>
          </w:p>
        </w:tc>
        <w:tc>
          <w:tcPr>
            <w:tcW w:w="651" w:type="dxa"/>
          </w:tcPr>
          <w:p w14:paraId="3AB2AB4B" w14:textId="77777777" w:rsidR="009514D8" w:rsidRDefault="009514D8">
            <w:pPr>
              <w:pStyle w:val="G"/>
              <w:spacing w:before="156" w:after="156"/>
              <w:ind w:firstLine="480"/>
              <w:jc w:val="both"/>
            </w:pPr>
          </w:p>
        </w:tc>
        <w:tc>
          <w:tcPr>
            <w:tcW w:w="1646" w:type="dxa"/>
          </w:tcPr>
          <w:p w14:paraId="73622393" w14:textId="77777777" w:rsidR="009514D8" w:rsidRDefault="009514D8">
            <w:pPr>
              <w:pStyle w:val="G"/>
              <w:spacing w:before="156" w:after="156"/>
              <w:ind w:firstLine="480"/>
              <w:jc w:val="both"/>
            </w:pPr>
          </w:p>
        </w:tc>
        <w:tc>
          <w:tcPr>
            <w:tcW w:w="634" w:type="dxa"/>
            <w:tcBorders>
              <w:bottom w:val="nil"/>
            </w:tcBorders>
            <w:vAlign w:val="center"/>
          </w:tcPr>
          <w:p w14:paraId="16FBBB9C" w14:textId="77777777" w:rsidR="009514D8" w:rsidRDefault="009514D8">
            <w:pPr>
              <w:pStyle w:val="G"/>
              <w:spacing w:before="156" w:after="156"/>
              <w:ind w:firstLine="480"/>
              <w:jc w:val="both"/>
            </w:pPr>
          </w:p>
        </w:tc>
        <w:tc>
          <w:tcPr>
            <w:tcW w:w="1701" w:type="dxa"/>
            <w:vAlign w:val="center"/>
          </w:tcPr>
          <w:p w14:paraId="5259173A" w14:textId="77777777" w:rsidR="009514D8" w:rsidRDefault="009514D8">
            <w:pPr>
              <w:pStyle w:val="G"/>
              <w:spacing w:before="156" w:after="156"/>
              <w:ind w:firstLine="480"/>
              <w:jc w:val="both"/>
            </w:pPr>
          </w:p>
        </w:tc>
      </w:tr>
      <w:tr w:rsidR="009514D8" w14:paraId="06246125" w14:textId="77777777">
        <w:trPr>
          <w:trHeight w:val="397"/>
          <w:jc w:val="center"/>
        </w:trPr>
        <w:tc>
          <w:tcPr>
            <w:tcW w:w="2241" w:type="dxa"/>
          </w:tcPr>
          <w:p w14:paraId="3E1BEE68" w14:textId="77777777" w:rsidR="009514D8"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5095F1AF" w14:textId="77777777" w:rsidR="009514D8" w:rsidRDefault="009514D8">
            <w:pPr>
              <w:pStyle w:val="G"/>
              <w:spacing w:before="156" w:after="156"/>
              <w:ind w:firstLine="480"/>
              <w:jc w:val="both"/>
            </w:pPr>
          </w:p>
        </w:tc>
        <w:tc>
          <w:tcPr>
            <w:tcW w:w="651" w:type="dxa"/>
          </w:tcPr>
          <w:p w14:paraId="2365A19D" w14:textId="77777777" w:rsidR="009514D8" w:rsidRDefault="009514D8">
            <w:pPr>
              <w:pStyle w:val="G"/>
              <w:spacing w:before="156" w:after="156"/>
              <w:ind w:firstLine="480"/>
              <w:jc w:val="both"/>
            </w:pPr>
          </w:p>
        </w:tc>
        <w:tc>
          <w:tcPr>
            <w:tcW w:w="1646" w:type="dxa"/>
            <w:tcBorders>
              <w:bottom w:val="single" w:sz="4" w:space="0" w:color="auto"/>
            </w:tcBorders>
          </w:tcPr>
          <w:p w14:paraId="0CF5D21D" w14:textId="77777777" w:rsidR="009514D8" w:rsidRDefault="009514D8">
            <w:pPr>
              <w:pStyle w:val="G"/>
              <w:spacing w:before="156" w:after="156"/>
              <w:ind w:firstLine="480"/>
              <w:jc w:val="both"/>
            </w:pPr>
          </w:p>
        </w:tc>
        <w:tc>
          <w:tcPr>
            <w:tcW w:w="634" w:type="dxa"/>
            <w:tcBorders>
              <w:top w:val="nil"/>
              <w:bottom w:val="nil"/>
            </w:tcBorders>
            <w:vAlign w:val="center"/>
          </w:tcPr>
          <w:p w14:paraId="4D8A605A" w14:textId="77777777" w:rsidR="009514D8" w:rsidRDefault="009514D8">
            <w:pPr>
              <w:pStyle w:val="G"/>
              <w:spacing w:before="156" w:after="156"/>
              <w:ind w:firstLine="480"/>
              <w:jc w:val="both"/>
            </w:pPr>
          </w:p>
        </w:tc>
        <w:tc>
          <w:tcPr>
            <w:tcW w:w="1701" w:type="dxa"/>
            <w:tcBorders>
              <w:bottom w:val="nil"/>
            </w:tcBorders>
            <w:vAlign w:val="center"/>
          </w:tcPr>
          <w:p w14:paraId="509F30EA" w14:textId="77777777" w:rsidR="009514D8" w:rsidRDefault="009514D8">
            <w:pPr>
              <w:pStyle w:val="G"/>
              <w:spacing w:before="156" w:after="156"/>
              <w:ind w:firstLine="480"/>
              <w:jc w:val="both"/>
            </w:pPr>
          </w:p>
        </w:tc>
      </w:tr>
      <w:tr w:rsidR="009514D8" w14:paraId="4FDFBFA3" w14:textId="77777777">
        <w:trPr>
          <w:trHeight w:val="397"/>
          <w:jc w:val="center"/>
        </w:trPr>
        <w:tc>
          <w:tcPr>
            <w:tcW w:w="2241" w:type="dxa"/>
          </w:tcPr>
          <w:p w14:paraId="3CAF7DA4" w14:textId="77777777" w:rsidR="009514D8" w:rsidRDefault="009514D8">
            <w:pPr>
              <w:pStyle w:val="G"/>
              <w:spacing w:before="156" w:after="156"/>
              <w:ind w:firstLine="480"/>
              <w:jc w:val="both"/>
            </w:pPr>
          </w:p>
        </w:tc>
        <w:tc>
          <w:tcPr>
            <w:tcW w:w="1646" w:type="dxa"/>
            <w:tcBorders>
              <w:top w:val="single" w:sz="4" w:space="0" w:color="auto"/>
              <w:bottom w:val="nil"/>
            </w:tcBorders>
            <w:vAlign w:val="center"/>
          </w:tcPr>
          <w:p w14:paraId="3373D512" w14:textId="77777777" w:rsidR="009514D8" w:rsidRDefault="00000000">
            <w:pPr>
              <w:pStyle w:val="G"/>
              <w:spacing w:before="156" w:after="156"/>
              <w:ind w:firstLine="480"/>
              <w:jc w:val="both"/>
            </w:pPr>
            <w:r>
              <w:rPr>
                <w:rFonts w:hint="eastAsia"/>
              </w:rPr>
              <w:t>【】</w:t>
            </w:r>
          </w:p>
        </w:tc>
        <w:tc>
          <w:tcPr>
            <w:tcW w:w="651" w:type="dxa"/>
            <w:tcBorders>
              <w:bottom w:val="nil"/>
            </w:tcBorders>
          </w:tcPr>
          <w:p w14:paraId="7DC1DADE" w14:textId="77777777" w:rsidR="009514D8" w:rsidRDefault="009514D8">
            <w:pPr>
              <w:pStyle w:val="G"/>
              <w:spacing w:before="156" w:after="156"/>
              <w:ind w:firstLine="480"/>
              <w:jc w:val="both"/>
            </w:pPr>
          </w:p>
        </w:tc>
        <w:tc>
          <w:tcPr>
            <w:tcW w:w="1646" w:type="dxa"/>
            <w:tcBorders>
              <w:top w:val="single" w:sz="4" w:space="0" w:color="auto"/>
              <w:bottom w:val="nil"/>
            </w:tcBorders>
          </w:tcPr>
          <w:p w14:paraId="10F673DB" w14:textId="77777777" w:rsidR="009514D8" w:rsidRDefault="00000000">
            <w:pPr>
              <w:pStyle w:val="G"/>
              <w:spacing w:before="156" w:after="156"/>
              <w:ind w:firstLine="480"/>
              <w:jc w:val="both"/>
            </w:pPr>
            <w:r>
              <w:rPr>
                <w:rFonts w:hint="eastAsia"/>
              </w:rPr>
              <w:t>【】</w:t>
            </w:r>
          </w:p>
        </w:tc>
        <w:tc>
          <w:tcPr>
            <w:tcW w:w="634" w:type="dxa"/>
            <w:tcBorders>
              <w:top w:val="nil"/>
              <w:bottom w:val="nil"/>
            </w:tcBorders>
            <w:vAlign w:val="center"/>
          </w:tcPr>
          <w:p w14:paraId="59C7601D" w14:textId="77777777" w:rsidR="009514D8" w:rsidRDefault="009514D8">
            <w:pPr>
              <w:pStyle w:val="G"/>
              <w:spacing w:before="156" w:after="156"/>
              <w:ind w:firstLine="480"/>
              <w:jc w:val="both"/>
            </w:pPr>
          </w:p>
        </w:tc>
        <w:tc>
          <w:tcPr>
            <w:tcW w:w="1701" w:type="dxa"/>
            <w:tcBorders>
              <w:top w:val="nil"/>
              <w:bottom w:val="nil"/>
            </w:tcBorders>
            <w:vAlign w:val="center"/>
          </w:tcPr>
          <w:p w14:paraId="50BF2448" w14:textId="77777777" w:rsidR="009514D8" w:rsidRDefault="009514D8">
            <w:pPr>
              <w:pStyle w:val="G"/>
              <w:spacing w:before="156" w:after="156"/>
              <w:ind w:firstLineChars="0" w:firstLine="0"/>
              <w:jc w:val="center"/>
            </w:pPr>
          </w:p>
        </w:tc>
      </w:tr>
      <w:tr w:rsidR="009514D8" w14:paraId="2FD0DC7B" w14:textId="77777777">
        <w:trPr>
          <w:trHeight w:val="397"/>
          <w:jc w:val="center"/>
        </w:trPr>
        <w:tc>
          <w:tcPr>
            <w:tcW w:w="2241" w:type="dxa"/>
          </w:tcPr>
          <w:p w14:paraId="55C7B61E" w14:textId="77777777" w:rsidR="009514D8"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69A277EF" w14:textId="77777777" w:rsidR="009514D8" w:rsidRDefault="009514D8">
            <w:pPr>
              <w:pStyle w:val="G"/>
              <w:spacing w:before="156" w:after="156"/>
              <w:ind w:firstLine="480"/>
              <w:jc w:val="both"/>
            </w:pPr>
          </w:p>
        </w:tc>
        <w:tc>
          <w:tcPr>
            <w:tcW w:w="651" w:type="dxa"/>
          </w:tcPr>
          <w:p w14:paraId="18E00044" w14:textId="77777777" w:rsidR="009514D8" w:rsidRDefault="009514D8">
            <w:pPr>
              <w:pStyle w:val="G"/>
              <w:spacing w:before="156" w:after="156"/>
              <w:ind w:firstLine="480"/>
              <w:jc w:val="both"/>
            </w:pPr>
          </w:p>
        </w:tc>
        <w:tc>
          <w:tcPr>
            <w:tcW w:w="1646" w:type="dxa"/>
          </w:tcPr>
          <w:p w14:paraId="6476EE84" w14:textId="77777777" w:rsidR="009514D8" w:rsidRDefault="009514D8">
            <w:pPr>
              <w:pStyle w:val="G"/>
              <w:spacing w:before="156" w:after="156"/>
              <w:ind w:firstLine="480"/>
              <w:jc w:val="both"/>
            </w:pPr>
          </w:p>
        </w:tc>
        <w:tc>
          <w:tcPr>
            <w:tcW w:w="634" w:type="dxa"/>
            <w:tcBorders>
              <w:top w:val="nil"/>
              <w:bottom w:val="nil"/>
            </w:tcBorders>
            <w:vAlign w:val="center"/>
          </w:tcPr>
          <w:p w14:paraId="41A93889" w14:textId="77777777" w:rsidR="009514D8" w:rsidRDefault="009514D8">
            <w:pPr>
              <w:pStyle w:val="G"/>
              <w:spacing w:before="156" w:after="156"/>
              <w:ind w:firstLine="480"/>
              <w:jc w:val="both"/>
            </w:pPr>
          </w:p>
        </w:tc>
        <w:tc>
          <w:tcPr>
            <w:tcW w:w="1701" w:type="dxa"/>
            <w:vAlign w:val="center"/>
          </w:tcPr>
          <w:p w14:paraId="13EABFE8" w14:textId="77777777" w:rsidR="009514D8" w:rsidRDefault="009514D8">
            <w:pPr>
              <w:pStyle w:val="G"/>
              <w:spacing w:before="156" w:after="156"/>
              <w:ind w:firstLine="480"/>
              <w:jc w:val="both"/>
            </w:pPr>
          </w:p>
        </w:tc>
      </w:tr>
      <w:tr w:rsidR="009514D8" w14:paraId="6E48D6D4" w14:textId="77777777">
        <w:trPr>
          <w:trHeight w:val="397"/>
          <w:jc w:val="center"/>
        </w:trPr>
        <w:tc>
          <w:tcPr>
            <w:tcW w:w="2241" w:type="dxa"/>
          </w:tcPr>
          <w:p w14:paraId="7AA7332C" w14:textId="77777777" w:rsidR="009514D8" w:rsidRDefault="009514D8">
            <w:pPr>
              <w:pStyle w:val="G"/>
              <w:spacing w:before="156" w:after="156"/>
              <w:ind w:firstLine="480"/>
              <w:jc w:val="both"/>
            </w:pPr>
          </w:p>
        </w:tc>
        <w:tc>
          <w:tcPr>
            <w:tcW w:w="1646" w:type="dxa"/>
            <w:tcBorders>
              <w:top w:val="single" w:sz="4" w:space="0" w:color="000000"/>
            </w:tcBorders>
            <w:vAlign w:val="center"/>
          </w:tcPr>
          <w:p w14:paraId="7B630CAD" w14:textId="77777777" w:rsidR="009514D8" w:rsidRDefault="00000000">
            <w:pPr>
              <w:pStyle w:val="G"/>
              <w:spacing w:before="156" w:after="156"/>
              <w:ind w:firstLineChars="0" w:firstLine="0"/>
              <w:jc w:val="center"/>
            </w:pPr>
            <w:r>
              <w:rPr>
                <w:rFonts w:hint="eastAsia"/>
              </w:rPr>
              <w:t>【】</w:t>
            </w:r>
          </w:p>
        </w:tc>
        <w:tc>
          <w:tcPr>
            <w:tcW w:w="651" w:type="dxa"/>
          </w:tcPr>
          <w:p w14:paraId="21EA460E" w14:textId="77777777" w:rsidR="009514D8" w:rsidRDefault="009514D8">
            <w:pPr>
              <w:pStyle w:val="G"/>
              <w:spacing w:before="156" w:after="156"/>
              <w:ind w:firstLine="480"/>
              <w:jc w:val="both"/>
            </w:pPr>
          </w:p>
        </w:tc>
        <w:tc>
          <w:tcPr>
            <w:tcW w:w="1646" w:type="dxa"/>
          </w:tcPr>
          <w:p w14:paraId="338E4EA5" w14:textId="77777777" w:rsidR="009514D8" w:rsidRDefault="009514D8">
            <w:pPr>
              <w:pStyle w:val="G"/>
              <w:spacing w:before="156" w:after="156"/>
              <w:ind w:firstLine="480"/>
              <w:jc w:val="both"/>
            </w:pPr>
          </w:p>
        </w:tc>
        <w:tc>
          <w:tcPr>
            <w:tcW w:w="634" w:type="dxa"/>
            <w:tcBorders>
              <w:top w:val="nil"/>
            </w:tcBorders>
            <w:vAlign w:val="center"/>
          </w:tcPr>
          <w:p w14:paraId="756BD552" w14:textId="77777777" w:rsidR="009514D8" w:rsidRDefault="009514D8">
            <w:pPr>
              <w:pStyle w:val="G"/>
              <w:spacing w:before="156" w:after="156"/>
              <w:ind w:firstLine="480"/>
              <w:jc w:val="both"/>
            </w:pPr>
          </w:p>
        </w:tc>
        <w:tc>
          <w:tcPr>
            <w:tcW w:w="1701" w:type="dxa"/>
            <w:vAlign w:val="center"/>
          </w:tcPr>
          <w:p w14:paraId="44E3B2A2" w14:textId="77777777" w:rsidR="009514D8" w:rsidRDefault="009514D8">
            <w:pPr>
              <w:pStyle w:val="G"/>
              <w:spacing w:before="156" w:after="156"/>
              <w:ind w:firstLine="480"/>
              <w:jc w:val="both"/>
            </w:pPr>
          </w:p>
        </w:tc>
      </w:tr>
    </w:tbl>
    <w:p w14:paraId="7B666505" w14:textId="77777777" w:rsidR="009514D8" w:rsidRDefault="009514D8">
      <w:pPr>
        <w:pStyle w:val="G"/>
        <w:spacing w:before="156" w:after="156"/>
        <w:ind w:firstLine="480"/>
        <w:jc w:val="both"/>
      </w:pPr>
    </w:p>
    <w:p w14:paraId="223E6123" w14:textId="77777777" w:rsidR="009514D8" w:rsidRDefault="009514D8">
      <w:pPr>
        <w:pStyle w:val="G"/>
        <w:spacing w:before="156" w:after="156"/>
        <w:ind w:firstLineChars="0" w:firstLine="0"/>
        <w:jc w:val="both"/>
      </w:pPr>
    </w:p>
    <w:p w14:paraId="4E2139FB" w14:textId="77777777" w:rsidR="009514D8" w:rsidRDefault="00000000">
      <w:pPr>
        <w:pStyle w:val="G"/>
        <w:spacing w:before="156" w:after="156"/>
        <w:ind w:firstLine="480"/>
        <w:jc w:val="right"/>
      </w:pPr>
      <w:r>
        <w:rPr>
          <w:rFonts w:hint="eastAsia"/>
        </w:rPr>
        <w:t>【】</w:t>
      </w:r>
    </w:p>
    <w:p w14:paraId="6BBA29D9"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5FE4579A" w14:textId="77777777" w:rsidR="009514D8" w:rsidRDefault="009514D8">
      <w:pPr>
        <w:pStyle w:val="G"/>
        <w:spacing w:before="156" w:after="156"/>
        <w:ind w:firstLine="480"/>
        <w:jc w:val="right"/>
      </w:pPr>
    </w:p>
    <w:p w14:paraId="56018CD4" w14:textId="77777777" w:rsidR="009514D8" w:rsidRDefault="009514D8">
      <w:pPr>
        <w:pStyle w:val="G"/>
        <w:spacing w:before="156" w:after="156"/>
        <w:ind w:firstLine="480"/>
        <w:jc w:val="right"/>
      </w:pPr>
    </w:p>
    <w:p w14:paraId="148491B6" w14:textId="77777777" w:rsidR="009514D8" w:rsidRDefault="009514D8">
      <w:pPr>
        <w:pStyle w:val="G"/>
        <w:spacing w:before="156" w:after="156"/>
        <w:ind w:firstLine="480"/>
        <w:jc w:val="right"/>
      </w:pPr>
    </w:p>
    <w:p w14:paraId="3CD6ADC9" w14:textId="77777777" w:rsidR="009514D8" w:rsidRDefault="00000000">
      <w:pPr>
        <w:spacing w:beforeLines="0" w:before="0" w:after="156" w:line="240" w:lineRule="auto"/>
        <w:rPr>
          <w:bCs/>
        </w:rPr>
      </w:pPr>
      <w:r>
        <w:rPr>
          <w:bCs/>
        </w:rPr>
        <w:br w:type="page"/>
      </w:r>
    </w:p>
    <w:p w14:paraId="12D5DA7A" w14:textId="77777777" w:rsidR="009514D8"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312B47B9" w14:textId="77777777" w:rsidR="009514D8" w:rsidRDefault="009514D8">
      <w:pPr>
        <w:pStyle w:val="G"/>
        <w:spacing w:before="156" w:after="156"/>
        <w:ind w:firstLine="480"/>
        <w:jc w:val="both"/>
      </w:pPr>
    </w:p>
    <w:p w14:paraId="646B5008" w14:textId="77777777" w:rsidR="009514D8" w:rsidRDefault="009514D8">
      <w:pPr>
        <w:pStyle w:val="G"/>
        <w:spacing w:before="156" w:after="156"/>
        <w:ind w:firstLine="480"/>
        <w:jc w:val="both"/>
      </w:pPr>
    </w:p>
    <w:p w14:paraId="03EA3C38" w14:textId="77777777" w:rsidR="009514D8" w:rsidRDefault="009514D8">
      <w:pPr>
        <w:pStyle w:val="G"/>
        <w:spacing w:before="156" w:after="156"/>
        <w:ind w:firstLine="480"/>
        <w:jc w:val="both"/>
      </w:pPr>
    </w:p>
    <w:p w14:paraId="4C14E6BE" w14:textId="77777777" w:rsidR="009514D8" w:rsidRDefault="00000000">
      <w:pPr>
        <w:pStyle w:val="G"/>
        <w:spacing w:before="156" w:after="156"/>
        <w:ind w:firstLineChars="0" w:firstLine="0"/>
        <w:jc w:val="right"/>
      </w:pPr>
      <w:r>
        <w:rPr>
          <w:rFonts w:hint="eastAsia"/>
        </w:rPr>
        <w:t>收购人：合肥鼎耘科技产业发展合伙企业（有限合伙）</w:t>
      </w:r>
    </w:p>
    <w:p w14:paraId="58E4DBEA" w14:textId="77777777" w:rsidR="009514D8" w:rsidRDefault="009514D8">
      <w:pPr>
        <w:pStyle w:val="G"/>
        <w:spacing w:before="156" w:after="156"/>
        <w:ind w:firstLine="480"/>
        <w:jc w:val="right"/>
      </w:pPr>
    </w:p>
    <w:p w14:paraId="5ED5987E" w14:textId="77777777" w:rsidR="009514D8" w:rsidRDefault="009514D8">
      <w:pPr>
        <w:pStyle w:val="G"/>
        <w:spacing w:before="156" w:after="156"/>
        <w:ind w:firstLine="480"/>
        <w:jc w:val="right"/>
      </w:pPr>
    </w:p>
    <w:p w14:paraId="4347F69C" w14:textId="77777777" w:rsidR="009514D8"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3ACC9A89" w14:textId="77777777" w:rsidR="009514D8" w:rsidRDefault="009514D8">
      <w:pPr>
        <w:pStyle w:val="G"/>
        <w:spacing w:before="156" w:after="156"/>
        <w:ind w:firstLine="480"/>
        <w:jc w:val="right"/>
      </w:pPr>
    </w:p>
    <w:p w14:paraId="565147C5" w14:textId="77777777" w:rsidR="009514D8" w:rsidRDefault="009514D8">
      <w:pPr>
        <w:pStyle w:val="G"/>
        <w:spacing w:before="156" w:after="156"/>
        <w:ind w:firstLine="480"/>
        <w:jc w:val="center"/>
      </w:pPr>
    </w:p>
    <w:p w14:paraId="073B2DC8" w14:textId="77777777" w:rsidR="009514D8"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045803A3" w14:textId="77777777" w:rsidR="009514D8" w:rsidRDefault="00000000">
      <w:pPr>
        <w:pStyle w:val="G"/>
        <w:spacing w:before="156" w:after="156"/>
        <w:ind w:firstLine="480"/>
        <w:jc w:val="center"/>
      </w:pPr>
      <w:r>
        <w:rPr>
          <w:rFonts w:hint="eastAsia"/>
        </w:rPr>
        <w:t xml:space="preserve">                                     </w:t>
      </w:r>
      <w:r>
        <w:rPr>
          <w:rFonts w:hint="eastAsia"/>
        </w:rPr>
        <w:t>李辉</w:t>
      </w:r>
    </w:p>
    <w:p w14:paraId="3F903D9C" w14:textId="77777777" w:rsidR="009514D8" w:rsidRDefault="009514D8">
      <w:pPr>
        <w:pStyle w:val="G"/>
        <w:spacing w:before="156" w:after="156"/>
        <w:ind w:firstLine="480"/>
      </w:pPr>
    </w:p>
    <w:p w14:paraId="1B9868C2"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40F7A136" w14:textId="77777777" w:rsidR="009514D8" w:rsidRDefault="00000000">
      <w:pPr>
        <w:spacing w:beforeLines="0" w:before="0" w:after="156" w:line="240" w:lineRule="auto"/>
        <w:rPr>
          <w:bCs/>
        </w:rPr>
      </w:pPr>
      <w:r>
        <w:rPr>
          <w:bCs/>
        </w:rPr>
        <w:br w:type="page"/>
      </w:r>
    </w:p>
    <w:p w14:paraId="76F05A13" w14:textId="77777777" w:rsidR="009514D8" w:rsidRDefault="00000000">
      <w:pPr>
        <w:pStyle w:val="G2"/>
        <w:spacing w:before="312" w:after="312"/>
        <w:jc w:val="left"/>
      </w:pPr>
      <w:bookmarkStart w:id="221" w:name="_Toc47346321"/>
      <w:bookmarkStart w:id="222" w:name="_Toc46436206"/>
      <w:bookmarkStart w:id="223" w:name="_Toc3793"/>
      <w:bookmarkStart w:id="224" w:name="_Toc47385722"/>
      <w:bookmarkStart w:id="225" w:name="_Toc46376198"/>
      <w:bookmarkStart w:id="226" w:name="_Toc13438"/>
      <w:bookmarkStart w:id="227" w:name="_Toc7741"/>
      <w:bookmarkStart w:id="228" w:name="_Toc10616"/>
      <w:r>
        <w:rPr>
          <w:rFonts w:hint="eastAsia"/>
        </w:rPr>
        <w:lastRenderedPageBreak/>
        <w:t>附表：</w:t>
      </w:r>
      <w:bookmarkEnd w:id="221"/>
      <w:bookmarkEnd w:id="222"/>
      <w:bookmarkEnd w:id="223"/>
      <w:bookmarkEnd w:id="224"/>
      <w:bookmarkEnd w:id="225"/>
      <w:r>
        <w:rPr>
          <w:rFonts w:hint="eastAsia"/>
        </w:rPr>
        <w:t>《四川汇源光通信股份有限公司收购报告书》</w:t>
      </w:r>
      <w:bookmarkEnd w:id="226"/>
      <w:bookmarkEnd w:id="227"/>
      <w:bookmarkEnd w:id="228"/>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17"/>
        <w:gridCol w:w="2621"/>
        <w:gridCol w:w="2048"/>
        <w:gridCol w:w="1725"/>
      </w:tblGrid>
      <w:tr w:rsidR="009514D8" w14:paraId="41A2257A" w14:textId="77777777">
        <w:trPr>
          <w:trHeight w:val="397"/>
          <w:jc w:val="center"/>
        </w:trPr>
        <w:tc>
          <w:tcPr>
            <w:tcW w:w="8481" w:type="dxa"/>
            <w:gridSpan w:val="4"/>
            <w:vAlign w:val="center"/>
          </w:tcPr>
          <w:p w14:paraId="7DBC7359" w14:textId="77777777" w:rsidR="009514D8" w:rsidRDefault="00000000">
            <w:pPr>
              <w:pStyle w:val="G3"/>
            </w:pPr>
            <w:r>
              <w:t>基本情况</w:t>
            </w:r>
          </w:p>
        </w:tc>
      </w:tr>
      <w:tr w:rsidR="009514D8" w14:paraId="0B3B542A" w14:textId="77777777">
        <w:trPr>
          <w:trHeight w:val="397"/>
          <w:jc w:val="center"/>
        </w:trPr>
        <w:tc>
          <w:tcPr>
            <w:tcW w:w="2109" w:type="dxa"/>
            <w:vAlign w:val="center"/>
          </w:tcPr>
          <w:p w14:paraId="048494D0" w14:textId="77777777" w:rsidR="009514D8" w:rsidRDefault="00000000">
            <w:pPr>
              <w:pStyle w:val="G3"/>
            </w:pPr>
            <w:r>
              <w:t>上市公司名称</w:t>
            </w:r>
          </w:p>
        </w:tc>
        <w:tc>
          <w:tcPr>
            <w:tcW w:w="2612" w:type="dxa"/>
            <w:vAlign w:val="center"/>
          </w:tcPr>
          <w:p w14:paraId="6D4D9AB8" w14:textId="77777777" w:rsidR="009514D8" w:rsidRDefault="00000000">
            <w:pPr>
              <w:pStyle w:val="G3"/>
            </w:pPr>
            <w:r>
              <w:rPr>
                <w:rFonts w:hint="eastAsia"/>
              </w:rPr>
              <w:t>四川汇源光通信股份有限公司</w:t>
            </w:r>
          </w:p>
        </w:tc>
        <w:tc>
          <w:tcPr>
            <w:tcW w:w="2041" w:type="dxa"/>
            <w:vAlign w:val="center"/>
          </w:tcPr>
          <w:p w14:paraId="553576A9" w14:textId="77777777" w:rsidR="009514D8" w:rsidRDefault="00000000">
            <w:pPr>
              <w:pStyle w:val="G3"/>
            </w:pPr>
            <w:r>
              <w:t>上市公司所在地</w:t>
            </w:r>
          </w:p>
        </w:tc>
        <w:tc>
          <w:tcPr>
            <w:tcW w:w="1719" w:type="dxa"/>
            <w:vAlign w:val="center"/>
          </w:tcPr>
          <w:p w14:paraId="7F1607EF" w14:textId="77777777" w:rsidR="009514D8" w:rsidRDefault="00000000">
            <w:pPr>
              <w:pStyle w:val="G3"/>
            </w:pPr>
            <w:r>
              <w:rPr>
                <w:rFonts w:hint="eastAsia"/>
              </w:rPr>
              <w:t>四川省成都市</w:t>
            </w:r>
          </w:p>
        </w:tc>
      </w:tr>
      <w:tr w:rsidR="009514D8" w14:paraId="7CB5DA4E" w14:textId="77777777">
        <w:trPr>
          <w:trHeight w:val="397"/>
          <w:jc w:val="center"/>
        </w:trPr>
        <w:tc>
          <w:tcPr>
            <w:tcW w:w="2109" w:type="dxa"/>
            <w:vAlign w:val="center"/>
          </w:tcPr>
          <w:p w14:paraId="7E1877CA" w14:textId="77777777" w:rsidR="009514D8" w:rsidRDefault="00000000">
            <w:pPr>
              <w:pStyle w:val="G3"/>
            </w:pPr>
            <w:r>
              <w:t>股票简称</w:t>
            </w:r>
          </w:p>
        </w:tc>
        <w:tc>
          <w:tcPr>
            <w:tcW w:w="2612" w:type="dxa"/>
            <w:vAlign w:val="center"/>
          </w:tcPr>
          <w:p w14:paraId="0BB88ADB" w14:textId="77777777" w:rsidR="009514D8" w:rsidRDefault="00000000">
            <w:pPr>
              <w:pStyle w:val="G3"/>
            </w:pPr>
            <w:r>
              <w:rPr>
                <w:rFonts w:hint="eastAsia"/>
              </w:rPr>
              <w:t>汇源通信</w:t>
            </w:r>
          </w:p>
        </w:tc>
        <w:tc>
          <w:tcPr>
            <w:tcW w:w="2041" w:type="dxa"/>
            <w:vAlign w:val="center"/>
          </w:tcPr>
          <w:p w14:paraId="41B39A72" w14:textId="77777777" w:rsidR="009514D8" w:rsidRDefault="00000000">
            <w:pPr>
              <w:pStyle w:val="G3"/>
            </w:pPr>
            <w:r>
              <w:t>股票代码</w:t>
            </w:r>
          </w:p>
        </w:tc>
        <w:tc>
          <w:tcPr>
            <w:tcW w:w="1719" w:type="dxa"/>
            <w:vAlign w:val="center"/>
          </w:tcPr>
          <w:p w14:paraId="2238EBAC" w14:textId="77777777" w:rsidR="009514D8" w:rsidRDefault="00000000">
            <w:pPr>
              <w:pStyle w:val="G3"/>
            </w:pPr>
            <w:r>
              <w:t>000586.SZ</w:t>
            </w:r>
          </w:p>
        </w:tc>
      </w:tr>
      <w:tr w:rsidR="009514D8" w14:paraId="616F2D23" w14:textId="77777777">
        <w:trPr>
          <w:trHeight w:val="397"/>
          <w:jc w:val="center"/>
        </w:trPr>
        <w:tc>
          <w:tcPr>
            <w:tcW w:w="2109" w:type="dxa"/>
            <w:vAlign w:val="center"/>
          </w:tcPr>
          <w:p w14:paraId="6784E4B6" w14:textId="77777777" w:rsidR="009514D8" w:rsidRDefault="00000000">
            <w:pPr>
              <w:pStyle w:val="G3"/>
            </w:pPr>
            <w:r>
              <w:rPr>
                <w:rFonts w:hint="eastAsia"/>
              </w:rPr>
              <w:t>收购人</w:t>
            </w:r>
            <w:r>
              <w:t>名称</w:t>
            </w:r>
          </w:p>
        </w:tc>
        <w:tc>
          <w:tcPr>
            <w:tcW w:w="2612" w:type="dxa"/>
            <w:vAlign w:val="center"/>
          </w:tcPr>
          <w:p w14:paraId="7046F60D" w14:textId="77777777" w:rsidR="009514D8" w:rsidRDefault="00000000">
            <w:pPr>
              <w:pStyle w:val="G3"/>
            </w:pPr>
            <w:r>
              <w:rPr>
                <w:rFonts w:hint="eastAsia"/>
              </w:rPr>
              <w:t>合肥鼎耘科技产业发展合伙企业（有限合伙）</w:t>
            </w:r>
          </w:p>
        </w:tc>
        <w:tc>
          <w:tcPr>
            <w:tcW w:w="2041" w:type="dxa"/>
            <w:vAlign w:val="center"/>
          </w:tcPr>
          <w:p w14:paraId="6D5A4C0D" w14:textId="77777777" w:rsidR="009514D8" w:rsidRDefault="00000000">
            <w:pPr>
              <w:pStyle w:val="G3"/>
            </w:pPr>
            <w:r>
              <w:rPr>
                <w:rFonts w:hint="eastAsia"/>
              </w:rPr>
              <w:t>收购人</w:t>
            </w:r>
            <w:r>
              <w:t>注册地</w:t>
            </w:r>
          </w:p>
        </w:tc>
        <w:tc>
          <w:tcPr>
            <w:tcW w:w="1719" w:type="dxa"/>
            <w:vAlign w:val="center"/>
          </w:tcPr>
          <w:p w14:paraId="3C248E2D" w14:textId="77777777" w:rsidR="009514D8"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9514D8" w14:paraId="7118520A" w14:textId="77777777">
        <w:trPr>
          <w:trHeight w:val="397"/>
          <w:jc w:val="center"/>
        </w:trPr>
        <w:tc>
          <w:tcPr>
            <w:tcW w:w="2109" w:type="dxa"/>
            <w:vAlign w:val="center"/>
          </w:tcPr>
          <w:p w14:paraId="01237AED" w14:textId="77777777" w:rsidR="009514D8" w:rsidRDefault="00000000">
            <w:pPr>
              <w:pStyle w:val="G3"/>
            </w:pPr>
            <w:r>
              <w:t>拥有权益的股份数量变化</w:t>
            </w:r>
          </w:p>
        </w:tc>
        <w:tc>
          <w:tcPr>
            <w:tcW w:w="2612" w:type="dxa"/>
            <w:vAlign w:val="center"/>
          </w:tcPr>
          <w:p w14:paraId="492F7618" w14:textId="77777777" w:rsidR="009514D8" w:rsidRDefault="00000000">
            <w:pPr>
              <w:pStyle w:val="G3"/>
            </w:pPr>
            <w:r>
              <w:t>增加</w:t>
            </w:r>
            <w:r>
              <w:sym w:font="Wingdings 2" w:char="0052"/>
            </w:r>
          </w:p>
          <w:p w14:paraId="3CD23FB3" w14:textId="77777777" w:rsidR="009514D8" w:rsidRDefault="00000000">
            <w:pPr>
              <w:pStyle w:val="G3"/>
            </w:pPr>
            <w:r>
              <w:t>不变，但持股人发生变化</w:t>
            </w:r>
            <w:r>
              <w:sym w:font="Wingdings 2" w:char="00A3"/>
            </w:r>
          </w:p>
        </w:tc>
        <w:tc>
          <w:tcPr>
            <w:tcW w:w="2041" w:type="dxa"/>
            <w:vAlign w:val="center"/>
          </w:tcPr>
          <w:p w14:paraId="68E2982E" w14:textId="77777777" w:rsidR="009514D8" w:rsidRDefault="00000000">
            <w:pPr>
              <w:pStyle w:val="G3"/>
            </w:pPr>
            <w:r>
              <w:t>有无一致行动人</w:t>
            </w:r>
          </w:p>
        </w:tc>
        <w:tc>
          <w:tcPr>
            <w:tcW w:w="1719" w:type="dxa"/>
            <w:vAlign w:val="center"/>
          </w:tcPr>
          <w:p w14:paraId="57F51AF7" w14:textId="77777777" w:rsidR="009514D8" w:rsidRDefault="00000000">
            <w:pPr>
              <w:pStyle w:val="G3"/>
            </w:pPr>
            <w:r>
              <w:t>有</w:t>
            </w:r>
            <w:r>
              <w:sym w:font="Wingdings 2" w:char="0052"/>
            </w:r>
            <w:r>
              <w:rPr>
                <w:rFonts w:hint="eastAsia"/>
              </w:rPr>
              <w:t xml:space="preserve"> </w:t>
            </w:r>
            <w:r>
              <w:t>无</w:t>
            </w:r>
            <w:r>
              <w:sym w:font="Wingdings 2" w:char="00A3"/>
            </w:r>
          </w:p>
        </w:tc>
      </w:tr>
      <w:tr w:rsidR="009514D8" w14:paraId="6B03C748" w14:textId="77777777">
        <w:trPr>
          <w:trHeight w:val="397"/>
          <w:jc w:val="center"/>
        </w:trPr>
        <w:tc>
          <w:tcPr>
            <w:tcW w:w="2109" w:type="dxa"/>
            <w:vAlign w:val="center"/>
          </w:tcPr>
          <w:p w14:paraId="4D104171" w14:textId="77777777" w:rsidR="009514D8" w:rsidRDefault="00000000">
            <w:pPr>
              <w:pStyle w:val="G3"/>
            </w:pPr>
            <w:r>
              <w:rPr>
                <w:rFonts w:hint="eastAsia"/>
              </w:rPr>
              <w:t>收购人</w:t>
            </w:r>
            <w:r>
              <w:t>是否为上市公司第一大股东</w:t>
            </w:r>
          </w:p>
        </w:tc>
        <w:tc>
          <w:tcPr>
            <w:tcW w:w="2612" w:type="dxa"/>
            <w:vAlign w:val="center"/>
          </w:tcPr>
          <w:p w14:paraId="03AB76FA" w14:textId="77777777" w:rsidR="009514D8"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64001003" w14:textId="77777777" w:rsidR="009514D8" w:rsidRDefault="00000000">
            <w:pPr>
              <w:pStyle w:val="G3"/>
            </w:pPr>
            <w:r>
              <w:rPr>
                <w:rFonts w:hint="eastAsia"/>
              </w:rPr>
              <w:t>收购人</w:t>
            </w:r>
            <w:r>
              <w:t>是否为上市公司实际控制人</w:t>
            </w:r>
          </w:p>
        </w:tc>
        <w:tc>
          <w:tcPr>
            <w:tcW w:w="1719" w:type="dxa"/>
            <w:vAlign w:val="center"/>
          </w:tcPr>
          <w:p w14:paraId="71732FF5" w14:textId="77777777" w:rsidR="009514D8"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9514D8" w14:paraId="191B32ED" w14:textId="77777777">
        <w:trPr>
          <w:trHeight w:val="397"/>
          <w:jc w:val="center"/>
        </w:trPr>
        <w:tc>
          <w:tcPr>
            <w:tcW w:w="2109" w:type="dxa"/>
            <w:vAlign w:val="center"/>
          </w:tcPr>
          <w:p w14:paraId="0B0109F9" w14:textId="77777777" w:rsidR="009514D8" w:rsidRDefault="00000000">
            <w:pPr>
              <w:pStyle w:val="G3"/>
            </w:pPr>
            <w:r>
              <w:rPr>
                <w:rFonts w:hint="eastAsia"/>
              </w:rPr>
              <w:t>收购人</w:t>
            </w:r>
            <w:r>
              <w:t>是否对境内、境外其他上市公司持股</w:t>
            </w:r>
            <w:r>
              <w:t>5%</w:t>
            </w:r>
            <w:r>
              <w:t>以上</w:t>
            </w:r>
          </w:p>
        </w:tc>
        <w:tc>
          <w:tcPr>
            <w:tcW w:w="2612" w:type="dxa"/>
            <w:vAlign w:val="center"/>
          </w:tcPr>
          <w:p w14:paraId="41E84FD4" w14:textId="77777777" w:rsidR="009514D8"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084B3E9A" w14:textId="77777777" w:rsidR="009514D8" w:rsidRDefault="00000000">
            <w:pPr>
              <w:pStyle w:val="G3"/>
            </w:pPr>
            <w:r>
              <w:rPr>
                <w:rFonts w:hint="eastAsia"/>
              </w:rPr>
              <w:t>收购人</w:t>
            </w:r>
            <w:r>
              <w:t>是否拥有境内、外两个以上上市公司的控制权</w:t>
            </w:r>
          </w:p>
        </w:tc>
        <w:tc>
          <w:tcPr>
            <w:tcW w:w="1719" w:type="dxa"/>
            <w:vAlign w:val="center"/>
          </w:tcPr>
          <w:p w14:paraId="49AD5178" w14:textId="77777777" w:rsidR="009514D8" w:rsidRDefault="00000000">
            <w:pPr>
              <w:pStyle w:val="G3"/>
            </w:pPr>
            <w:r>
              <w:t>是</w:t>
            </w:r>
            <w:r>
              <w:sym w:font="Wingdings 2" w:char="00A3"/>
            </w:r>
            <w:r>
              <w:rPr>
                <w:rFonts w:hint="eastAsia"/>
              </w:rPr>
              <w:t xml:space="preserve"> </w:t>
            </w:r>
            <w:r>
              <w:t>否</w:t>
            </w:r>
            <w:r>
              <w:sym w:font="Wingdings 2" w:char="0052"/>
            </w:r>
          </w:p>
        </w:tc>
      </w:tr>
      <w:tr w:rsidR="009514D8" w14:paraId="760B250D" w14:textId="77777777">
        <w:trPr>
          <w:trHeight w:val="397"/>
          <w:jc w:val="center"/>
        </w:trPr>
        <w:tc>
          <w:tcPr>
            <w:tcW w:w="2109" w:type="dxa"/>
            <w:vAlign w:val="center"/>
          </w:tcPr>
          <w:p w14:paraId="437D68C4" w14:textId="77777777" w:rsidR="009514D8" w:rsidRDefault="009514D8">
            <w:pPr>
              <w:pStyle w:val="G3"/>
            </w:pPr>
          </w:p>
          <w:p w14:paraId="3D2909A9" w14:textId="77777777" w:rsidR="009514D8" w:rsidRDefault="00000000">
            <w:pPr>
              <w:pStyle w:val="G3"/>
            </w:pPr>
            <w:r>
              <w:rPr>
                <w:rFonts w:hint="eastAsia"/>
              </w:rPr>
              <w:t>收购</w:t>
            </w:r>
            <w:r>
              <w:t>方式</w:t>
            </w:r>
          </w:p>
          <w:p w14:paraId="6A6465CB" w14:textId="77777777" w:rsidR="009514D8" w:rsidRDefault="00000000">
            <w:pPr>
              <w:pStyle w:val="G3"/>
            </w:pPr>
            <w:r>
              <w:t>（可多选）</w:t>
            </w:r>
          </w:p>
        </w:tc>
        <w:tc>
          <w:tcPr>
            <w:tcW w:w="6372" w:type="dxa"/>
            <w:gridSpan w:val="3"/>
            <w:vAlign w:val="center"/>
          </w:tcPr>
          <w:p w14:paraId="28A20EF0" w14:textId="77777777" w:rsidR="009514D8" w:rsidRDefault="00000000">
            <w:pPr>
              <w:pStyle w:val="G3"/>
            </w:pPr>
            <w:r>
              <w:t>通过证券交易所的集中交易</w:t>
            </w:r>
            <w:r>
              <w:sym w:font="Wingdings 2" w:char="00A3"/>
            </w:r>
          </w:p>
          <w:p w14:paraId="6C23E021" w14:textId="77777777" w:rsidR="009514D8" w:rsidRDefault="00000000">
            <w:pPr>
              <w:pStyle w:val="G3"/>
            </w:pPr>
            <w:r>
              <w:t>协议转让</w:t>
            </w:r>
            <w:r>
              <w:sym w:font="Wingdings 2" w:char="00A3"/>
            </w:r>
          </w:p>
          <w:p w14:paraId="375A551D" w14:textId="77777777" w:rsidR="009514D8" w:rsidRDefault="00000000">
            <w:pPr>
              <w:pStyle w:val="G3"/>
            </w:pPr>
            <w:r>
              <w:t>国有股行政划转或变更</w:t>
            </w:r>
            <w:r>
              <w:sym w:font="Wingdings 2" w:char="00A3"/>
            </w:r>
          </w:p>
          <w:p w14:paraId="1F800E6E" w14:textId="77777777" w:rsidR="009514D8" w:rsidRDefault="00000000">
            <w:pPr>
              <w:pStyle w:val="G3"/>
            </w:pPr>
            <w:r>
              <w:t>间接方式转让</w:t>
            </w:r>
            <w:r>
              <w:sym w:font="Wingdings 2" w:char="00A3"/>
            </w:r>
          </w:p>
          <w:p w14:paraId="0EB66416" w14:textId="77777777" w:rsidR="009514D8" w:rsidRDefault="00000000">
            <w:pPr>
              <w:pStyle w:val="G3"/>
            </w:pPr>
            <w:r>
              <w:t>取得上市公司发行的新股</w:t>
            </w:r>
            <w:r>
              <w:sym w:font="Wingdings 2" w:char="0052"/>
            </w:r>
          </w:p>
          <w:p w14:paraId="062A5678" w14:textId="77777777" w:rsidR="009514D8" w:rsidRDefault="00000000">
            <w:pPr>
              <w:pStyle w:val="G3"/>
            </w:pPr>
            <w:r>
              <w:t>执行法院裁定</w:t>
            </w:r>
            <w:r>
              <w:sym w:font="Wingdings 2" w:char="00A3"/>
            </w:r>
          </w:p>
          <w:p w14:paraId="2143EF18" w14:textId="77777777" w:rsidR="009514D8" w:rsidRDefault="00000000">
            <w:pPr>
              <w:pStyle w:val="G3"/>
            </w:pPr>
            <w:r>
              <w:t>继承</w:t>
            </w:r>
            <w:r>
              <w:sym w:font="Wingdings 2" w:char="00A3"/>
            </w:r>
            <w:r>
              <w:rPr>
                <w:rFonts w:hint="eastAsia"/>
              </w:rPr>
              <w:t xml:space="preserve"> </w:t>
            </w:r>
            <w:r>
              <w:t>赠与</w:t>
            </w:r>
            <w:r>
              <w:sym w:font="Wingdings 2" w:char="00A3"/>
            </w:r>
          </w:p>
          <w:p w14:paraId="463839B8" w14:textId="77777777" w:rsidR="009514D8" w:rsidRDefault="00000000">
            <w:pPr>
              <w:pStyle w:val="G3"/>
            </w:pPr>
            <w:r>
              <w:t>其他</w:t>
            </w:r>
            <w:r>
              <w:sym w:font="Wingdings 2" w:char="00A3"/>
            </w:r>
          </w:p>
        </w:tc>
      </w:tr>
      <w:tr w:rsidR="009514D8" w14:paraId="625F9503" w14:textId="77777777">
        <w:trPr>
          <w:trHeight w:val="397"/>
          <w:jc w:val="center"/>
        </w:trPr>
        <w:tc>
          <w:tcPr>
            <w:tcW w:w="2109" w:type="dxa"/>
            <w:vAlign w:val="center"/>
          </w:tcPr>
          <w:p w14:paraId="2499626E" w14:textId="77777777" w:rsidR="009514D8"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2B61CF6F" w14:textId="77777777" w:rsidR="009514D8"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9514D8" w14:paraId="33054D71" w14:textId="77777777">
        <w:trPr>
          <w:trHeight w:val="397"/>
          <w:jc w:val="center"/>
        </w:trPr>
        <w:tc>
          <w:tcPr>
            <w:tcW w:w="2109" w:type="dxa"/>
            <w:vAlign w:val="center"/>
          </w:tcPr>
          <w:p w14:paraId="07E47D11" w14:textId="77777777" w:rsidR="009514D8" w:rsidRDefault="00000000">
            <w:pPr>
              <w:pStyle w:val="G3"/>
            </w:pPr>
            <w:r>
              <w:rPr>
                <w:rFonts w:hint="eastAsia"/>
              </w:rPr>
              <w:t>本次收购股份的数量及变动比例</w:t>
            </w:r>
          </w:p>
        </w:tc>
        <w:tc>
          <w:tcPr>
            <w:tcW w:w="6372" w:type="dxa"/>
            <w:gridSpan w:val="3"/>
            <w:vAlign w:val="center"/>
          </w:tcPr>
          <w:p w14:paraId="639EBB02" w14:textId="77777777" w:rsidR="009514D8" w:rsidRDefault="00000000">
            <w:pPr>
              <w:pStyle w:val="G3"/>
            </w:pPr>
            <w:r>
              <w:rPr>
                <w:rFonts w:hint="eastAsia"/>
              </w:rPr>
              <w:t>变动</w:t>
            </w:r>
            <w:r>
              <w:t>种类：人民币普通股（</w:t>
            </w:r>
            <w:r>
              <w:t>A</w:t>
            </w:r>
            <w:r>
              <w:t>股）</w:t>
            </w:r>
          </w:p>
          <w:p w14:paraId="5B7920A7" w14:textId="77777777" w:rsidR="009514D8" w:rsidRDefault="00000000">
            <w:pPr>
              <w:pStyle w:val="G3"/>
            </w:pPr>
            <w:r>
              <w:rPr>
                <w:rFonts w:hint="eastAsia"/>
              </w:rPr>
              <w:t>变动</w:t>
            </w:r>
            <w:r>
              <w:t>数量：</w:t>
            </w:r>
            <w:r>
              <w:rPr>
                <w:rFonts w:hint="eastAsia"/>
              </w:rPr>
              <w:t>58,032,000</w:t>
            </w:r>
            <w:r>
              <w:rPr>
                <w:rFonts w:hint="eastAsia"/>
              </w:rPr>
              <w:t>股（含）</w:t>
            </w:r>
          </w:p>
          <w:p w14:paraId="50E69A35" w14:textId="77777777" w:rsidR="009514D8" w:rsidRDefault="00000000">
            <w:pPr>
              <w:pStyle w:val="G3"/>
            </w:pPr>
            <w:r>
              <w:rPr>
                <w:rFonts w:hint="eastAsia"/>
              </w:rPr>
              <w:t>变动</w:t>
            </w:r>
            <w:r>
              <w:t>比例</w:t>
            </w:r>
            <w:r>
              <w:rPr>
                <w:rFonts w:hint="eastAsia"/>
              </w:rPr>
              <w:t>：</w:t>
            </w:r>
            <w:r>
              <w:rPr>
                <w:rFonts w:hint="eastAsia"/>
              </w:rPr>
              <w:t>23.08%</w:t>
            </w:r>
            <w:r>
              <w:rPr>
                <w:rFonts w:hint="eastAsia"/>
              </w:rPr>
              <w:t>（含）</w:t>
            </w:r>
          </w:p>
          <w:p w14:paraId="39B6C08A" w14:textId="77777777" w:rsidR="009514D8" w:rsidRDefault="00000000">
            <w:pPr>
              <w:pStyle w:val="G3"/>
            </w:pPr>
            <w:r>
              <w:rPr>
                <w:rFonts w:hint="eastAsia"/>
              </w:rPr>
              <w:t>以上情况按照本次发行数量上限计算，未考虑调整事宜，最终发行股票数量以中国证监会同意注册批复的数量为准。</w:t>
            </w:r>
          </w:p>
        </w:tc>
      </w:tr>
      <w:tr w:rsidR="009514D8" w14:paraId="1F16A9EC" w14:textId="77777777">
        <w:trPr>
          <w:trHeight w:val="130"/>
          <w:jc w:val="center"/>
        </w:trPr>
        <w:tc>
          <w:tcPr>
            <w:tcW w:w="2109" w:type="dxa"/>
            <w:vAlign w:val="center"/>
          </w:tcPr>
          <w:p w14:paraId="6D78C3B0" w14:textId="77777777" w:rsidR="009514D8" w:rsidRDefault="00000000">
            <w:pPr>
              <w:pStyle w:val="G3"/>
            </w:pPr>
            <w:r>
              <w:rPr>
                <w:rFonts w:hint="eastAsia"/>
              </w:rPr>
              <w:t>在上市公司中拥有权益的股份变动的时间及方式</w:t>
            </w:r>
          </w:p>
        </w:tc>
        <w:tc>
          <w:tcPr>
            <w:tcW w:w="6372" w:type="dxa"/>
            <w:gridSpan w:val="3"/>
            <w:vAlign w:val="center"/>
          </w:tcPr>
          <w:p w14:paraId="4CF81665" w14:textId="77777777" w:rsidR="009514D8" w:rsidRDefault="00000000">
            <w:pPr>
              <w:pStyle w:val="G3"/>
            </w:pPr>
            <w:r>
              <w:rPr>
                <w:rFonts w:hint="eastAsia"/>
              </w:rPr>
              <w:t>方式：认购上市公司向特定对象发行的股票；</w:t>
            </w:r>
          </w:p>
          <w:p w14:paraId="64800A43" w14:textId="77777777" w:rsidR="009514D8" w:rsidRDefault="00000000">
            <w:pPr>
              <w:pStyle w:val="G3"/>
            </w:pPr>
            <w:r>
              <w:t>时间：</w:t>
            </w:r>
            <w:r>
              <w:rPr>
                <w:rFonts w:hint="eastAsia"/>
              </w:rPr>
              <w:t>新增股份变更将于办理股份过户登记手续完成之日</w:t>
            </w:r>
          </w:p>
        </w:tc>
      </w:tr>
      <w:tr w:rsidR="009514D8" w14:paraId="1825A744" w14:textId="77777777">
        <w:trPr>
          <w:trHeight w:val="397"/>
          <w:jc w:val="center"/>
        </w:trPr>
        <w:tc>
          <w:tcPr>
            <w:tcW w:w="2109" w:type="dxa"/>
            <w:vAlign w:val="center"/>
          </w:tcPr>
          <w:p w14:paraId="438186B2" w14:textId="77777777" w:rsidR="009514D8" w:rsidRDefault="00000000">
            <w:pPr>
              <w:pStyle w:val="G3"/>
            </w:pPr>
            <w:r>
              <w:t>是否免于发出要约</w:t>
            </w:r>
          </w:p>
        </w:tc>
        <w:tc>
          <w:tcPr>
            <w:tcW w:w="6372" w:type="dxa"/>
            <w:gridSpan w:val="3"/>
            <w:vAlign w:val="center"/>
          </w:tcPr>
          <w:p w14:paraId="5B192AD6" w14:textId="77777777" w:rsidR="009514D8" w:rsidRDefault="00000000">
            <w:pPr>
              <w:pStyle w:val="G3"/>
            </w:pPr>
            <w:r>
              <w:t>是</w:t>
            </w:r>
            <w:r>
              <w:sym w:font="Wingdings 2" w:char="0052"/>
            </w:r>
            <w:r>
              <w:t xml:space="preserve"> </w:t>
            </w:r>
            <w:r>
              <w:t>否</w:t>
            </w:r>
            <w:r>
              <w:sym w:font="Wingdings 2" w:char="00A3"/>
            </w:r>
          </w:p>
          <w:p w14:paraId="6F8D3B37" w14:textId="77777777" w:rsidR="009514D8" w:rsidRDefault="00000000">
            <w:pPr>
              <w:pStyle w:val="G3"/>
            </w:pPr>
            <w:r>
              <w:rPr>
                <w:rFonts w:hint="eastAsia"/>
              </w:rPr>
              <w:t>免除理由：本次收购符合《收购办法》第六十三条第三款规定的条件。</w:t>
            </w:r>
          </w:p>
        </w:tc>
      </w:tr>
      <w:tr w:rsidR="009514D8" w14:paraId="2B669580" w14:textId="77777777">
        <w:trPr>
          <w:trHeight w:val="397"/>
          <w:jc w:val="center"/>
        </w:trPr>
        <w:tc>
          <w:tcPr>
            <w:tcW w:w="2109" w:type="dxa"/>
            <w:vAlign w:val="center"/>
          </w:tcPr>
          <w:p w14:paraId="778E9FF6" w14:textId="77777777" w:rsidR="009514D8" w:rsidRDefault="00000000">
            <w:pPr>
              <w:pStyle w:val="G3"/>
            </w:pPr>
            <w:r>
              <w:lastRenderedPageBreak/>
              <w:t>与上市公司之间是否存在持续关联交易</w:t>
            </w:r>
          </w:p>
        </w:tc>
        <w:tc>
          <w:tcPr>
            <w:tcW w:w="6372" w:type="dxa"/>
            <w:gridSpan w:val="3"/>
            <w:vAlign w:val="center"/>
          </w:tcPr>
          <w:p w14:paraId="359B8C6A" w14:textId="77777777" w:rsidR="009514D8" w:rsidRDefault="00000000">
            <w:pPr>
              <w:pStyle w:val="G3"/>
            </w:pPr>
            <w:r>
              <w:t>是</w:t>
            </w:r>
            <w:r>
              <w:sym w:font="Wingdings 2" w:char="00A3"/>
            </w:r>
            <w:r>
              <w:t xml:space="preserve"> </w:t>
            </w:r>
            <w:r>
              <w:t>否</w:t>
            </w:r>
            <w:r>
              <w:sym w:font="Wingdings 2" w:char="0052"/>
            </w:r>
          </w:p>
        </w:tc>
      </w:tr>
      <w:tr w:rsidR="009514D8" w14:paraId="163AD5A3" w14:textId="77777777">
        <w:trPr>
          <w:trHeight w:val="397"/>
          <w:jc w:val="center"/>
        </w:trPr>
        <w:tc>
          <w:tcPr>
            <w:tcW w:w="2109" w:type="dxa"/>
            <w:vAlign w:val="center"/>
          </w:tcPr>
          <w:p w14:paraId="198224EC" w14:textId="77777777" w:rsidR="009514D8" w:rsidRDefault="00000000">
            <w:pPr>
              <w:pStyle w:val="G3"/>
            </w:pPr>
            <w:r>
              <w:t>与上市公司之间是否存在同业竞争或潜在同业竞争</w:t>
            </w:r>
          </w:p>
        </w:tc>
        <w:tc>
          <w:tcPr>
            <w:tcW w:w="6372" w:type="dxa"/>
            <w:gridSpan w:val="3"/>
            <w:vAlign w:val="center"/>
          </w:tcPr>
          <w:p w14:paraId="30CF27E9" w14:textId="77777777" w:rsidR="009514D8" w:rsidRDefault="00000000">
            <w:pPr>
              <w:pStyle w:val="G3"/>
            </w:pPr>
            <w:r>
              <w:t>是</w:t>
            </w:r>
            <w:r>
              <w:sym w:font="Wingdings 2" w:char="00A3"/>
            </w:r>
            <w:r>
              <w:t xml:space="preserve"> </w:t>
            </w:r>
            <w:r>
              <w:t>否</w:t>
            </w:r>
            <w:r>
              <w:sym w:font="Wingdings 2" w:char="0052"/>
            </w:r>
          </w:p>
        </w:tc>
      </w:tr>
      <w:tr w:rsidR="009514D8" w14:paraId="5B8A78A1" w14:textId="77777777">
        <w:trPr>
          <w:trHeight w:val="397"/>
          <w:jc w:val="center"/>
        </w:trPr>
        <w:tc>
          <w:tcPr>
            <w:tcW w:w="2109" w:type="dxa"/>
            <w:vAlign w:val="center"/>
          </w:tcPr>
          <w:p w14:paraId="6A228655" w14:textId="77777777" w:rsidR="009514D8" w:rsidRDefault="00000000">
            <w:pPr>
              <w:pStyle w:val="G3"/>
            </w:pPr>
            <w:r>
              <w:rPr>
                <w:rFonts w:hint="eastAsia"/>
              </w:rPr>
              <w:t>收购人</w:t>
            </w:r>
            <w:r>
              <w:t>是否拟于未来</w:t>
            </w:r>
            <w:r>
              <w:t>12</w:t>
            </w:r>
            <w:r>
              <w:t>个月内继续增持</w:t>
            </w:r>
          </w:p>
        </w:tc>
        <w:tc>
          <w:tcPr>
            <w:tcW w:w="6372" w:type="dxa"/>
            <w:gridSpan w:val="3"/>
            <w:vAlign w:val="center"/>
          </w:tcPr>
          <w:p w14:paraId="49886CF4" w14:textId="77777777" w:rsidR="009514D8" w:rsidRDefault="00000000">
            <w:pPr>
              <w:pStyle w:val="G3"/>
            </w:pPr>
            <w:r>
              <w:t>是</w:t>
            </w:r>
            <w:r>
              <w:sym w:font="Wingdings 2" w:char="00A3"/>
            </w:r>
            <w:r>
              <w:t xml:space="preserve"> </w:t>
            </w:r>
            <w:r>
              <w:t>否</w:t>
            </w:r>
            <w:r>
              <w:sym w:font="Wingdings 2" w:char="0052"/>
            </w:r>
          </w:p>
          <w:p w14:paraId="11C8B312" w14:textId="77777777" w:rsidR="009514D8" w:rsidRDefault="00000000">
            <w:pPr>
              <w:pStyle w:val="G3"/>
            </w:pPr>
            <w:r>
              <w:rPr>
                <w:rFonts w:hint="eastAsia"/>
              </w:rPr>
              <w:t>不排除因择机参与司法拍卖而增加股份的可能，若未来发生权益变动之事项，收购人将严格按照法律法规的要求，及时履行信息披露义务。</w:t>
            </w:r>
          </w:p>
        </w:tc>
      </w:tr>
      <w:tr w:rsidR="009514D8" w14:paraId="4E8D0C1B" w14:textId="77777777">
        <w:trPr>
          <w:trHeight w:val="397"/>
          <w:jc w:val="center"/>
        </w:trPr>
        <w:tc>
          <w:tcPr>
            <w:tcW w:w="2109" w:type="dxa"/>
            <w:vAlign w:val="center"/>
          </w:tcPr>
          <w:p w14:paraId="6A429014" w14:textId="77777777" w:rsidR="009514D8"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169E3612" w14:textId="77777777" w:rsidR="009514D8" w:rsidRDefault="00000000">
            <w:pPr>
              <w:pStyle w:val="G3"/>
            </w:pPr>
            <w:r>
              <w:t>是</w:t>
            </w:r>
            <w:r>
              <w:sym w:font="Wingdings 2" w:char="00A3"/>
            </w:r>
            <w:r>
              <w:t xml:space="preserve"> </w:t>
            </w:r>
            <w:r>
              <w:t>否</w:t>
            </w:r>
            <w:r>
              <w:sym w:font="Wingdings 2" w:char="0052"/>
            </w:r>
          </w:p>
        </w:tc>
      </w:tr>
      <w:tr w:rsidR="009514D8" w14:paraId="6D8F4593" w14:textId="77777777">
        <w:trPr>
          <w:trHeight w:val="397"/>
          <w:jc w:val="center"/>
        </w:trPr>
        <w:tc>
          <w:tcPr>
            <w:tcW w:w="2109" w:type="dxa"/>
            <w:vAlign w:val="center"/>
          </w:tcPr>
          <w:p w14:paraId="14165129" w14:textId="77777777" w:rsidR="009514D8" w:rsidRDefault="00000000">
            <w:pPr>
              <w:pStyle w:val="G3"/>
            </w:pPr>
            <w:r>
              <w:t>是否存在《收购办法》第六条规定的情形</w:t>
            </w:r>
          </w:p>
        </w:tc>
        <w:tc>
          <w:tcPr>
            <w:tcW w:w="6372" w:type="dxa"/>
            <w:gridSpan w:val="3"/>
            <w:vAlign w:val="center"/>
          </w:tcPr>
          <w:p w14:paraId="37345435" w14:textId="77777777" w:rsidR="009514D8" w:rsidRDefault="00000000">
            <w:pPr>
              <w:pStyle w:val="G3"/>
            </w:pPr>
            <w:r>
              <w:t>是</w:t>
            </w:r>
            <w:r>
              <w:sym w:font="Wingdings 2" w:char="00A3"/>
            </w:r>
            <w:r>
              <w:t xml:space="preserve"> </w:t>
            </w:r>
            <w:r>
              <w:t>否</w:t>
            </w:r>
            <w:r>
              <w:sym w:font="Wingdings 2" w:char="0052"/>
            </w:r>
          </w:p>
        </w:tc>
      </w:tr>
      <w:tr w:rsidR="009514D8" w14:paraId="1DB39D31" w14:textId="77777777">
        <w:trPr>
          <w:trHeight w:val="397"/>
          <w:jc w:val="center"/>
        </w:trPr>
        <w:tc>
          <w:tcPr>
            <w:tcW w:w="2109" w:type="dxa"/>
            <w:vAlign w:val="center"/>
          </w:tcPr>
          <w:p w14:paraId="2C6D0DD1" w14:textId="77777777" w:rsidR="009514D8" w:rsidRDefault="00000000">
            <w:pPr>
              <w:pStyle w:val="G3"/>
            </w:pPr>
            <w:r>
              <w:t>是否已提供《收购办法》第五十条要求的文件</w:t>
            </w:r>
          </w:p>
        </w:tc>
        <w:tc>
          <w:tcPr>
            <w:tcW w:w="6372" w:type="dxa"/>
            <w:gridSpan w:val="3"/>
            <w:vAlign w:val="center"/>
          </w:tcPr>
          <w:p w14:paraId="6EB7D6AD" w14:textId="77777777" w:rsidR="009514D8" w:rsidRDefault="00000000">
            <w:pPr>
              <w:pStyle w:val="G3"/>
            </w:pPr>
            <w:r>
              <w:t>是</w:t>
            </w:r>
            <w:r>
              <w:sym w:font="Wingdings 2" w:char="0052"/>
            </w:r>
            <w:r>
              <w:t xml:space="preserve"> </w:t>
            </w:r>
            <w:r>
              <w:t>否</w:t>
            </w:r>
            <w:r>
              <w:sym w:font="Wingdings 2" w:char="00A3"/>
            </w:r>
          </w:p>
        </w:tc>
      </w:tr>
      <w:tr w:rsidR="009514D8" w14:paraId="7DE2C557" w14:textId="77777777">
        <w:trPr>
          <w:trHeight w:val="397"/>
          <w:jc w:val="center"/>
        </w:trPr>
        <w:tc>
          <w:tcPr>
            <w:tcW w:w="2109" w:type="dxa"/>
            <w:vAlign w:val="center"/>
          </w:tcPr>
          <w:p w14:paraId="0EA21B53" w14:textId="77777777" w:rsidR="009514D8" w:rsidRDefault="00000000">
            <w:pPr>
              <w:pStyle w:val="G3"/>
            </w:pPr>
            <w:r>
              <w:t>是否已充分披露资金来源</w:t>
            </w:r>
          </w:p>
        </w:tc>
        <w:tc>
          <w:tcPr>
            <w:tcW w:w="6372" w:type="dxa"/>
            <w:gridSpan w:val="3"/>
            <w:vAlign w:val="center"/>
          </w:tcPr>
          <w:p w14:paraId="7BFEED4E" w14:textId="77777777" w:rsidR="009514D8" w:rsidRDefault="00000000">
            <w:pPr>
              <w:pStyle w:val="G3"/>
            </w:pPr>
            <w:r>
              <w:t>是</w:t>
            </w:r>
            <w:r>
              <w:sym w:font="Wingdings 2" w:char="0052"/>
            </w:r>
            <w:r>
              <w:t xml:space="preserve"> </w:t>
            </w:r>
            <w:r>
              <w:t>否</w:t>
            </w:r>
            <w:r>
              <w:sym w:font="Wingdings 2" w:char="00A3"/>
            </w:r>
          </w:p>
        </w:tc>
      </w:tr>
      <w:tr w:rsidR="009514D8" w14:paraId="4364B9C7" w14:textId="77777777">
        <w:trPr>
          <w:trHeight w:val="397"/>
          <w:jc w:val="center"/>
        </w:trPr>
        <w:tc>
          <w:tcPr>
            <w:tcW w:w="2109" w:type="dxa"/>
            <w:vAlign w:val="center"/>
          </w:tcPr>
          <w:p w14:paraId="7FB98C1E" w14:textId="77777777" w:rsidR="009514D8" w:rsidRDefault="00000000">
            <w:pPr>
              <w:pStyle w:val="G3"/>
            </w:pPr>
            <w:r>
              <w:t>是否披露后续计划</w:t>
            </w:r>
          </w:p>
        </w:tc>
        <w:tc>
          <w:tcPr>
            <w:tcW w:w="6372" w:type="dxa"/>
            <w:gridSpan w:val="3"/>
            <w:vAlign w:val="center"/>
          </w:tcPr>
          <w:p w14:paraId="0C41624C" w14:textId="77777777" w:rsidR="009514D8" w:rsidRDefault="00000000">
            <w:pPr>
              <w:pStyle w:val="G3"/>
            </w:pPr>
            <w:r>
              <w:t>是</w:t>
            </w:r>
            <w:r>
              <w:sym w:font="Wingdings 2" w:char="0052"/>
            </w:r>
            <w:r>
              <w:t xml:space="preserve"> </w:t>
            </w:r>
            <w:r>
              <w:t>否</w:t>
            </w:r>
            <w:r>
              <w:sym w:font="Wingdings 2" w:char="00A3"/>
            </w:r>
          </w:p>
        </w:tc>
      </w:tr>
      <w:tr w:rsidR="009514D8" w14:paraId="4D34388D" w14:textId="77777777">
        <w:trPr>
          <w:trHeight w:val="397"/>
          <w:jc w:val="center"/>
        </w:trPr>
        <w:tc>
          <w:tcPr>
            <w:tcW w:w="2109" w:type="dxa"/>
            <w:vAlign w:val="center"/>
          </w:tcPr>
          <w:p w14:paraId="0A37DBAA" w14:textId="77777777" w:rsidR="009514D8" w:rsidRDefault="00000000">
            <w:pPr>
              <w:pStyle w:val="G3"/>
            </w:pPr>
            <w:r>
              <w:t>是否聘请财务顾问</w:t>
            </w:r>
          </w:p>
        </w:tc>
        <w:tc>
          <w:tcPr>
            <w:tcW w:w="6372" w:type="dxa"/>
            <w:gridSpan w:val="3"/>
            <w:vAlign w:val="center"/>
          </w:tcPr>
          <w:p w14:paraId="1BF2D077" w14:textId="77777777" w:rsidR="009514D8" w:rsidRDefault="00000000">
            <w:pPr>
              <w:pStyle w:val="G3"/>
            </w:pPr>
            <w:r>
              <w:t>是</w:t>
            </w:r>
            <w:r>
              <w:sym w:font="Wingdings 2" w:char="0052"/>
            </w:r>
            <w:r>
              <w:t xml:space="preserve"> </w:t>
            </w:r>
            <w:r>
              <w:t>否</w:t>
            </w:r>
            <w:r>
              <w:sym w:font="Wingdings 2" w:char="00A3"/>
            </w:r>
          </w:p>
        </w:tc>
      </w:tr>
      <w:tr w:rsidR="009514D8" w14:paraId="07F2D95F" w14:textId="77777777">
        <w:trPr>
          <w:trHeight w:val="397"/>
          <w:jc w:val="center"/>
        </w:trPr>
        <w:tc>
          <w:tcPr>
            <w:tcW w:w="2109" w:type="dxa"/>
            <w:vAlign w:val="center"/>
          </w:tcPr>
          <w:p w14:paraId="676A5276" w14:textId="77777777" w:rsidR="009514D8" w:rsidRDefault="00000000">
            <w:pPr>
              <w:pStyle w:val="G3"/>
            </w:pPr>
            <w:r>
              <w:t>本次</w:t>
            </w:r>
            <w:r>
              <w:rPr>
                <w:rFonts w:hint="eastAsia"/>
              </w:rPr>
              <w:t>收购</w:t>
            </w:r>
            <w:r>
              <w:t>是否需取得批准及批准进展情况</w:t>
            </w:r>
          </w:p>
        </w:tc>
        <w:tc>
          <w:tcPr>
            <w:tcW w:w="6372" w:type="dxa"/>
            <w:gridSpan w:val="3"/>
            <w:vAlign w:val="center"/>
          </w:tcPr>
          <w:p w14:paraId="74EA5F84" w14:textId="77777777" w:rsidR="009514D8" w:rsidRDefault="00000000">
            <w:pPr>
              <w:pStyle w:val="G3"/>
            </w:pPr>
            <w:r>
              <w:t>是</w:t>
            </w:r>
            <w:r>
              <w:sym w:font="Wingdings 2" w:char="0052"/>
            </w:r>
            <w:r>
              <w:t xml:space="preserve"> </w:t>
            </w:r>
            <w:r>
              <w:t>否</w:t>
            </w:r>
            <w:r>
              <w:sym w:font="Wingdings 2" w:char="00A3"/>
            </w:r>
          </w:p>
          <w:p w14:paraId="5E5F454F" w14:textId="77777777" w:rsidR="009514D8"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9514D8" w14:paraId="3AA873C7" w14:textId="77777777">
        <w:trPr>
          <w:trHeight w:val="397"/>
          <w:jc w:val="center"/>
        </w:trPr>
        <w:tc>
          <w:tcPr>
            <w:tcW w:w="2109" w:type="dxa"/>
            <w:vAlign w:val="center"/>
          </w:tcPr>
          <w:p w14:paraId="0A89B3AF" w14:textId="77777777" w:rsidR="009514D8" w:rsidRDefault="00000000">
            <w:pPr>
              <w:pStyle w:val="G3"/>
            </w:pPr>
            <w:r>
              <w:rPr>
                <w:rFonts w:hint="eastAsia"/>
              </w:rPr>
              <w:t>收购人</w:t>
            </w:r>
            <w:r>
              <w:t>是否声明放弃行使相关股份的表决权</w:t>
            </w:r>
          </w:p>
        </w:tc>
        <w:tc>
          <w:tcPr>
            <w:tcW w:w="6372" w:type="dxa"/>
            <w:gridSpan w:val="3"/>
            <w:vAlign w:val="center"/>
          </w:tcPr>
          <w:p w14:paraId="5FBEED74" w14:textId="77777777" w:rsidR="009514D8" w:rsidRDefault="00000000">
            <w:pPr>
              <w:pStyle w:val="G3"/>
            </w:pPr>
            <w:r>
              <w:t>是</w:t>
            </w:r>
            <w:r>
              <w:sym w:font="Wingdings 2" w:char="00A3"/>
            </w:r>
            <w:r>
              <w:t xml:space="preserve"> </w:t>
            </w:r>
            <w:r>
              <w:t>否</w:t>
            </w:r>
            <w:r>
              <w:sym w:font="Wingdings 2" w:char="0052"/>
            </w:r>
          </w:p>
        </w:tc>
      </w:tr>
    </w:tbl>
    <w:p w14:paraId="6B6E5DB3" w14:textId="77777777" w:rsidR="009514D8" w:rsidRDefault="00000000">
      <w:pPr>
        <w:spacing w:beforeLines="0" w:before="0" w:after="156" w:line="240" w:lineRule="auto"/>
      </w:pPr>
      <w:r>
        <w:br w:type="page"/>
      </w:r>
    </w:p>
    <w:p w14:paraId="040D9604" w14:textId="77777777" w:rsidR="009514D8"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1840BFD8" w14:textId="77777777" w:rsidR="009514D8" w:rsidRDefault="009514D8">
      <w:pPr>
        <w:pStyle w:val="G"/>
        <w:spacing w:before="156" w:after="156"/>
        <w:ind w:firstLine="480"/>
        <w:jc w:val="both"/>
      </w:pPr>
    </w:p>
    <w:p w14:paraId="070C7147" w14:textId="77777777" w:rsidR="009514D8" w:rsidRDefault="009514D8">
      <w:pPr>
        <w:pStyle w:val="G"/>
        <w:spacing w:before="156" w:after="156"/>
        <w:ind w:firstLine="480"/>
        <w:jc w:val="both"/>
      </w:pPr>
    </w:p>
    <w:p w14:paraId="03625FED" w14:textId="77777777" w:rsidR="009514D8" w:rsidRDefault="009514D8">
      <w:pPr>
        <w:pStyle w:val="G"/>
        <w:spacing w:before="156" w:after="156"/>
        <w:ind w:firstLine="480"/>
        <w:jc w:val="both"/>
      </w:pPr>
    </w:p>
    <w:p w14:paraId="7006C43D" w14:textId="77777777" w:rsidR="009514D8" w:rsidRDefault="009514D8">
      <w:pPr>
        <w:pStyle w:val="G"/>
        <w:spacing w:before="156" w:after="156"/>
        <w:ind w:firstLine="480"/>
        <w:jc w:val="both"/>
      </w:pPr>
    </w:p>
    <w:p w14:paraId="4EA33A64" w14:textId="77777777" w:rsidR="009514D8" w:rsidRDefault="00000000">
      <w:pPr>
        <w:pStyle w:val="G"/>
        <w:spacing w:before="156" w:after="156"/>
        <w:ind w:firstLineChars="0" w:firstLine="0"/>
        <w:jc w:val="right"/>
      </w:pPr>
      <w:r>
        <w:rPr>
          <w:rFonts w:hint="eastAsia"/>
        </w:rPr>
        <w:t>收购人：合肥鼎耘科技产业发展合伙企业（有限合伙）</w:t>
      </w:r>
    </w:p>
    <w:p w14:paraId="6703ED43" w14:textId="77777777" w:rsidR="009514D8" w:rsidRDefault="009514D8">
      <w:pPr>
        <w:pStyle w:val="G"/>
        <w:spacing w:before="156" w:after="156"/>
        <w:ind w:firstLine="480"/>
        <w:jc w:val="right"/>
      </w:pPr>
    </w:p>
    <w:p w14:paraId="1CB20280" w14:textId="77777777" w:rsidR="009514D8" w:rsidRDefault="009514D8">
      <w:pPr>
        <w:pStyle w:val="G"/>
        <w:spacing w:before="156" w:after="156"/>
        <w:ind w:firstLine="480"/>
        <w:jc w:val="right"/>
      </w:pPr>
    </w:p>
    <w:p w14:paraId="7416B633" w14:textId="77777777" w:rsidR="009514D8"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2658AA3B" w14:textId="77777777" w:rsidR="009514D8" w:rsidRDefault="009514D8">
      <w:pPr>
        <w:pStyle w:val="G"/>
        <w:spacing w:before="156" w:after="156"/>
        <w:ind w:firstLine="480"/>
        <w:jc w:val="right"/>
      </w:pPr>
    </w:p>
    <w:p w14:paraId="32875BE5" w14:textId="77777777" w:rsidR="009514D8" w:rsidRDefault="009514D8">
      <w:pPr>
        <w:pStyle w:val="G"/>
        <w:spacing w:before="156" w:after="156"/>
        <w:ind w:firstLine="480"/>
        <w:jc w:val="center"/>
      </w:pPr>
    </w:p>
    <w:p w14:paraId="0DDD3E74" w14:textId="77777777" w:rsidR="009514D8"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7BB1AEF2" w14:textId="77777777" w:rsidR="009514D8" w:rsidRDefault="00000000">
      <w:pPr>
        <w:pStyle w:val="G"/>
        <w:spacing w:before="156" w:after="156"/>
        <w:ind w:firstLine="480"/>
        <w:jc w:val="center"/>
      </w:pPr>
      <w:r>
        <w:rPr>
          <w:rFonts w:hint="eastAsia"/>
        </w:rPr>
        <w:t xml:space="preserve">                                     </w:t>
      </w:r>
      <w:r>
        <w:rPr>
          <w:rFonts w:hint="eastAsia"/>
        </w:rPr>
        <w:t>李辉</w:t>
      </w:r>
    </w:p>
    <w:p w14:paraId="6A916CB4" w14:textId="77777777" w:rsidR="009514D8" w:rsidRDefault="009514D8">
      <w:pPr>
        <w:pStyle w:val="G"/>
        <w:spacing w:before="156" w:after="156"/>
        <w:ind w:firstLine="480"/>
      </w:pPr>
    </w:p>
    <w:p w14:paraId="680419B8"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005B8A01" w14:textId="77777777" w:rsidR="009514D8" w:rsidRDefault="00000000">
      <w:pPr>
        <w:spacing w:before="156" w:after="156"/>
      </w:pPr>
      <w:r>
        <w:rPr>
          <w:rFonts w:hint="eastAsia"/>
        </w:rPr>
        <w:br w:type="page"/>
      </w:r>
    </w:p>
    <w:p w14:paraId="52C9F9E4" w14:textId="77777777" w:rsidR="009514D8"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29847C25" w14:textId="77777777" w:rsidR="009514D8" w:rsidRDefault="009514D8">
      <w:pPr>
        <w:pStyle w:val="G"/>
        <w:spacing w:before="156" w:after="156"/>
        <w:ind w:firstLine="480"/>
      </w:pPr>
    </w:p>
    <w:p w14:paraId="5A9B50E9" w14:textId="77777777" w:rsidR="009514D8" w:rsidRDefault="009514D8">
      <w:pPr>
        <w:pStyle w:val="G"/>
        <w:spacing w:before="156" w:after="156"/>
        <w:ind w:firstLine="480"/>
      </w:pPr>
    </w:p>
    <w:p w14:paraId="137BE0B3" w14:textId="77777777" w:rsidR="009514D8" w:rsidRDefault="009514D8">
      <w:pPr>
        <w:pStyle w:val="G"/>
        <w:spacing w:before="156" w:after="156"/>
        <w:ind w:firstLine="480"/>
      </w:pPr>
    </w:p>
    <w:p w14:paraId="1267F5A4" w14:textId="77777777" w:rsidR="009514D8" w:rsidRDefault="009514D8">
      <w:pPr>
        <w:pStyle w:val="G"/>
        <w:spacing w:before="156" w:after="156"/>
        <w:ind w:firstLine="480"/>
      </w:pPr>
    </w:p>
    <w:p w14:paraId="39475A69" w14:textId="77777777" w:rsidR="009514D8" w:rsidRDefault="00000000">
      <w:pPr>
        <w:pStyle w:val="G"/>
        <w:spacing w:before="156" w:after="156"/>
        <w:ind w:firstLineChars="0" w:firstLine="0"/>
        <w:jc w:val="right"/>
      </w:pPr>
      <w:r>
        <w:rPr>
          <w:rFonts w:hint="eastAsia"/>
        </w:rPr>
        <w:t>一致行动人：北京鼎耘科技发展有限公司</w:t>
      </w:r>
    </w:p>
    <w:p w14:paraId="01645314" w14:textId="77777777" w:rsidR="009514D8" w:rsidRDefault="009514D8">
      <w:pPr>
        <w:pStyle w:val="G"/>
        <w:spacing w:before="156" w:after="156"/>
        <w:ind w:firstLine="480"/>
        <w:jc w:val="center"/>
      </w:pPr>
    </w:p>
    <w:p w14:paraId="00D3CD15" w14:textId="77777777" w:rsidR="009514D8"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586F558D" w14:textId="77777777" w:rsidR="009514D8" w:rsidRDefault="00000000">
      <w:pPr>
        <w:pStyle w:val="G"/>
        <w:spacing w:before="156" w:after="156"/>
        <w:ind w:firstLine="480"/>
        <w:jc w:val="center"/>
      </w:pPr>
      <w:r>
        <w:rPr>
          <w:rFonts w:hint="eastAsia"/>
        </w:rPr>
        <w:t xml:space="preserve">                                          </w:t>
      </w:r>
      <w:r>
        <w:rPr>
          <w:rFonts w:hint="eastAsia"/>
        </w:rPr>
        <w:t>李红星</w:t>
      </w:r>
    </w:p>
    <w:p w14:paraId="4231ED08" w14:textId="77777777" w:rsidR="009514D8" w:rsidRDefault="009514D8">
      <w:pPr>
        <w:pStyle w:val="G"/>
        <w:spacing w:before="156" w:after="156"/>
        <w:ind w:firstLine="480"/>
      </w:pPr>
    </w:p>
    <w:p w14:paraId="105F1F3B" w14:textId="77777777" w:rsidR="009514D8"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2C3DCD50" w14:textId="77777777" w:rsidR="009514D8" w:rsidRDefault="009514D8">
      <w:pPr>
        <w:pStyle w:val="G"/>
        <w:spacing w:before="156" w:after="156"/>
        <w:ind w:firstLine="480"/>
        <w:jc w:val="right"/>
      </w:pPr>
    </w:p>
    <w:p w14:paraId="59FA365A" w14:textId="77777777" w:rsidR="009514D8" w:rsidRDefault="009514D8">
      <w:pPr>
        <w:pStyle w:val="G"/>
        <w:spacing w:before="156" w:after="156"/>
        <w:ind w:firstLine="480"/>
        <w:jc w:val="right"/>
      </w:pPr>
    </w:p>
    <w:p w14:paraId="6F03EEB0" w14:textId="77777777" w:rsidR="009514D8" w:rsidRDefault="009514D8">
      <w:pPr>
        <w:pStyle w:val="G"/>
        <w:spacing w:before="156" w:after="156"/>
        <w:ind w:firstLineChars="0" w:firstLine="0"/>
      </w:pPr>
    </w:p>
    <w:sectPr w:rsidR="009514D8">
      <w:footerReference w:type="defaul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2C61" w14:textId="77777777" w:rsidR="000E55D1" w:rsidRDefault="000E55D1">
      <w:pPr>
        <w:spacing w:before="120" w:after="120" w:line="240" w:lineRule="auto"/>
      </w:pPr>
      <w:r>
        <w:separator/>
      </w:r>
    </w:p>
  </w:endnote>
  <w:endnote w:type="continuationSeparator" w:id="0">
    <w:p w14:paraId="11028CE7" w14:textId="77777777" w:rsidR="000E55D1" w:rsidRDefault="000E55D1">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altName w:val="仿宋"/>
    <w:panose1 w:val="02010609030101010101"/>
    <w:charset w:val="86"/>
    <w:family w:val="modern"/>
    <w:pitch w:val="fixed"/>
    <w:sig w:usb0="00000001" w:usb1="080E0000" w:usb2="00000010" w:usb3="00000000" w:csb0="00040001" w:csb1="00000000"/>
  </w:font>
  <w:font w:name="KaiTi">
    <w:altName w:val="楷体"/>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3131" w14:textId="77777777" w:rsidR="009514D8" w:rsidRDefault="009514D8">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5997" w14:textId="77777777" w:rsidR="009514D8" w:rsidRDefault="009514D8">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2712" w14:textId="77777777" w:rsidR="009514D8" w:rsidRDefault="009514D8">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3D25345C" w14:textId="77777777" w:rsidR="009514D8"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5756907A" w14:textId="77777777" w:rsidR="009514D8" w:rsidRDefault="009514D8">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1809" w14:textId="77777777" w:rsidR="009514D8" w:rsidRDefault="009514D8">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6F08" w14:textId="77777777" w:rsidR="000E55D1" w:rsidRDefault="000E55D1">
      <w:pPr>
        <w:spacing w:before="120" w:after="120"/>
      </w:pPr>
      <w:r>
        <w:separator/>
      </w:r>
    </w:p>
  </w:footnote>
  <w:footnote w:type="continuationSeparator" w:id="0">
    <w:p w14:paraId="6DB6506B" w14:textId="77777777" w:rsidR="000E55D1" w:rsidRDefault="000E55D1">
      <w:pPr>
        <w:spacing w:before="120" w:after="120"/>
      </w:pPr>
      <w:r>
        <w:continuationSeparator/>
      </w:r>
    </w:p>
  </w:footnote>
  <w:footnote w:id="1">
    <w:p w14:paraId="7F7892FC" w14:textId="77777777" w:rsidR="009514D8"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032D" w14:textId="77777777" w:rsidR="009514D8" w:rsidRDefault="009514D8">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38C5" w14:textId="77777777" w:rsidR="009514D8" w:rsidRDefault="009514D8">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BED7" w14:textId="77777777" w:rsidR="009514D8" w:rsidRDefault="009514D8">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12614541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Zewei">
    <w15:presenceInfo w15:providerId="None" w15:userId="Han Ze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6B2173"/>
    <w:rsid w:val="00050134"/>
    <w:rsid w:val="00052855"/>
    <w:rsid w:val="00057D12"/>
    <w:rsid w:val="000810CB"/>
    <w:rsid w:val="000E55D1"/>
    <w:rsid w:val="000E6FEC"/>
    <w:rsid w:val="000F0E99"/>
    <w:rsid w:val="0010472B"/>
    <w:rsid w:val="00153DC7"/>
    <w:rsid w:val="001F7C4A"/>
    <w:rsid w:val="0025445D"/>
    <w:rsid w:val="00287430"/>
    <w:rsid w:val="00291831"/>
    <w:rsid w:val="002A784F"/>
    <w:rsid w:val="00356D0F"/>
    <w:rsid w:val="003C3F7E"/>
    <w:rsid w:val="003F2349"/>
    <w:rsid w:val="0040172B"/>
    <w:rsid w:val="00416146"/>
    <w:rsid w:val="004277F9"/>
    <w:rsid w:val="004336FB"/>
    <w:rsid w:val="00452CA5"/>
    <w:rsid w:val="004E4E01"/>
    <w:rsid w:val="005408A1"/>
    <w:rsid w:val="005A0FDB"/>
    <w:rsid w:val="005F2465"/>
    <w:rsid w:val="0066696A"/>
    <w:rsid w:val="0067187D"/>
    <w:rsid w:val="006B2173"/>
    <w:rsid w:val="007472FF"/>
    <w:rsid w:val="0078455D"/>
    <w:rsid w:val="007D3C71"/>
    <w:rsid w:val="007D7FB6"/>
    <w:rsid w:val="007E3949"/>
    <w:rsid w:val="007F445A"/>
    <w:rsid w:val="00853C33"/>
    <w:rsid w:val="008A680B"/>
    <w:rsid w:val="008E38D4"/>
    <w:rsid w:val="009514D8"/>
    <w:rsid w:val="00981DEA"/>
    <w:rsid w:val="00991062"/>
    <w:rsid w:val="009930D7"/>
    <w:rsid w:val="009E070F"/>
    <w:rsid w:val="00A24CD6"/>
    <w:rsid w:val="00A44EF3"/>
    <w:rsid w:val="00A87E87"/>
    <w:rsid w:val="00AD3C4B"/>
    <w:rsid w:val="00B77F7D"/>
    <w:rsid w:val="00B85A11"/>
    <w:rsid w:val="00B90CB5"/>
    <w:rsid w:val="00BA115F"/>
    <w:rsid w:val="00BE5350"/>
    <w:rsid w:val="00C37C49"/>
    <w:rsid w:val="00C95A8E"/>
    <w:rsid w:val="00CA3DF9"/>
    <w:rsid w:val="00CA43F9"/>
    <w:rsid w:val="00CA61CE"/>
    <w:rsid w:val="00CB77BE"/>
    <w:rsid w:val="00CD324F"/>
    <w:rsid w:val="00D17833"/>
    <w:rsid w:val="00D202FE"/>
    <w:rsid w:val="00D311DC"/>
    <w:rsid w:val="00D9012D"/>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9248D"/>
    <w:rsid w:val="03A20078"/>
    <w:rsid w:val="03A42834"/>
    <w:rsid w:val="03B57ECF"/>
    <w:rsid w:val="03D80B70"/>
    <w:rsid w:val="03DD5ED6"/>
    <w:rsid w:val="03E77005"/>
    <w:rsid w:val="03F26682"/>
    <w:rsid w:val="03F64A26"/>
    <w:rsid w:val="03FD2384"/>
    <w:rsid w:val="0402080C"/>
    <w:rsid w:val="04020E4D"/>
    <w:rsid w:val="040B7EF0"/>
    <w:rsid w:val="040F1277"/>
    <w:rsid w:val="04133E2F"/>
    <w:rsid w:val="041468F1"/>
    <w:rsid w:val="04207E21"/>
    <w:rsid w:val="042162B8"/>
    <w:rsid w:val="04271C9B"/>
    <w:rsid w:val="04335094"/>
    <w:rsid w:val="043954B9"/>
    <w:rsid w:val="043C40CA"/>
    <w:rsid w:val="043E1FCF"/>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513DB"/>
    <w:rsid w:val="059B4190"/>
    <w:rsid w:val="05AA0B19"/>
    <w:rsid w:val="05B1264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70A17F1"/>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B7648B"/>
    <w:rsid w:val="07CA2137"/>
    <w:rsid w:val="07CE3B6C"/>
    <w:rsid w:val="07E033E0"/>
    <w:rsid w:val="07EB74A9"/>
    <w:rsid w:val="081B102B"/>
    <w:rsid w:val="08202B9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517293"/>
    <w:rsid w:val="0A5627EE"/>
    <w:rsid w:val="0A5A1A1A"/>
    <w:rsid w:val="0A6A7B09"/>
    <w:rsid w:val="0A737A2B"/>
    <w:rsid w:val="0A904E9D"/>
    <w:rsid w:val="0A950AD4"/>
    <w:rsid w:val="0AA015D0"/>
    <w:rsid w:val="0AB41E52"/>
    <w:rsid w:val="0AC80507"/>
    <w:rsid w:val="0AE47DC8"/>
    <w:rsid w:val="0B012FC3"/>
    <w:rsid w:val="0B0A68CB"/>
    <w:rsid w:val="0B182BF6"/>
    <w:rsid w:val="0B275F39"/>
    <w:rsid w:val="0B3F1708"/>
    <w:rsid w:val="0B470E06"/>
    <w:rsid w:val="0B544033"/>
    <w:rsid w:val="0B6D4294"/>
    <w:rsid w:val="0B7070E4"/>
    <w:rsid w:val="0B7A248E"/>
    <w:rsid w:val="0B865612"/>
    <w:rsid w:val="0B8B45BD"/>
    <w:rsid w:val="0B9B5759"/>
    <w:rsid w:val="0BAA275E"/>
    <w:rsid w:val="0BC43D99"/>
    <w:rsid w:val="0BDF41EF"/>
    <w:rsid w:val="0BE33A22"/>
    <w:rsid w:val="0BF1572A"/>
    <w:rsid w:val="0BF8668F"/>
    <w:rsid w:val="0C142961"/>
    <w:rsid w:val="0C156C57"/>
    <w:rsid w:val="0C207DE0"/>
    <w:rsid w:val="0C321FF6"/>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B2D9B"/>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B3BB8"/>
    <w:rsid w:val="15956E4D"/>
    <w:rsid w:val="15AA7627"/>
    <w:rsid w:val="15B52C57"/>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F60106"/>
    <w:rsid w:val="1A015B48"/>
    <w:rsid w:val="1A0F6A28"/>
    <w:rsid w:val="1A1F4AA9"/>
    <w:rsid w:val="1A255EE6"/>
    <w:rsid w:val="1A353700"/>
    <w:rsid w:val="1A446C00"/>
    <w:rsid w:val="1A45061F"/>
    <w:rsid w:val="1A4C342D"/>
    <w:rsid w:val="1A59263F"/>
    <w:rsid w:val="1A5F124B"/>
    <w:rsid w:val="1A693140"/>
    <w:rsid w:val="1A6A19F9"/>
    <w:rsid w:val="1A7A42D7"/>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F7C42"/>
    <w:rsid w:val="1DA50B1B"/>
    <w:rsid w:val="1DA5695E"/>
    <w:rsid w:val="1DA76A34"/>
    <w:rsid w:val="1DB545C9"/>
    <w:rsid w:val="1DBA1A2B"/>
    <w:rsid w:val="1DCF2103"/>
    <w:rsid w:val="1DD075E0"/>
    <w:rsid w:val="1DDB224B"/>
    <w:rsid w:val="1DDF2704"/>
    <w:rsid w:val="1DE2466D"/>
    <w:rsid w:val="1DEF6A2D"/>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B85775"/>
    <w:rsid w:val="26BB28BD"/>
    <w:rsid w:val="26BF0496"/>
    <w:rsid w:val="26C96661"/>
    <w:rsid w:val="26D927A4"/>
    <w:rsid w:val="26FA0C5F"/>
    <w:rsid w:val="270026CD"/>
    <w:rsid w:val="27040AAC"/>
    <w:rsid w:val="27042D5D"/>
    <w:rsid w:val="273E2FA6"/>
    <w:rsid w:val="2742561C"/>
    <w:rsid w:val="27474BA8"/>
    <w:rsid w:val="274E794B"/>
    <w:rsid w:val="274F6110"/>
    <w:rsid w:val="2756215C"/>
    <w:rsid w:val="27582CFA"/>
    <w:rsid w:val="275D6156"/>
    <w:rsid w:val="2767592F"/>
    <w:rsid w:val="27913DDE"/>
    <w:rsid w:val="27B053E1"/>
    <w:rsid w:val="27B05A31"/>
    <w:rsid w:val="27B6447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B4FF8"/>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411D2F"/>
    <w:rsid w:val="2E421AD5"/>
    <w:rsid w:val="2E4870C8"/>
    <w:rsid w:val="2E586C76"/>
    <w:rsid w:val="2E7E4B85"/>
    <w:rsid w:val="2E8B0958"/>
    <w:rsid w:val="2EB03FB3"/>
    <w:rsid w:val="2EB21B7F"/>
    <w:rsid w:val="2EBD4AA7"/>
    <w:rsid w:val="2EDB1686"/>
    <w:rsid w:val="2EDF0755"/>
    <w:rsid w:val="2EE1063C"/>
    <w:rsid w:val="2EE63891"/>
    <w:rsid w:val="2EF42085"/>
    <w:rsid w:val="2F0E6935"/>
    <w:rsid w:val="2F2443BA"/>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1E6C34"/>
    <w:rsid w:val="302C3AD1"/>
    <w:rsid w:val="302E3742"/>
    <w:rsid w:val="30371E78"/>
    <w:rsid w:val="30425A8D"/>
    <w:rsid w:val="3071362F"/>
    <w:rsid w:val="308935FC"/>
    <w:rsid w:val="308A4904"/>
    <w:rsid w:val="3092179B"/>
    <w:rsid w:val="30A02BB6"/>
    <w:rsid w:val="30B67293"/>
    <w:rsid w:val="30C81C67"/>
    <w:rsid w:val="30D54010"/>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FB52A5"/>
    <w:rsid w:val="31FC517A"/>
    <w:rsid w:val="32021A67"/>
    <w:rsid w:val="325F5FCE"/>
    <w:rsid w:val="326F7464"/>
    <w:rsid w:val="32780CA4"/>
    <w:rsid w:val="32815B3A"/>
    <w:rsid w:val="32A61F1F"/>
    <w:rsid w:val="32B83797"/>
    <w:rsid w:val="32C64D4B"/>
    <w:rsid w:val="32D61F68"/>
    <w:rsid w:val="32D63C1D"/>
    <w:rsid w:val="32F01C8E"/>
    <w:rsid w:val="32F42B48"/>
    <w:rsid w:val="3330157F"/>
    <w:rsid w:val="333C171C"/>
    <w:rsid w:val="336F02F9"/>
    <w:rsid w:val="338217AB"/>
    <w:rsid w:val="33AA7583"/>
    <w:rsid w:val="33AF6948"/>
    <w:rsid w:val="33C17BDB"/>
    <w:rsid w:val="33C80C62"/>
    <w:rsid w:val="33C81603"/>
    <w:rsid w:val="33D04BD8"/>
    <w:rsid w:val="33DC6C00"/>
    <w:rsid w:val="33E175CA"/>
    <w:rsid w:val="33EA6332"/>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B0613"/>
    <w:rsid w:val="3B9F0B91"/>
    <w:rsid w:val="3BA81EEA"/>
    <w:rsid w:val="3BB2458D"/>
    <w:rsid w:val="3BD31A3C"/>
    <w:rsid w:val="3BDF572D"/>
    <w:rsid w:val="3BE23A88"/>
    <w:rsid w:val="3C0C1FFC"/>
    <w:rsid w:val="3C105D24"/>
    <w:rsid w:val="3C47151F"/>
    <w:rsid w:val="3C4D13F4"/>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98345E"/>
    <w:rsid w:val="41A76336"/>
    <w:rsid w:val="41D87215"/>
    <w:rsid w:val="41E50CD2"/>
    <w:rsid w:val="41F54B32"/>
    <w:rsid w:val="41F9568D"/>
    <w:rsid w:val="41FB1E5B"/>
    <w:rsid w:val="422F0466"/>
    <w:rsid w:val="42636D3C"/>
    <w:rsid w:val="42657722"/>
    <w:rsid w:val="42686584"/>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40D2DDA"/>
    <w:rsid w:val="441207DF"/>
    <w:rsid w:val="44186AE6"/>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F2C5A"/>
    <w:rsid w:val="461138CE"/>
    <w:rsid w:val="46156CAC"/>
    <w:rsid w:val="461B1DF0"/>
    <w:rsid w:val="462C434A"/>
    <w:rsid w:val="46411E9C"/>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606F74"/>
    <w:rsid w:val="47713353"/>
    <w:rsid w:val="47802960"/>
    <w:rsid w:val="478D3ED9"/>
    <w:rsid w:val="479F1DAC"/>
    <w:rsid w:val="47A2287A"/>
    <w:rsid w:val="47B2144A"/>
    <w:rsid w:val="47B27621"/>
    <w:rsid w:val="47D604EF"/>
    <w:rsid w:val="47E31457"/>
    <w:rsid w:val="47E94C70"/>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8F2152"/>
    <w:rsid w:val="5498028B"/>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345BB4"/>
    <w:rsid w:val="5F3A7AAA"/>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5D78BF"/>
    <w:rsid w:val="636021E7"/>
    <w:rsid w:val="6371294A"/>
    <w:rsid w:val="637C2779"/>
    <w:rsid w:val="637C4874"/>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441CF"/>
    <w:rsid w:val="649E3CEB"/>
    <w:rsid w:val="64BC4C3C"/>
    <w:rsid w:val="64CD7AD7"/>
    <w:rsid w:val="64CE5D4B"/>
    <w:rsid w:val="64D7049A"/>
    <w:rsid w:val="64E57B6C"/>
    <w:rsid w:val="650A312E"/>
    <w:rsid w:val="650A498B"/>
    <w:rsid w:val="65221DB3"/>
    <w:rsid w:val="65256001"/>
    <w:rsid w:val="65260EBE"/>
    <w:rsid w:val="65281EEF"/>
    <w:rsid w:val="652F0DE7"/>
    <w:rsid w:val="653568AB"/>
    <w:rsid w:val="653B1267"/>
    <w:rsid w:val="65464648"/>
    <w:rsid w:val="6548459E"/>
    <w:rsid w:val="65647870"/>
    <w:rsid w:val="6568653E"/>
    <w:rsid w:val="656F714D"/>
    <w:rsid w:val="658738E3"/>
    <w:rsid w:val="658928D2"/>
    <w:rsid w:val="659778C0"/>
    <w:rsid w:val="65AD3559"/>
    <w:rsid w:val="65B35350"/>
    <w:rsid w:val="65B80CF6"/>
    <w:rsid w:val="65C14BBC"/>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93D5526"/>
    <w:rsid w:val="69596917"/>
    <w:rsid w:val="696B12B8"/>
    <w:rsid w:val="697D677D"/>
    <w:rsid w:val="69930822"/>
    <w:rsid w:val="69967EA7"/>
    <w:rsid w:val="69A00505"/>
    <w:rsid w:val="69A95305"/>
    <w:rsid w:val="69C11765"/>
    <w:rsid w:val="69CF7451"/>
    <w:rsid w:val="69DB054B"/>
    <w:rsid w:val="69F15020"/>
    <w:rsid w:val="69F85C4B"/>
    <w:rsid w:val="6A0750B7"/>
    <w:rsid w:val="6A7D1A7F"/>
    <w:rsid w:val="6A85670F"/>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769BF"/>
    <w:rsid w:val="794568C4"/>
    <w:rsid w:val="79515BE4"/>
    <w:rsid w:val="7953580E"/>
    <w:rsid w:val="795367FA"/>
    <w:rsid w:val="79587293"/>
    <w:rsid w:val="79714826"/>
    <w:rsid w:val="79800E29"/>
    <w:rsid w:val="79937505"/>
    <w:rsid w:val="79B8414E"/>
    <w:rsid w:val="79C72D33"/>
    <w:rsid w:val="79CB0C87"/>
    <w:rsid w:val="79CC1719"/>
    <w:rsid w:val="79DF77A6"/>
    <w:rsid w:val="79E9735F"/>
    <w:rsid w:val="79FB01BF"/>
    <w:rsid w:val="79FD6D60"/>
    <w:rsid w:val="7A095052"/>
    <w:rsid w:val="7A1473FC"/>
    <w:rsid w:val="7A2C3E10"/>
    <w:rsid w:val="7A36759B"/>
    <w:rsid w:val="7A4874F5"/>
    <w:rsid w:val="7A533670"/>
    <w:rsid w:val="7A5B32C2"/>
    <w:rsid w:val="7A6C3613"/>
    <w:rsid w:val="7A7A2897"/>
    <w:rsid w:val="7A7C4677"/>
    <w:rsid w:val="7A7E03EF"/>
    <w:rsid w:val="7A7E184E"/>
    <w:rsid w:val="7A7F229F"/>
    <w:rsid w:val="7A9B361D"/>
    <w:rsid w:val="7A9F0AAA"/>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E111C"/>
    <w:rsid w:val="7D284642"/>
    <w:rsid w:val="7D2B7F21"/>
    <w:rsid w:val="7D30582A"/>
    <w:rsid w:val="7D3923AB"/>
    <w:rsid w:val="7D3B6123"/>
    <w:rsid w:val="7D4A1A76"/>
    <w:rsid w:val="7D4D518C"/>
    <w:rsid w:val="7D554DC6"/>
    <w:rsid w:val="7D5A06EC"/>
    <w:rsid w:val="7D5B0573"/>
    <w:rsid w:val="7D5F7947"/>
    <w:rsid w:val="7D6864A0"/>
    <w:rsid w:val="7D687A27"/>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229597"/>
  <w15:docId w15:val="{D004233F-28AC-4E4A-9DE5-BED4665A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Pr>
      <w:kern w:val="2"/>
      <w:sz w:val="24"/>
      <w:szCs w:val="24"/>
      <w:lang w:val="en-US"/>
    </w:rPr>
  </w:style>
  <w:style w:type="paragraph" w:styleId="ListParagraph">
    <w:name w:val="List Paragraph"/>
    <w:basedOn w:val="Normal"/>
    <w:uiPriority w:val="34"/>
    <w:qFormat/>
    <w:pPr>
      <w:ind w:firstLineChars="200" w:firstLine="420"/>
    </w:pPr>
  </w:style>
  <w:style w:type="paragraph" w:styleId="Revision">
    <w:name w:val="Revision"/>
    <w:hidden/>
    <w:uiPriority w:val="99"/>
    <w:unhideWhenUsed/>
    <w:rsid w:val="00050134"/>
    <w:rPr>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qcc.com/firm/30073d52cd64267467b21dab86349a27.html" TargetMode="External"/><Relationship Id="rId18" Type="http://schemas.openxmlformats.org/officeDocument/2006/relationships/hyperlink" Target="https://www.qcc.com/firm/31c882b165303a240a6ec862cbffeb19.html" TargetMode="External"/><Relationship Id="rId26" Type="http://schemas.openxmlformats.org/officeDocument/2006/relationships/hyperlink" Target="https://www.qcc.com/firm/c909418780bf15e6e638af549819d210.html" TargetMode="External"/><Relationship Id="rId3" Type="http://schemas.openxmlformats.org/officeDocument/2006/relationships/settings" Target="settings.xml"/><Relationship Id="rId21" Type="http://schemas.openxmlformats.org/officeDocument/2006/relationships/hyperlink" Target="https://www.qcc.com/firm/28e7f0754ac9f6ceed586800dc26bba0.html" TargetMode="External"/><Relationship Id="rId34" Type="http://schemas.microsoft.com/office/2011/relationships/people" Target="peop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qcc.com/firm/c01af3d4ae8fddf81625a0d8247ee045.html" TargetMode="External"/><Relationship Id="rId25" Type="http://schemas.openxmlformats.org/officeDocument/2006/relationships/hyperlink" Target="https://www.qcc.com/firm/89e658329dfda0584e57b1756afd6d52.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qcc.com/firm/5b155cdc78309cd6d3e261db4577992e.html" TargetMode="External"/><Relationship Id="rId20" Type="http://schemas.openxmlformats.org/officeDocument/2006/relationships/hyperlink" Target="https://www.qcc.com/firm/86025b4ddb0c97669c12c218902e55c0.html"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qcc.com/firm/da01ada4e7e09add2570605a9f9d1a82.html" TargetMode="Externa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www.qcc.com/firm/451ba26fb685b7c2c18f74627c03a835.html" TargetMode="External"/><Relationship Id="rId23" Type="http://schemas.openxmlformats.org/officeDocument/2006/relationships/hyperlink" Target="https://www.qcc.com/firm/c1af536b8caaec334fea8b0ead94ccb3.html" TargetMode="External"/><Relationship Id="rId28" Type="http://schemas.openxmlformats.org/officeDocument/2006/relationships/hyperlink" Target="https://www.qcc.com/firm/30073d52cd64267467b21dab86349a27.html" TargetMode="External"/><Relationship Id="rId10" Type="http://schemas.openxmlformats.org/officeDocument/2006/relationships/footer" Target="footer2.xml"/><Relationship Id="rId19" Type="http://schemas.openxmlformats.org/officeDocument/2006/relationships/hyperlink" Target="https://www.qcc.com/firm/2ed9b81fee6a8799add72f8ef2e156cb.html"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qcc.com/firm/f59895347cd91a6938deb5c8d7ed8f22.html" TargetMode="External"/><Relationship Id="rId27" Type="http://schemas.openxmlformats.org/officeDocument/2006/relationships/hyperlink" Target="https://www.qcc.com/firm/d144577077ae18275db35178ba6610e4.html" TargetMode="External"/><Relationship Id="rId30" Type="http://schemas.openxmlformats.org/officeDocument/2006/relationships/hyperlink" Target="https://114.80.154.45/EquitySalesF9Web/F9/NewsAndFilings/CompanyBulletin.html?lan=cn&amp;Remarks=smartreader&amp;WindCode=000586.SZ&amp;stockname=%E6%B1%87%E6%BA%90%E9%80%9A%E4%BF%A1" TargetMode="Externa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56</Pages>
  <Words>5282</Words>
  <Characters>30114</Characters>
  <Application>Microsoft Office Word</Application>
  <DocSecurity>0</DocSecurity>
  <Lines>250</Lines>
  <Paragraphs>70</Paragraphs>
  <ScaleCrop>false</ScaleCrop>
  <Company/>
  <LinksUpToDate>false</LinksUpToDate>
  <CharactersWithSpaces>35326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15</cp:revision>
  <cp:lastPrinted>2021-11-12T07:44:00Z</cp:lastPrinted>
  <dcterms:created xsi:type="dcterms:W3CDTF">2013-08-29T08:15:00Z</dcterms:created>
  <dcterms:modified xsi:type="dcterms:W3CDTF">2025-11-15T23:52:00Z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