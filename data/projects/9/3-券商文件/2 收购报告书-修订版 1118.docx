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30ABE" w14:textId="77777777" w:rsidR="00C50114" w:rsidRDefault="00000000">
      <w:pPr>
        <w:spacing w:before="156" w:after="156"/>
        <w:jc w:val="center"/>
        <w:rPr>
          <w:rStyle w:val="GChar"/>
        </w:rPr>
      </w:pPr>
      <w:bookmarkStart w:id="0" w:name="_Toc87458513"/>
      <w:bookmarkStart w:id="1" w:name="_Toc46436146"/>
      <w:bookmarkStart w:id="2" w:name="_Toc46376142"/>
      <w:bookmarkStart w:id="3" w:name="_Toc22588"/>
      <w:bookmarkStart w:id="4" w:name="_Toc25755"/>
      <w:bookmarkStart w:id="5" w:name="_Toc8824"/>
      <w:bookmarkStart w:id="6" w:name="_Toc20762"/>
      <w:bookmarkStart w:id="7" w:name="_Toc28974"/>
      <w:bookmarkStart w:id="8" w:name="_Toc25453"/>
      <w:bookmarkStart w:id="9" w:name="_Toc5011"/>
      <w:bookmarkStart w:id="10" w:name="_Toc31414"/>
      <w:bookmarkStart w:id="11" w:name="_Toc8845"/>
      <w:bookmarkStart w:id="12" w:name="_Toc14530"/>
      <w:bookmarkStart w:id="13" w:name="_Toc23177"/>
      <w:r>
        <w:rPr>
          <w:rStyle w:val="GChar"/>
          <w:rFonts w:hint="eastAsia"/>
        </w:rPr>
        <w:t>四川汇源光通信股份有限公司</w:t>
      </w:r>
      <w:r>
        <w:rPr>
          <w:rStyle w:val="GChar"/>
        </w:rPr>
        <w:br/>
      </w:r>
      <w:bookmarkEnd w:id="0"/>
      <w:bookmarkEnd w:id="1"/>
      <w:bookmarkEnd w:id="2"/>
      <w:r>
        <w:rPr>
          <w:rStyle w:val="GChar"/>
          <w:rFonts w:hint="eastAsia"/>
        </w:rPr>
        <w:t>收购报告书</w:t>
      </w:r>
    </w:p>
    <w:bookmarkEnd w:id="3"/>
    <w:bookmarkEnd w:id="4"/>
    <w:bookmarkEnd w:id="5"/>
    <w:bookmarkEnd w:id="6"/>
    <w:bookmarkEnd w:id="7"/>
    <w:bookmarkEnd w:id="8"/>
    <w:bookmarkEnd w:id="9"/>
    <w:bookmarkEnd w:id="10"/>
    <w:bookmarkEnd w:id="11"/>
    <w:bookmarkEnd w:id="12"/>
    <w:bookmarkEnd w:id="13"/>
    <w:p w14:paraId="73AFFE3A" w14:textId="77777777" w:rsidR="00C50114" w:rsidRDefault="00C50114">
      <w:pPr>
        <w:pStyle w:val="G"/>
        <w:spacing w:before="156" w:after="156"/>
        <w:ind w:firstLine="480"/>
        <w:jc w:val="both"/>
      </w:pPr>
    </w:p>
    <w:p w14:paraId="41B8E3CB" w14:textId="77777777" w:rsidR="00C50114" w:rsidRDefault="00000000">
      <w:pPr>
        <w:pStyle w:val="G"/>
        <w:spacing w:before="156" w:after="156"/>
        <w:ind w:firstLine="480"/>
        <w:jc w:val="both"/>
      </w:pPr>
      <w:r>
        <w:rPr>
          <w:rFonts w:hint="eastAsia"/>
        </w:rPr>
        <w:t>上市公司名称：四川汇源光通信股份有限公司</w:t>
      </w:r>
    </w:p>
    <w:p w14:paraId="6D07ABCC" w14:textId="77777777" w:rsidR="00C50114" w:rsidRDefault="00000000">
      <w:pPr>
        <w:pStyle w:val="G"/>
        <w:spacing w:before="156" w:after="156"/>
        <w:ind w:firstLine="480"/>
        <w:jc w:val="both"/>
      </w:pPr>
      <w:r>
        <w:rPr>
          <w:rFonts w:hint="eastAsia"/>
        </w:rPr>
        <w:t>股票上市地点：深圳证券交易所</w:t>
      </w:r>
    </w:p>
    <w:p w14:paraId="5A56B522" w14:textId="77777777" w:rsidR="00C50114" w:rsidRDefault="00000000">
      <w:pPr>
        <w:pStyle w:val="G"/>
        <w:spacing w:before="156" w:after="156"/>
        <w:ind w:firstLine="480"/>
        <w:jc w:val="both"/>
      </w:pPr>
      <w:r>
        <w:rPr>
          <w:rFonts w:hint="eastAsia"/>
        </w:rPr>
        <w:t>股票简称（</w:t>
      </w:r>
      <w:r>
        <w:t>A</w:t>
      </w:r>
      <w:r>
        <w:t>股</w:t>
      </w:r>
      <w:r>
        <w:rPr>
          <w:rFonts w:hint="eastAsia"/>
        </w:rPr>
        <w:t>）：汇源通信</w:t>
      </w:r>
    </w:p>
    <w:p w14:paraId="4B6FB523" w14:textId="77777777" w:rsidR="00C50114" w:rsidRDefault="00000000">
      <w:pPr>
        <w:pStyle w:val="G"/>
        <w:spacing w:before="156" w:after="156"/>
        <w:ind w:firstLine="480"/>
        <w:jc w:val="both"/>
      </w:pPr>
      <w:r>
        <w:rPr>
          <w:rFonts w:hint="eastAsia"/>
        </w:rPr>
        <w:t>股票代码（</w:t>
      </w:r>
      <w:r>
        <w:t>A</w:t>
      </w:r>
      <w:r>
        <w:t>股</w:t>
      </w:r>
      <w:r>
        <w:rPr>
          <w:rFonts w:hint="eastAsia"/>
        </w:rPr>
        <w:t>）：</w:t>
      </w:r>
      <w:r>
        <w:rPr>
          <w:rFonts w:hint="eastAsia"/>
        </w:rPr>
        <w:t>000586.SZ</w:t>
      </w:r>
    </w:p>
    <w:p w14:paraId="1784ED1D" w14:textId="77777777" w:rsidR="00C50114" w:rsidRDefault="00C50114">
      <w:pPr>
        <w:pStyle w:val="G"/>
        <w:spacing w:before="156" w:after="156"/>
        <w:ind w:firstLine="480"/>
        <w:jc w:val="both"/>
      </w:pPr>
    </w:p>
    <w:p w14:paraId="61892C81" w14:textId="77777777" w:rsidR="00C50114" w:rsidRDefault="00000000">
      <w:pPr>
        <w:pStyle w:val="G"/>
        <w:spacing w:before="156" w:after="156"/>
        <w:ind w:firstLine="480"/>
        <w:jc w:val="both"/>
      </w:pPr>
      <w:r>
        <w:rPr>
          <w:rFonts w:hint="eastAsia"/>
        </w:rPr>
        <w:t>收购人名称：合肥鼎耘科技产业发展合伙企业（有限合伙）</w:t>
      </w:r>
    </w:p>
    <w:p w14:paraId="667D28D4" w14:textId="77777777" w:rsidR="00C50114" w:rsidRDefault="00000000">
      <w:pPr>
        <w:pStyle w:val="G"/>
        <w:spacing w:before="156" w:after="156"/>
        <w:ind w:firstLine="480"/>
        <w:jc w:val="both"/>
      </w:pPr>
      <w:r>
        <w:rPr>
          <w:rFonts w:hint="eastAsia"/>
        </w:rPr>
        <w:t>住所</w:t>
      </w:r>
      <w:r>
        <w:rPr>
          <w:rFonts w:hint="eastAsia"/>
        </w:rPr>
        <w:t>/</w:t>
      </w:r>
      <w:r>
        <w:rPr>
          <w:rFonts w:hint="eastAsia"/>
        </w:rPr>
        <w:t>通讯地址：安徽省合肥市长丰县双凤经济开发区梅冲湖路双凤智谷科技园</w:t>
      </w:r>
      <w:r>
        <w:rPr>
          <w:rFonts w:hint="eastAsia"/>
        </w:rPr>
        <w:t>B</w:t>
      </w:r>
      <w:r>
        <w:rPr>
          <w:rFonts w:hint="eastAsia"/>
        </w:rPr>
        <w:t>座</w:t>
      </w:r>
      <w:r>
        <w:rPr>
          <w:rFonts w:hint="eastAsia"/>
        </w:rPr>
        <w:t>6</w:t>
      </w:r>
      <w:r>
        <w:rPr>
          <w:rFonts w:hint="eastAsia"/>
        </w:rPr>
        <w:t>楼</w:t>
      </w:r>
    </w:p>
    <w:p w14:paraId="6A94304B" w14:textId="77777777" w:rsidR="00C50114" w:rsidRDefault="00C50114">
      <w:pPr>
        <w:pStyle w:val="G"/>
        <w:spacing w:before="156" w:after="156"/>
        <w:ind w:firstLine="480"/>
        <w:jc w:val="both"/>
      </w:pPr>
    </w:p>
    <w:p w14:paraId="520DA0EF" w14:textId="77777777" w:rsidR="00C50114" w:rsidRDefault="00000000">
      <w:pPr>
        <w:pStyle w:val="G"/>
        <w:spacing w:before="156" w:after="156"/>
        <w:ind w:firstLine="480"/>
        <w:jc w:val="both"/>
      </w:pPr>
      <w:r>
        <w:rPr>
          <w:rFonts w:hint="eastAsia"/>
        </w:rPr>
        <w:t>一致行动人名称：北京鼎耘科技发展有限公司</w:t>
      </w:r>
    </w:p>
    <w:p w14:paraId="6FE3DC0B" w14:textId="77777777" w:rsidR="00C50114" w:rsidRDefault="00000000">
      <w:pPr>
        <w:pStyle w:val="G"/>
        <w:spacing w:before="156" w:after="156"/>
        <w:ind w:firstLine="480"/>
        <w:jc w:val="both"/>
      </w:pPr>
      <w:r>
        <w:rPr>
          <w:rFonts w:hint="eastAsia"/>
        </w:rPr>
        <w:t>住所</w:t>
      </w:r>
      <w:r>
        <w:rPr>
          <w:rFonts w:hint="eastAsia"/>
        </w:rPr>
        <w:t>/</w:t>
      </w:r>
      <w:r>
        <w:rPr>
          <w:rFonts w:hint="eastAsia"/>
        </w:rPr>
        <w:t>通讯地址：北京市东城区灯市口大街</w:t>
      </w:r>
      <w:r>
        <w:rPr>
          <w:rFonts w:hint="eastAsia"/>
        </w:rPr>
        <w:t>33</w:t>
      </w:r>
      <w:r>
        <w:rPr>
          <w:rFonts w:hint="eastAsia"/>
        </w:rPr>
        <w:t>号</w:t>
      </w:r>
      <w:r>
        <w:rPr>
          <w:rFonts w:hint="eastAsia"/>
        </w:rPr>
        <w:t>3</w:t>
      </w:r>
      <w:r>
        <w:rPr>
          <w:rFonts w:hint="eastAsia"/>
        </w:rPr>
        <w:t>层</w:t>
      </w:r>
      <w:r>
        <w:rPr>
          <w:rFonts w:hint="eastAsia"/>
        </w:rPr>
        <w:t>308B-011</w:t>
      </w:r>
    </w:p>
    <w:p w14:paraId="137D8F6E" w14:textId="77777777" w:rsidR="00C50114" w:rsidRDefault="00C50114">
      <w:pPr>
        <w:pStyle w:val="G"/>
        <w:spacing w:before="156" w:after="156"/>
        <w:ind w:firstLine="480"/>
        <w:jc w:val="both"/>
      </w:pPr>
    </w:p>
    <w:p w14:paraId="52F424FC" w14:textId="77777777" w:rsidR="00C50114" w:rsidRDefault="00000000">
      <w:pPr>
        <w:pStyle w:val="G"/>
        <w:spacing w:before="156" w:after="156"/>
        <w:ind w:firstLine="480"/>
        <w:jc w:val="both"/>
      </w:pPr>
      <w:r>
        <w:rPr>
          <w:rFonts w:hint="eastAsia"/>
        </w:rPr>
        <w:t>股份收购性质：股份增加</w:t>
      </w:r>
    </w:p>
    <w:p w14:paraId="7B3BAFF5" w14:textId="77777777" w:rsidR="00C50114" w:rsidRDefault="00C50114">
      <w:pPr>
        <w:pStyle w:val="G"/>
        <w:spacing w:before="156" w:after="156"/>
        <w:ind w:firstLine="480"/>
        <w:jc w:val="both"/>
      </w:pPr>
    </w:p>
    <w:p w14:paraId="3BDA5718" w14:textId="77777777" w:rsidR="00C50114" w:rsidRDefault="00000000">
      <w:pPr>
        <w:pStyle w:val="G"/>
        <w:spacing w:before="156" w:after="156"/>
        <w:ind w:firstLine="480"/>
        <w:jc w:val="both"/>
      </w:pPr>
      <w:r>
        <w:tab/>
      </w:r>
    </w:p>
    <w:p w14:paraId="424C0EC2" w14:textId="77777777" w:rsidR="00C50114" w:rsidRDefault="00000000">
      <w:pPr>
        <w:pStyle w:val="G"/>
        <w:spacing w:before="156" w:after="156"/>
        <w:ind w:firstLineChars="0" w:firstLine="0"/>
        <w:jc w:val="center"/>
      </w:pPr>
      <w:r>
        <w:rPr>
          <w:rFonts w:hint="eastAsia"/>
        </w:rPr>
        <w:t>签署日期：</w:t>
      </w:r>
      <w:r>
        <w:rPr>
          <w:rFonts w:hint="eastAsia"/>
        </w:rPr>
        <w:t>2</w:t>
      </w:r>
      <w:r>
        <w:t>02</w:t>
      </w:r>
      <w:r>
        <w:rPr>
          <w:rFonts w:hint="eastAsia"/>
        </w:rPr>
        <w:t>5</w:t>
      </w:r>
      <w:r>
        <w:rPr>
          <w:rFonts w:hint="eastAsia"/>
        </w:rPr>
        <w:t>年</w:t>
      </w:r>
      <w:r>
        <w:rPr>
          <w:rFonts w:hint="eastAsia"/>
        </w:rPr>
        <w:t>11</w:t>
      </w:r>
      <w:r>
        <w:rPr>
          <w:rFonts w:hint="eastAsia"/>
        </w:rPr>
        <w:t>月</w:t>
      </w:r>
    </w:p>
    <w:p w14:paraId="7ADEF68C" w14:textId="77777777" w:rsidR="00C50114" w:rsidRDefault="00C50114">
      <w:pPr>
        <w:pStyle w:val="G4"/>
        <w:spacing w:before="234" w:after="234"/>
        <w:jc w:val="center"/>
        <w:sectPr w:rsidR="00C5011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bookmarkStart w:id="14" w:name="_Toc47385663"/>
      <w:bookmarkStart w:id="15" w:name="_Toc46376143"/>
      <w:bookmarkStart w:id="16" w:name="_Toc46436147"/>
      <w:bookmarkStart w:id="17" w:name="_Toc18897"/>
      <w:bookmarkStart w:id="18" w:name="_Toc47346262"/>
    </w:p>
    <w:p w14:paraId="56A56367" w14:textId="77777777" w:rsidR="00C50114" w:rsidRDefault="00000000">
      <w:pPr>
        <w:pStyle w:val="G4"/>
        <w:spacing w:before="234" w:after="234"/>
        <w:jc w:val="center"/>
      </w:pPr>
      <w:bookmarkStart w:id="19" w:name="_Toc30814"/>
      <w:bookmarkStart w:id="20" w:name="_Toc2724"/>
      <w:bookmarkStart w:id="21" w:name="_Toc87458514"/>
      <w:bookmarkStart w:id="22" w:name="_Toc10538"/>
      <w:bookmarkStart w:id="23" w:name="_Toc13702"/>
      <w:bookmarkStart w:id="24" w:name="_Toc13479"/>
      <w:bookmarkStart w:id="25" w:name="_Toc3465"/>
      <w:bookmarkStart w:id="26" w:name="_Toc14217"/>
      <w:bookmarkStart w:id="27" w:name="_Toc15785"/>
      <w:bookmarkStart w:id="28" w:name="_Toc1511"/>
      <w:bookmarkStart w:id="29" w:name="_Toc2403"/>
      <w:r>
        <w:rPr>
          <w:rFonts w:hint="eastAsia"/>
        </w:rPr>
        <w:lastRenderedPageBreak/>
        <w:t>声明</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21E33AB7" w14:textId="77777777" w:rsidR="00C50114" w:rsidRDefault="00000000">
      <w:pPr>
        <w:pStyle w:val="G"/>
        <w:spacing w:before="156" w:after="156"/>
        <w:ind w:firstLine="480"/>
        <w:jc w:val="both"/>
      </w:pPr>
      <w:r>
        <w:rPr>
          <w:rFonts w:hint="eastAsia"/>
        </w:rPr>
        <w:t>一、本报告书依据《中华人民共和国公司法》《中华人民共和国证券法》《上市公司收购管理办法》《公开发行证券的公司信息披露内容与格式准则第</w:t>
      </w:r>
      <w:r>
        <w:rPr>
          <w:rFonts w:hint="eastAsia"/>
        </w:rPr>
        <w:t>16</w:t>
      </w:r>
      <w:r>
        <w:rPr>
          <w:rFonts w:hint="eastAsia"/>
        </w:rPr>
        <w:t>号——上市公司收购报告书》及相关法律、法规和部门规章的有关规定编制。</w:t>
      </w:r>
    </w:p>
    <w:p w14:paraId="25503F38" w14:textId="77777777" w:rsidR="00C50114" w:rsidRDefault="00000000">
      <w:pPr>
        <w:pStyle w:val="G"/>
        <w:spacing w:before="156" w:after="156"/>
        <w:ind w:firstLine="480"/>
        <w:jc w:val="both"/>
      </w:pPr>
      <w:r>
        <w:rPr>
          <w:rFonts w:hint="eastAsia"/>
        </w:rPr>
        <w:t>二、依据《中华人民共和国证券法》《上市公司收购管理办法》《公开发行证券的公司信息披露内容与格式准则第</w:t>
      </w:r>
      <w:r>
        <w:rPr>
          <w:rFonts w:hint="eastAsia"/>
        </w:rPr>
        <w:t>16</w:t>
      </w:r>
      <w:r>
        <w:rPr>
          <w:rFonts w:hint="eastAsia"/>
        </w:rPr>
        <w:t>号——上市公司收购报告书》的规定，本报告书已全面披露了收购人及其一致行动人在上市公司中拥有权益的</w:t>
      </w:r>
      <w:r>
        <w:t>股份</w:t>
      </w:r>
      <w:r>
        <w:rPr>
          <w:rFonts w:hint="eastAsia"/>
        </w:rPr>
        <w:t>。</w:t>
      </w:r>
    </w:p>
    <w:p w14:paraId="12961ECA" w14:textId="77777777" w:rsidR="00C50114" w:rsidRDefault="00000000">
      <w:pPr>
        <w:pStyle w:val="G"/>
        <w:spacing w:before="156" w:after="156"/>
        <w:ind w:firstLine="480"/>
        <w:jc w:val="both"/>
      </w:pPr>
      <w:r>
        <w:rPr>
          <w:rFonts w:hint="eastAsia"/>
        </w:rPr>
        <w:t>截至本报告书签署日，除本报告书披露的信息外，收购人及其一致行动人没有通过任何其他方式在上市公司拥有权益。</w:t>
      </w:r>
    </w:p>
    <w:p w14:paraId="2427DDE3" w14:textId="77777777" w:rsidR="00C50114" w:rsidRDefault="00000000">
      <w:pPr>
        <w:pStyle w:val="G"/>
        <w:spacing w:before="156" w:after="156"/>
        <w:ind w:firstLine="480"/>
        <w:jc w:val="both"/>
      </w:pPr>
      <w:r>
        <w:rPr>
          <w:rFonts w:hint="eastAsia"/>
        </w:rPr>
        <w:t>三、收购人及其一致行动人签署本报告书已获得必要的授权和批准，其履行亦不违反其合伙协议、公司章程或内部规则中的任何条款，或与之相冲突。</w:t>
      </w:r>
    </w:p>
    <w:p w14:paraId="28781147" w14:textId="77777777" w:rsidR="00C50114" w:rsidRDefault="00000000">
      <w:pPr>
        <w:pStyle w:val="G"/>
        <w:spacing w:before="156" w:after="156"/>
        <w:ind w:firstLine="480"/>
        <w:jc w:val="both"/>
      </w:pPr>
      <w:r>
        <w:rPr>
          <w:rFonts w:hint="eastAsia"/>
        </w:rPr>
        <w:t>四、本次收购方式为收购方认购上市公司向特定对象发行的股票，取得对上市公司的控制权。按照发行股份数量上限计算，本次发行完成后，收购人鼎耘产业将直接持有上市公司不超过</w:t>
      </w:r>
      <w:del w:id="30" w:author="猫猫" w:date="2025-11-18T11:32:00Z">
        <w:r>
          <w:rPr>
            <w:rFonts w:hint="eastAsia"/>
          </w:rPr>
          <w:delText>58,032,000</w:delText>
        </w:r>
      </w:del>
      <w:ins w:id="31" w:author="猫猫" w:date="2025-11-18T11:32:00Z">
        <w:r>
          <w:rPr>
            <w:rFonts w:hint="eastAsia"/>
          </w:rPr>
          <w:t>53,649,956</w:t>
        </w:r>
      </w:ins>
      <w:r>
        <w:rPr>
          <w:rFonts w:hint="eastAsia"/>
        </w:rPr>
        <w:t>股（含）股票，占上市公司本次发行后总股本的比例为不超过</w:t>
      </w:r>
      <w:del w:id="32" w:author="猫猫" w:date="2025-11-18T11:32:00Z">
        <w:r>
          <w:rPr>
            <w:rFonts w:hint="eastAsia"/>
          </w:rPr>
          <w:delText>23.08</w:delText>
        </w:r>
      </w:del>
      <w:ins w:id="33" w:author="猫猫" w:date="2025-11-18T11:32:00Z">
        <w:r>
          <w:rPr>
            <w:rFonts w:hint="eastAsia"/>
          </w:rPr>
          <w:t>21.71</w:t>
        </w:r>
      </w:ins>
      <w:r>
        <w:rPr>
          <w:rFonts w:hint="eastAsia"/>
        </w:rPr>
        <w:t>%</w:t>
      </w:r>
      <w:r>
        <w:rPr>
          <w:rFonts w:hint="eastAsia"/>
        </w:rPr>
        <w:t>（含），与一致行动人鼎耘科技合计持有上市公司的股权比例预计超过</w:t>
      </w:r>
      <w:r>
        <w:rPr>
          <w:rFonts w:hint="eastAsia"/>
        </w:rPr>
        <w:t>30%</w:t>
      </w:r>
      <w:r>
        <w:rPr>
          <w:rFonts w:hint="eastAsia"/>
        </w:rPr>
        <w:t>，将触发对上市公司的要约收购义务。根据《收购办法》第六十三条第三款规定“有下列情形之一的，投资者可以免于发出要约：……（三）经上市公司股东会非关联股东批准，投资者取得上市公司向其发行的新股，导致其在该公司拥有权益的股份超过该公司已发行股份的</w:t>
      </w:r>
      <w:r>
        <w:rPr>
          <w:rFonts w:hint="eastAsia"/>
        </w:rPr>
        <w:t>30%</w:t>
      </w:r>
      <w:r>
        <w:rPr>
          <w:rFonts w:hint="eastAsia"/>
        </w:rPr>
        <w:t>，投资者承诺</w:t>
      </w:r>
      <w:r>
        <w:rPr>
          <w:rFonts w:hint="eastAsia"/>
        </w:rPr>
        <w:t>3</w:t>
      </w:r>
      <w:r>
        <w:rPr>
          <w:rFonts w:hint="eastAsia"/>
        </w:rPr>
        <w:t>年内不转让本次向其发行的新股，且公司股东会同意投资者免于发出要约。……”</w:t>
      </w:r>
    </w:p>
    <w:p w14:paraId="213B9308" w14:textId="77777777" w:rsidR="00C50114" w:rsidRDefault="00000000">
      <w:pPr>
        <w:pStyle w:val="G"/>
        <w:spacing w:before="156" w:after="156"/>
        <w:ind w:firstLine="480"/>
        <w:jc w:val="both"/>
      </w:pPr>
      <w:r>
        <w:rPr>
          <w:rFonts w:hint="eastAsia"/>
        </w:rPr>
        <w:t>收购人鼎耘产业已承诺所认购的本次发行的股票自发行结束之日起三十六个月内不进行转让。待公司股东会非关联股东批准后，可免于发出要约。</w:t>
      </w:r>
    </w:p>
    <w:p w14:paraId="05846344" w14:textId="77777777" w:rsidR="00C50114" w:rsidRDefault="00000000">
      <w:pPr>
        <w:pStyle w:val="G"/>
        <w:spacing w:before="156" w:after="156"/>
        <w:ind w:firstLine="480"/>
        <w:jc w:val="both"/>
      </w:pPr>
      <w:r>
        <w:rPr>
          <w:rFonts w:hint="eastAsia"/>
        </w:rPr>
        <w:t>五、截至本报告书签署之日，本次收购尚未生效，尚需履行《上市公司收购管理办法》规定的管理层收购相关程序、经上市公司股东会审议通过、深圳证券交易所审核通过并经中国证监会同意注册后方可进行。本次收购是否能通过相关部门审批及通过审批的时间存在一定的不确定性，提请投资者注意相关风险。</w:t>
      </w:r>
    </w:p>
    <w:p w14:paraId="42E0D483" w14:textId="77777777" w:rsidR="00C50114" w:rsidRDefault="00000000">
      <w:pPr>
        <w:pStyle w:val="G"/>
        <w:spacing w:before="156" w:after="156"/>
        <w:ind w:firstLine="480"/>
        <w:jc w:val="both"/>
      </w:pPr>
      <w:r>
        <w:rPr>
          <w:rFonts w:hint="eastAsia"/>
        </w:rPr>
        <w:lastRenderedPageBreak/>
        <w:t>六、本次收购是根据本报告书所载明的资料进行的。除收购人所聘请的专业机构外，没有委托或者授权任何其他人提供未在本报告书中列载的信息和对本报告书所做出任何解释或者说明。</w:t>
      </w:r>
    </w:p>
    <w:p w14:paraId="464570E5" w14:textId="77777777" w:rsidR="00C50114" w:rsidRDefault="00000000">
      <w:pPr>
        <w:pStyle w:val="G"/>
        <w:spacing w:before="156" w:after="156"/>
        <w:ind w:firstLine="480"/>
        <w:jc w:val="both"/>
      </w:pPr>
      <w:r>
        <w:rPr>
          <w:rFonts w:hint="eastAsia"/>
        </w:rPr>
        <w:t>七、收购人及其一致行动人承诺本报告书不存在虚假记载、误导性陈述或重大遗漏，并对其真实性、准确性、完整性承担个别和连带的法律责任。</w:t>
      </w:r>
    </w:p>
    <w:p w14:paraId="7108C9B8" w14:textId="77777777" w:rsidR="00C50114" w:rsidRDefault="00000000">
      <w:pPr>
        <w:pStyle w:val="G"/>
        <w:spacing w:before="156" w:after="156"/>
        <w:ind w:firstLine="480"/>
        <w:jc w:val="both"/>
      </w:pPr>
      <w:r>
        <w:br w:type="page"/>
      </w:r>
    </w:p>
    <w:p w14:paraId="792F9173" w14:textId="77777777" w:rsidR="00C50114" w:rsidRDefault="00000000">
      <w:pPr>
        <w:pStyle w:val="G2"/>
        <w:spacing w:before="312" w:after="312" w:line="240" w:lineRule="auto"/>
      </w:pPr>
      <w:bookmarkStart w:id="34" w:name="_Toc46376144"/>
      <w:bookmarkStart w:id="35" w:name="_Toc47385664"/>
      <w:bookmarkStart w:id="36" w:name="_Toc7603"/>
      <w:bookmarkStart w:id="37" w:name="_Toc46436148"/>
      <w:bookmarkStart w:id="38" w:name="_Toc47346263"/>
      <w:bookmarkStart w:id="39" w:name="_Toc7757"/>
      <w:bookmarkStart w:id="40" w:name="_Toc16445"/>
      <w:r>
        <w:rPr>
          <w:rStyle w:val="GChar"/>
          <w:b/>
        </w:rPr>
        <w:lastRenderedPageBreak/>
        <w:t>目录</w:t>
      </w:r>
      <w:bookmarkEnd w:id="34"/>
      <w:bookmarkEnd w:id="35"/>
      <w:bookmarkEnd w:id="36"/>
      <w:bookmarkEnd w:id="37"/>
      <w:bookmarkEnd w:id="38"/>
      <w:bookmarkEnd w:id="39"/>
      <w:bookmarkEnd w:id="40"/>
      <w:r>
        <w:fldChar w:fldCharType="begin"/>
      </w:r>
      <w:r>
        <w:instrText xml:space="preserve"> TOC \o "1-2" \h \z \u </w:instrText>
      </w:r>
      <w:r>
        <w:fldChar w:fldCharType="separate"/>
      </w:r>
    </w:p>
    <w:p w14:paraId="30EBE17D" w14:textId="77777777" w:rsidR="00C50114" w:rsidRDefault="00000000">
      <w:pPr>
        <w:pStyle w:val="TOC1"/>
        <w:tabs>
          <w:tab w:val="clear" w:pos="8296"/>
          <w:tab w:val="right" w:leader="dot" w:pos="8306"/>
        </w:tabs>
        <w:spacing w:after="156"/>
      </w:pPr>
      <w:hyperlink w:anchor="_Toc10338" w:history="1">
        <w:r>
          <w:rPr>
            <w:rFonts w:hint="eastAsia"/>
          </w:rPr>
          <w:t>释义</w:t>
        </w:r>
        <w:r>
          <w:tab/>
        </w:r>
        <w:r>
          <w:fldChar w:fldCharType="begin"/>
        </w:r>
        <w:r>
          <w:instrText xml:space="preserve"> PAGEREF _Toc10338 \h </w:instrText>
        </w:r>
        <w:r>
          <w:fldChar w:fldCharType="separate"/>
        </w:r>
        <w:r>
          <w:t>6</w:t>
        </w:r>
        <w:r>
          <w:fldChar w:fldCharType="end"/>
        </w:r>
      </w:hyperlink>
    </w:p>
    <w:p w14:paraId="643643DC" w14:textId="77777777" w:rsidR="00C50114" w:rsidRDefault="00000000">
      <w:pPr>
        <w:pStyle w:val="TOC1"/>
        <w:tabs>
          <w:tab w:val="clear" w:pos="8296"/>
          <w:tab w:val="right" w:leader="dot" w:pos="8306"/>
        </w:tabs>
        <w:spacing w:after="156"/>
      </w:pPr>
      <w:hyperlink w:anchor="_Toc19288" w:history="1">
        <w:r>
          <w:rPr>
            <w:rFonts w:hint="eastAsia"/>
          </w:rPr>
          <w:t>第一节</w:t>
        </w:r>
        <w:r>
          <w:t xml:space="preserve"> </w:t>
        </w:r>
        <w:r>
          <w:rPr>
            <w:rFonts w:hint="eastAsia"/>
          </w:rPr>
          <w:t>收购人及其一致行动人介绍</w:t>
        </w:r>
        <w:r>
          <w:tab/>
        </w:r>
        <w:r>
          <w:fldChar w:fldCharType="begin"/>
        </w:r>
        <w:r>
          <w:instrText xml:space="preserve"> PAGEREF _Toc19288 \h </w:instrText>
        </w:r>
        <w:r>
          <w:fldChar w:fldCharType="separate"/>
        </w:r>
        <w:r>
          <w:t>7</w:t>
        </w:r>
        <w:r>
          <w:fldChar w:fldCharType="end"/>
        </w:r>
      </w:hyperlink>
    </w:p>
    <w:p w14:paraId="10D64BC1" w14:textId="77777777" w:rsidR="00C50114" w:rsidRDefault="00000000">
      <w:pPr>
        <w:pStyle w:val="TOC2"/>
        <w:tabs>
          <w:tab w:val="right" w:leader="dot" w:pos="8306"/>
        </w:tabs>
        <w:spacing w:before="156" w:after="156"/>
        <w:ind w:left="480"/>
      </w:pPr>
      <w:hyperlink w:anchor="_Toc3011" w:history="1">
        <w:r>
          <w:rPr>
            <w:rFonts w:hint="eastAsia"/>
          </w:rPr>
          <w:t>一、收购人基本情况</w:t>
        </w:r>
        <w:r>
          <w:tab/>
        </w:r>
        <w:r>
          <w:fldChar w:fldCharType="begin"/>
        </w:r>
        <w:r>
          <w:instrText xml:space="preserve"> PAGEREF _Toc3011 \h </w:instrText>
        </w:r>
        <w:r>
          <w:fldChar w:fldCharType="separate"/>
        </w:r>
        <w:r>
          <w:t>7</w:t>
        </w:r>
        <w:r>
          <w:fldChar w:fldCharType="end"/>
        </w:r>
      </w:hyperlink>
    </w:p>
    <w:p w14:paraId="0824F61F" w14:textId="77777777" w:rsidR="00C50114" w:rsidRDefault="00000000">
      <w:pPr>
        <w:pStyle w:val="TOC2"/>
        <w:tabs>
          <w:tab w:val="right" w:leader="dot" w:pos="8306"/>
        </w:tabs>
        <w:spacing w:before="156" w:after="156"/>
        <w:ind w:left="480"/>
      </w:pPr>
      <w:hyperlink w:anchor="_Toc18381" w:history="1">
        <w:r>
          <w:rPr>
            <w:rFonts w:hint="eastAsia"/>
          </w:rPr>
          <w:t>二、一致行动人基本情况</w:t>
        </w:r>
        <w:r>
          <w:tab/>
        </w:r>
        <w:r>
          <w:fldChar w:fldCharType="begin"/>
        </w:r>
        <w:r>
          <w:instrText xml:space="preserve"> PAGEREF _Toc18381 \h </w:instrText>
        </w:r>
        <w:r>
          <w:fldChar w:fldCharType="separate"/>
        </w:r>
        <w:r>
          <w:t>11</w:t>
        </w:r>
        <w:r>
          <w:fldChar w:fldCharType="end"/>
        </w:r>
      </w:hyperlink>
    </w:p>
    <w:p w14:paraId="0D02AFEC" w14:textId="77777777" w:rsidR="00C50114" w:rsidRDefault="00000000">
      <w:pPr>
        <w:pStyle w:val="TOC2"/>
        <w:tabs>
          <w:tab w:val="right" w:leader="dot" w:pos="8306"/>
        </w:tabs>
        <w:spacing w:before="156" w:after="156"/>
        <w:ind w:left="480"/>
      </w:pPr>
      <w:r>
        <w:fldChar w:fldCharType="begin"/>
      </w:r>
      <w:r>
        <w:instrText xml:space="preserve"> HYPERLINK \l _Toc28735 </w:instrText>
      </w:r>
      <w:r>
        <w:fldChar w:fldCharType="separate"/>
      </w:r>
      <w:r>
        <w:rPr>
          <w:rFonts w:hint="eastAsia"/>
        </w:rPr>
        <w:t>三、收购人及一致行动人关系的说明</w:t>
      </w:r>
      <w:r>
        <w:tab/>
      </w:r>
      <w:r>
        <w:fldChar w:fldCharType="begin"/>
      </w:r>
      <w:r>
        <w:instrText xml:space="preserve"> PAGEREF _Toc28735 \h </w:instrText>
      </w:r>
      <w:r>
        <w:fldChar w:fldCharType="separate"/>
      </w:r>
      <w:del w:id="41" w:author="猫猫" w:date="2025-11-18T11:32:00Z">
        <w:r>
          <w:delText>16</w:delText>
        </w:r>
      </w:del>
      <w:ins w:id="42" w:author="猫猫" w:date="2025-11-18T11:32:00Z">
        <w:r>
          <w:t>17</w:t>
        </w:r>
      </w:ins>
      <w:r>
        <w:fldChar w:fldCharType="end"/>
      </w:r>
      <w:r>
        <w:fldChar w:fldCharType="end"/>
      </w:r>
    </w:p>
    <w:p w14:paraId="3B23AE1A" w14:textId="77777777" w:rsidR="00C50114" w:rsidRDefault="00000000">
      <w:pPr>
        <w:pStyle w:val="TOC1"/>
        <w:tabs>
          <w:tab w:val="clear" w:pos="8296"/>
          <w:tab w:val="right" w:leader="dot" w:pos="8306"/>
        </w:tabs>
        <w:spacing w:after="156"/>
      </w:pPr>
      <w:hyperlink w:anchor="_Toc9190" w:history="1">
        <w:r>
          <w:rPr>
            <w:rFonts w:hint="eastAsia"/>
          </w:rPr>
          <w:t>第二节</w:t>
        </w:r>
        <w:r>
          <w:t xml:space="preserve"> </w:t>
        </w:r>
        <w:r>
          <w:rPr>
            <w:rFonts w:hint="eastAsia"/>
          </w:rPr>
          <w:t>本次收购目的</w:t>
        </w:r>
        <w:r>
          <w:tab/>
        </w:r>
        <w:r>
          <w:fldChar w:fldCharType="begin"/>
        </w:r>
        <w:r>
          <w:instrText xml:space="preserve"> PAGEREF _Toc9190 \h </w:instrText>
        </w:r>
        <w:r>
          <w:fldChar w:fldCharType="separate"/>
        </w:r>
        <w:r>
          <w:t>18</w:t>
        </w:r>
        <w:r>
          <w:fldChar w:fldCharType="end"/>
        </w:r>
      </w:hyperlink>
    </w:p>
    <w:p w14:paraId="62DAEC37" w14:textId="77777777" w:rsidR="00C50114" w:rsidRDefault="00000000">
      <w:pPr>
        <w:pStyle w:val="TOC2"/>
        <w:tabs>
          <w:tab w:val="right" w:leader="dot" w:pos="8306"/>
        </w:tabs>
        <w:spacing w:before="156" w:after="156"/>
        <w:ind w:left="480"/>
      </w:pPr>
      <w:hyperlink w:anchor="_Toc31211" w:history="1">
        <w:r>
          <w:rPr>
            <w:rFonts w:hint="eastAsia"/>
          </w:rPr>
          <w:t>一、本次收购的目的</w:t>
        </w:r>
        <w:r>
          <w:tab/>
        </w:r>
        <w:r>
          <w:fldChar w:fldCharType="begin"/>
        </w:r>
        <w:r>
          <w:instrText xml:space="preserve"> PAGEREF _Toc31211 \h </w:instrText>
        </w:r>
        <w:r>
          <w:fldChar w:fldCharType="separate"/>
        </w:r>
        <w:r>
          <w:t>18</w:t>
        </w:r>
        <w:r>
          <w:fldChar w:fldCharType="end"/>
        </w:r>
      </w:hyperlink>
    </w:p>
    <w:p w14:paraId="03A4F2D8" w14:textId="77777777" w:rsidR="00C50114" w:rsidRDefault="00000000">
      <w:pPr>
        <w:pStyle w:val="TOC2"/>
        <w:tabs>
          <w:tab w:val="right" w:leader="dot" w:pos="8306"/>
        </w:tabs>
        <w:spacing w:before="156" w:after="156"/>
        <w:ind w:left="480"/>
      </w:pPr>
      <w:hyperlink w:anchor="_Toc32035" w:history="1">
        <w:r>
          <w:rPr>
            <w:rFonts w:hint="eastAsia"/>
          </w:rPr>
          <w:t>二、收购人及一致行动人在未来</w:t>
        </w:r>
        <w:r>
          <w:rPr>
            <w:rFonts w:hint="eastAsia"/>
          </w:rPr>
          <w:t>12</w:t>
        </w:r>
        <w:r>
          <w:rPr>
            <w:rFonts w:hint="eastAsia"/>
          </w:rPr>
          <w:t>个月内增持或处置上市公司股份的计划</w:t>
        </w:r>
        <w:r>
          <w:tab/>
        </w:r>
        <w:r>
          <w:fldChar w:fldCharType="begin"/>
        </w:r>
        <w:r>
          <w:instrText xml:space="preserve"> PAGEREF _Toc32035 \h </w:instrText>
        </w:r>
        <w:r>
          <w:fldChar w:fldCharType="separate"/>
        </w:r>
        <w:r>
          <w:t>18</w:t>
        </w:r>
        <w:r>
          <w:fldChar w:fldCharType="end"/>
        </w:r>
      </w:hyperlink>
    </w:p>
    <w:p w14:paraId="6A04FB6B" w14:textId="77777777" w:rsidR="00C50114" w:rsidRDefault="00000000">
      <w:pPr>
        <w:pStyle w:val="TOC2"/>
        <w:tabs>
          <w:tab w:val="right" w:leader="dot" w:pos="8306"/>
        </w:tabs>
        <w:spacing w:before="156" w:after="156"/>
        <w:ind w:left="480"/>
      </w:pPr>
      <w:hyperlink w:anchor="_Toc6934" w:history="1">
        <w:r>
          <w:rPr>
            <w:rFonts w:hint="eastAsia"/>
          </w:rPr>
          <w:t>三、本次收购的决策程序</w:t>
        </w:r>
        <w:r>
          <w:tab/>
        </w:r>
        <w:r>
          <w:fldChar w:fldCharType="begin"/>
        </w:r>
        <w:r>
          <w:instrText xml:space="preserve"> PAGEREF _Toc6934 \h </w:instrText>
        </w:r>
        <w:r>
          <w:fldChar w:fldCharType="separate"/>
        </w:r>
        <w:r>
          <w:t>19</w:t>
        </w:r>
        <w:r>
          <w:fldChar w:fldCharType="end"/>
        </w:r>
      </w:hyperlink>
    </w:p>
    <w:p w14:paraId="5C2E257D" w14:textId="77777777" w:rsidR="00C50114" w:rsidRDefault="00000000">
      <w:pPr>
        <w:pStyle w:val="TOC1"/>
        <w:tabs>
          <w:tab w:val="clear" w:pos="8296"/>
          <w:tab w:val="right" w:leader="dot" w:pos="8306"/>
        </w:tabs>
        <w:spacing w:after="156"/>
      </w:pPr>
      <w:hyperlink w:anchor="_Toc25629" w:history="1">
        <w:r>
          <w:rPr>
            <w:rFonts w:hint="eastAsia"/>
          </w:rPr>
          <w:t>第三节</w:t>
        </w:r>
        <w:r>
          <w:t xml:space="preserve"> </w:t>
        </w:r>
        <w:r>
          <w:rPr>
            <w:rFonts w:hint="eastAsia"/>
          </w:rPr>
          <w:t>收购方式</w:t>
        </w:r>
        <w:r>
          <w:tab/>
        </w:r>
        <w:r>
          <w:fldChar w:fldCharType="begin"/>
        </w:r>
        <w:r>
          <w:instrText xml:space="preserve"> PAGEREF _Toc25629 \h </w:instrText>
        </w:r>
        <w:r>
          <w:fldChar w:fldCharType="separate"/>
        </w:r>
        <w:r>
          <w:t>21</w:t>
        </w:r>
        <w:r>
          <w:fldChar w:fldCharType="end"/>
        </w:r>
      </w:hyperlink>
    </w:p>
    <w:p w14:paraId="716122A5" w14:textId="77777777" w:rsidR="00C50114" w:rsidRDefault="00000000">
      <w:pPr>
        <w:pStyle w:val="TOC2"/>
        <w:tabs>
          <w:tab w:val="right" w:leader="dot" w:pos="8306"/>
        </w:tabs>
        <w:spacing w:before="156" w:after="156"/>
        <w:ind w:left="480"/>
      </w:pPr>
      <w:hyperlink w:anchor="_Toc4951" w:history="1">
        <w:r>
          <w:rPr>
            <w:rFonts w:hint="eastAsia"/>
          </w:rPr>
          <w:t>一、本次收购前后收购人及一致行动人在上市公司中拥有的权益情况</w:t>
        </w:r>
        <w:r>
          <w:tab/>
        </w:r>
        <w:r>
          <w:fldChar w:fldCharType="begin"/>
        </w:r>
        <w:r>
          <w:instrText xml:space="preserve"> PAGEREF _Toc4951 \h </w:instrText>
        </w:r>
        <w:r>
          <w:fldChar w:fldCharType="separate"/>
        </w:r>
        <w:r>
          <w:t>21</w:t>
        </w:r>
        <w:r>
          <w:fldChar w:fldCharType="end"/>
        </w:r>
      </w:hyperlink>
    </w:p>
    <w:p w14:paraId="367B05E9" w14:textId="77777777" w:rsidR="00C50114" w:rsidRDefault="00000000">
      <w:pPr>
        <w:pStyle w:val="TOC2"/>
        <w:tabs>
          <w:tab w:val="right" w:leader="dot" w:pos="8306"/>
        </w:tabs>
        <w:spacing w:before="156" w:after="156"/>
        <w:ind w:left="480"/>
      </w:pPr>
      <w:hyperlink w:anchor="_Toc19945" w:history="1">
        <w:r>
          <w:rPr>
            <w:rFonts w:hint="eastAsia"/>
          </w:rPr>
          <w:t>二、本次收购涉及的交易协议有关情况</w:t>
        </w:r>
        <w:r>
          <w:tab/>
        </w:r>
        <w:r>
          <w:fldChar w:fldCharType="begin"/>
        </w:r>
        <w:r>
          <w:instrText xml:space="preserve"> PAGEREF _Toc19945 \h </w:instrText>
        </w:r>
        <w:r>
          <w:fldChar w:fldCharType="separate"/>
        </w:r>
        <w:r>
          <w:t>22</w:t>
        </w:r>
        <w:r>
          <w:fldChar w:fldCharType="end"/>
        </w:r>
      </w:hyperlink>
    </w:p>
    <w:p w14:paraId="289E79C3" w14:textId="77777777" w:rsidR="00C50114" w:rsidRDefault="00000000">
      <w:pPr>
        <w:pStyle w:val="TOC2"/>
        <w:tabs>
          <w:tab w:val="right" w:leader="dot" w:pos="8306"/>
        </w:tabs>
        <w:spacing w:before="156" w:after="156"/>
        <w:ind w:left="480"/>
      </w:pPr>
      <w:hyperlink w:anchor="_Toc20451" w:history="1">
        <w:r>
          <w:rPr>
            <w:rFonts w:hint="eastAsia"/>
          </w:rPr>
          <w:t>三、收购人拥有权益的上市公司股份存在权利限制的情况</w:t>
        </w:r>
        <w:r>
          <w:tab/>
        </w:r>
        <w:r>
          <w:fldChar w:fldCharType="begin"/>
        </w:r>
        <w:r>
          <w:instrText xml:space="preserve"> PAGEREF _Toc20451 \h </w:instrText>
        </w:r>
        <w:r>
          <w:fldChar w:fldCharType="separate"/>
        </w:r>
        <w:r>
          <w:t>26</w:t>
        </w:r>
        <w:r>
          <w:fldChar w:fldCharType="end"/>
        </w:r>
      </w:hyperlink>
    </w:p>
    <w:p w14:paraId="62B1F791" w14:textId="77777777" w:rsidR="00C50114" w:rsidRDefault="00000000">
      <w:pPr>
        <w:pStyle w:val="TOC2"/>
        <w:tabs>
          <w:tab w:val="right" w:leader="dot" w:pos="8306"/>
        </w:tabs>
        <w:spacing w:before="156" w:after="156"/>
        <w:ind w:left="480"/>
      </w:pPr>
      <w:hyperlink w:anchor="_Toc21907" w:history="1">
        <w:r>
          <w:rPr>
            <w:rFonts w:hint="eastAsia"/>
          </w:rPr>
          <w:t>四、关于管理层收购规定的说明</w:t>
        </w:r>
        <w:r>
          <w:tab/>
        </w:r>
        <w:r>
          <w:fldChar w:fldCharType="begin"/>
        </w:r>
        <w:r>
          <w:instrText xml:space="preserve"> PAGEREF _Toc21907 \h </w:instrText>
        </w:r>
        <w:r>
          <w:fldChar w:fldCharType="separate"/>
        </w:r>
        <w:r>
          <w:t>27</w:t>
        </w:r>
        <w:r>
          <w:fldChar w:fldCharType="end"/>
        </w:r>
      </w:hyperlink>
    </w:p>
    <w:p w14:paraId="60736BB0" w14:textId="77777777" w:rsidR="00C50114" w:rsidRDefault="00000000">
      <w:pPr>
        <w:pStyle w:val="TOC1"/>
        <w:tabs>
          <w:tab w:val="clear" w:pos="8296"/>
          <w:tab w:val="right" w:leader="dot" w:pos="8306"/>
        </w:tabs>
        <w:spacing w:after="156"/>
      </w:pPr>
      <w:hyperlink w:anchor="_Toc32665" w:history="1">
        <w:r>
          <w:rPr>
            <w:rFonts w:hint="eastAsia"/>
          </w:rPr>
          <w:t>第四节</w:t>
        </w:r>
        <w:r>
          <w:rPr>
            <w:rFonts w:hint="eastAsia"/>
          </w:rPr>
          <w:t xml:space="preserve"> </w:t>
        </w:r>
        <w:r>
          <w:rPr>
            <w:rFonts w:hint="eastAsia"/>
          </w:rPr>
          <w:t>资金来源</w:t>
        </w:r>
        <w:r>
          <w:tab/>
        </w:r>
        <w:r>
          <w:fldChar w:fldCharType="begin"/>
        </w:r>
        <w:r>
          <w:instrText xml:space="preserve"> PAGEREF _Toc32665 \h </w:instrText>
        </w:r>
        <w:r>
          <w:fldChar w:fldCharType="separate"/>
        </w:r>
        <w:r>
          <w:t>28</w:t>
        </w:r>
        <w:r>
          <w:fldChar w:fldCharType="end"/>
        </w:r>
      </w:hyperlink>
    </w:p>
    <w:p w14:paraId="46F71C00" w14:textId="77777777" w:rsidR="00C50114" w:rsidRDefault="00000000">
      <w:pPr>
        <w:pStyle w:val="TOC2"/>
        <w:tabs>
          <w:tab w:val="right" w:leader="dot" w:pos="8306"/>
        </w:tabs>
        <w:spacing w:before="156" w:after="156"/>
        <w:ind w:left="480"/>
      </w:pPr>
      <w:hyperlink w:anchor="_Toc30331" w:history="1">
        <w:r>
          <w:rPr>
            <w:rFonts w:hint="eastAsia"/>
          </w:rPr>
          <w:t>一、本次交易的资金总额</w:t>
        </w:r>
        <w:r>
          <w:tab/>
        </w:r>
        <w:r>
          <w:fldChar w:fldCharType="begin"/>
        </w:r>
        <w:r>
          <w:instrText xml:space="preserve"> PAGEREF _Toc30331 \h </w:instrText>
        </w:r>
        <w:r>
          <w:fldChar w:fldCharType="separate"/>
        </w:r>
        <w:r>
          <w:t>28</w:t>
        </w:r>
        <w:r>
          <w:fldChar w:fldCharType="end"/>
        </w:r>
      </w:hyperlink>
    </w:p>
    <w:p w14:paraId="10F9F668" w14:textId="77777777" w:rsidR="00C50114" w:rsidRDefault="00000000">
      <w:pPr>
        <w:pStyle w:val="TOC2"/>
        <w:tabs>
          <w:tab w:val="right" w:leader="dot" w:pos="8306"/>
        </w:tabs>
        <w:spacing w:before="156" w:after="156"/>
        <w:ind w:left="480"/>
      </w:pPr>
      <w:hyperlink w:anchor="_Toc102" w:history="1">
        <w:r>
          <w:rPr>
            <w:rFonts w:hint="eastAsia"/>
          </w:rPr>
          <w:t>二、本次交易的资金来源</w:t>
        </w:r>
        <w:r>
          <w:tab/>
        </w:r>
        <w:r>
          <w:fldChar w:fldCharType="begin"/>
        </w:r>
        <w:r>
          <w:instrText xml:space="preserve"> PAGEREF _Toc102 \h </w:instrText>
        </w:r>
        <w:r>
          <w:fldChar w:fldCharType="separate"/>
        </w:r>
        <w:r>
          <w:t>28</w:t>
        </w:r>
        <w:r>
          <w:fldChar w:fldCharType="end"/>
        </w:r>
      </w:hyperlink>
    </w:p>
    <w:p w14:paraId="606EB56B" w14:textId="77777777" w:rsidR="00C50114" w:rsidRDefault="00000000">
      <w:pPr>
        <w:pStyle w:val="TOC2"/>
        <w:tabs>
          <w:tab w:val="right" w:leader="dot" w:pos="8306"/>
        </w:tabs>
        <w:spacing w:before="156" w:after="156"/>
        <w:ind w:left="480"/>
      </w:pPr>
      <w:hyperlink w:anchor="_Toc28318" w:history="1">
        <w:r>
          <w:rPr>
            <w:rFonts w:hint="eastAsia"/>
          </w:rPr>
          <w:t>三、本次收购的支付方式</w:t>
        </w:r>
        <w:r>
          <w:tab/>
        </w:r>
        <w:r>
          <w:fldChar w:fldCharType="begin"/>
        </w:r>
        <w:r>
          <w:instrText xml:space="preserve"> PAGEREF _Toc28318 \h </w:instrText>
        </w:r>
        <w:r>
          <w:fldChar w:fldCharType="separate"/>
        </w:r>
        <w:r>
          <w:t>28</w:t>
        </w:r>
        <w:r>
          <w:fldChar w:fldCharType="end"/>
        </w:r>
      </w:hyperlink>
    </w:p>
    <w:p w14:paraId="1232A835" w14:textId="77777777" w:rsidR="00C50114" w:rsidRDefault="00000000">
      <w:pPr>
        <w:pStyle w:val="TOC1"/>
        <w:tabs>
          <w:tab w:val="clear" w:pos="8296"/>
          <w:tab w:val="right" w:leader="dot" w:pos="8306"/>
        </w:tabs>
        <w:spacing w:after="156"/>
      </w:pPr>
      <w:hyperlink w:anchor="_Toc14587" w:history="1">
        <w:r>
          <w:rPr>
            <w:rFonts w:hint="eastAsia"/>
          </w:rPr>
          <w:t>第五节</w:t>
        </w:r>
        <w:r>
          <w:rPr>
            <w:rFonts w:hint="eastAsia"/>
          </w:rPr>
          <w:t xml:space="preserve"> </w:t>
        </w:r>
        <w:r>
          <w:rPr>
            <w:rFonts w:hint="eastAsia"/>
          </w:rPr>
          <w:t>免于发出要约的情况说明</w:t>
        </w:r>
        <w:r>
          <w:tab/>
        </w:r>
        <w:r>
          <w:fldChar w:fldCharType="begin"/>
        </w:r>
        <w:r>
          <w:instrText xml:space="preserve"> PAGEREF _Toc14587 \h </w:instrText>
        </w:r>
        <w:r>
          <w:fldChar w:fldCharType="separate"/>
        </w:r>
        <w:r>
          <w:t>29</w:t>
        </w:r>
        <w:r>
          <w:fldChar w:fldCharType="end"/>
        </w:r>
      </w:hyperlink>
    </w:p>
    <w:p w14:paraId="3C6BC708" w14:textId="77777777" w:rsidR="00C50114" w:rsidRDefault="00000000">
      <w:pPr>
        <w:pStyle w:val="TOC2"/>
        <w:tabs>
          <w:tab w:val="right" w:leader="dot" w:pos="8306"/>
        </w:tabs>
        <w:spacing w:before="156" w:after="156"/>
        <w:ind w:left="480"/>
      </w:pPr>
      <w:hyperlink w:anchor="_Toc12297" w:history="1">
        <w:r>
          <w:rPr>
            <w:rFonts w:hint="eastAsia"/>
          </w:rPr>
          <w:t>一、收购人免于发出要约的事项及理由</w:t>
        </w:r>
        <w:r>
          <w:tab/>
        </w:r>
        <w:r>
          <w:fldChar w:fldCharType="begin"/>
        </w:r>
        <w:r>
          <w:instrText xml:space="preserve"> PAGEREF _Toc12297 \h </w:instrText>
        </w:r>
        <w:r>
          <w:fldChar w:fldCharType="separate"/>
        </w:r>
        <w:r>
          <w:t>29</w:t>
        </w:r>
        <w:r>
          <w:fldChar w:fldCharType="end"/>
        </w:r>
      </w:hyperlink>
    </w:p>
    <w:p w14:paraId="0DBF4637" w14:textId="77777777" w:rsidR="00C50114" w:rsidRDefault="00000000">
      <w:pPr>
        <w:pStyle w:val="TOC2"/>
        <w:tabs>
          <w:tab w:val="right" w:leader="dot" w:pos="8306"/>
        </w:tabs>
        <w:spacing w:before="156" w:after="156"/>
        <w:ind w:left="480"/>
      </w:pPr>
      <w:hyperlink w:anchor="_Toc18655" w:history="1">
        <w:r>
          <w:rPr>
            <w:rFonts w:hint="eastAsia"/>
          </w:rPr>
          <w:t>二、本次收购前后上市公司股权结构</w:t>
        </w:r>
        <w:r>
          <w:tab/>
        </w:r>
        <w:r>
          <w:fldChar w:fldCharType="begin"/>
        </w:r>
        <w:r>
          <w:instrText xml:space="preserve"> PAGEREF _Toc18655 \h </w:instrText>
        </w:r>
        <w:r>
          <w:fldChar w:fldCharType="separate"/>
        </w:r>
        <w:r>
          <w:t>29</w:t>
        </w:r>
        <w:r>
          <w:fldChar w:fldCharType="end"/>
        </w:r>
      </w:hyperlink>
    </w:p>
    <w:p w14:paraId="7DF56A51" w14:textId="77777777" w:rsidR="00C50114" w:rsidRDefault="00000000">
      <w:pPr>
        <w:pStyle w:val="TOC1"/>
        <w:tabs>
          <w:tab w:val="clear" w:pos="8296"/>
          <w:tab w:val="right" w:leader="dot" w:pos="8306"/>
        </w:tabs>
        <w:spacing w:after="156"/>
      </w:pPr>
      <w:hyperlink w:anchor="_Toc17164" w:history="1">
        <w:r>
          <w:rPr>
            <w:rFonts w:hint="eastAsia"/>
          </w:rPr>
          <w:t>第六节</w:t>
        </w:r>
        <w:r>
          <w:t xml:space="preserve"> </w:t>
        </w:r>
        <w:r>
          <w:rPr>
            <w:rFonts w:hint="eastAsia"/>
          </w:rPr>
          <w:t>本次收购完成后的后续计划</w:t>
        </w:r>
        <w:r>
          <w:tab/>
        </w:r>
        <w:r>
          <w:fldChar w:fldCharType="begin"/>
        </w:r>
        <w:r>
          <w:instrText xml:space="preserve"> PAGEREF _Toc17164 \h </w:instrText>
        </w:r>
        <w:r>
          <w:fldChar w:fldCharType="separate"/>
        </w:r>
        <w:r>
          <w:t>31</w:t>
        </w:r>
        <w:r>
          <w:fldChar w:fldCharType="end"/>
        </w:r>
      </w:hyperlink>
    </w:p>
    <w:p w14:paraId="4AFCAA6C" w14:textId="77777777" w:rsidR="00C50114" w:rsidRDefault="00000000">
      <w:pPr>
        <w:pStyle w:val="TOC2"/>
        <w:tabs>
          <w:tab w:val="right" w:leader="dot" w:pos="8306"/>
        </w:tabs>
        <w:spacing w:before="156" w:after="156"/>
        <w:ind w:left="480"/>
      </w:pPr>
      <w:hyperlink w:anchor="_Toc2662" w:history="1">
        <w:r>
          <w:rPr>
            <w:rFonts w:hint="eastAsia"/>
          </w:rPr>
          <w:t>一、未来</w:t>
        </w:r>
        <w:r>
          <w:rPr>
            <w:rFonts w:hint="eastAsia"/>
          </w:rPr>
          <w:t>12</w:t>
        </w:r>
        <w:r>
          <w:rPr>
            <w:rFonts w:hint="eastAsia"/>
          </w:rPr>
          <w:t>个月内改变上市公司主营业务或者对上市公司主营业务作出重大调整的计划</w:t>
        </w:r>
        <w:r>
          <w:tab/>
        </w:r>
        <w:r>
          <w:fldChar w:fldCharType="begin"/>
        </w:r>
        <w:r>
          <w:instrText xml:space="preserve"> PAGEREF _Toc2662 \h </w:instrText>
        </w:r>
        <w:r>
          <w:fldChar w:fldCharType="separate"/>
        </w:r>
        <w:r>
          <w:t>31</w:t>
        </w:r>
        <w:r>
          <w:fldChar w:fldCharType="end"/>
        </w:r>
      </w:hyperlink>
    </w:p>
    <w:p w14:paraId="5A22DAF5" w14:textId="77777777" w:rsidR="00C50114" w:rsidRDefault="00000000">
      <w:pPr>
        <w:pStyle w:val="TOC2"/>
        <w:tabs>
          <w:tab w:val="right" w:leader="dot" w:pos="8306"/>
        </w:tabs>
        <w:spacing w:before="156" w:after="156"/>
        <w:ind w:left="480"/>
      </w:pPr>
      <w:hyperlink w:anchor="_Toc18154" w:history="1">
        <w:r>
          <w:rPr>
            <w:rFonts w:hint="eastAsia"/>
          </w:rPr>
          <w:t>二、未来</w:t>
        </w:r>
        <w:r>
          <w:rPr>
            <w:rFonts w:hint="eastAsia"/>
          </w:rPr>
          <w:t>12</w:t>
        </w:r>
        <w:r>
          <w:rPr>
            <w:rFonts w:hint="eastAsia"/>
          </w:rPr>
          <w:t>个月内对上市公司的重组计划</w:t>
        </w:r>
        <w:r>
          <w:tab/>
        </w:r>
        <w:r>
          <w:fldChar w:fldCharType="begin"/>
        </w:r>
        <w:r>
          <w:instrText xml:space="preserve"> PAGEREF _Toc18154 \h </w:instrText>
        </w:r>
        <w:r>
          <w:fldChar w:fldCharType="separate"/>
        </w:r>
        <w:r>
          <w:t>31</w:t>
        </w:r>
        <w:r>
          <w:fldChar w:fldCharType="end"/>
        </w:r>
      </w:hyperlink>
    </w:p>
    <w:p w14:paraId="0636CE29" w14:textId="77777777" w:rsidR="00C50114" w:rsidRDefault="00000000">
      <w:pPr>
        <w:pStyle w:val="TOC2"/>
        <w:tabs>
          <w:tab w:val="right" w:leader="dot" w:pos="8306"/>
        </w:tabs>
        <w:spacing w:before="156" w:after="156"/>
        <w:ind w:left="480"/>
      </w:pPr>
      <w:hyperlink w:anchor="_Toc32023" w:history="1">
        <w:r>
          <w:rPr>
            <w:rFonts w:hint="eastAsia"/>
          </w:rPr>
          <w:t>三、改变上市公司现任董事会或高级管理人员的调整计划</w:t>
        </w:r>
        <w:r>
          <w:tab/>
        </w:r>
        <w:r>
          <w:fldChar w:fldCharType="begin"/>
        </w:r>
        <w:r>
          <w:instrText xml:space="preserve"> PAGEREF _Toc32023 \h </w:instrText>
        </w:r>
        <w:r>
          <w:fldChar w:fldCharType="separate"/>
        </w:r>
        <w:r>
          <w:t>31</w:t>
        </w:r>
        <w:r>
          <w:fldChar w:fldCharType="end"/>
        </w:r>
      </w:hyperlink>
    </w:p>
    <w:p w14:paraId="7F8FB69C" w14:textId="77777777" w:rsidR="00C50114" w:rsidRDefault="00000000">
      <w:pPr>
        <w:pStyle w:val="TOC2"/>
        <w:tabs>
          <w:tab w:val="right" w:leader="dot" w:pos="8306"/>
        </w:tabs>
        <w:spacing w:before="156" w:after="156"/>
        <w:ind w:left="480"/>
      </w:pPr>
      <w:hyperlink w:anchor="_Toc27924" w:history="1">
        <w:r>
          <w:rPr>
            <w:rFonts w:hint="eastAsia"/>
          </w:rPr>
          <w:t>四、对可能阻碍收购上市公司控制权的公司章程条款进行修改的计划</w:t>
        </w:r>
        <w:r>
          <w:tab/>
        </w:r>
        <w:r>
          <w:fldChar w:fldCharType="begin"/>
        </w:r>
        <w:r>
          <w:instrText xml:space="preserve"> PAGEREF _Toc27924 \h </w:instrText>
        </w:r>
        <w:r>
          <w:fldChar w:fldCharType="separate"/>
        </w:r>
        <w:r>
          <w:t>31</w:t>
        </w:r>
        <w:r>
          <w:fldChar w:fldCharType="end"/>
        </w:r>
      </w:hyperlink>
    </w:p>
    <w:p w14:paraId="475D75F5" w14:textId="77777777" w:rsidR="00C50114" w:rsidRDefault="00000000">
      <w:pPr>
        <w:pStyle w:val="TOC2"/>
        <w:tabs>
          <w:tab w:val="right" w:leader="dot" w:pos="8306"/>
        </w:tabs>
        <w:spacing w:before="156" w:after="156"/>
        <w:ind w:left="480"/>
      </w:pPr>
      <w:hyperlink w:anchor="_Toc9346" w:history="1">
        <w:r>
          <w:rPr>
            <w:rFonts w:hint="eastAsia"/>
          </w:rPr>
          <w:t>五、对上市公司现有员工聘用计划作重大变动的计划</w:t>
        </w:r>
        <w:r>
          <w:tab/>
        </w:r>
        <w:r>
          <w:fldChar w:fldCharType="begin"/>
        </w:r>
        <w:r>
          <w:instrText xml:space="preserve"> PAGEREF _Toc9346 \h </w:instrText>
        </w:r>
        <w:r>
          <w:fldChar w:fldCharType="separate"/>
        </w:r>
        <w:r>
          <w:t>32</w:t>
        </w:r>
        <w:r>
          <w:fldChar w:fldCharType="end"/>
        </w:r>
      </w:hyperlink>
    </w:p>
    <w:p w14:paraId="6783186F" w14:textId="77777777" w:rsidR="00C50114" w:rsidRDefault="00000000">
      <w:pPr>
        <w:pStyle w:val="TOC2"/>
        <w:tabs>
          <w:tab w:val="right" w:leader="dot" w:pos="8306"/>
        </w:tabs>
        <w:spacing w:before="156" w:after="156"/>
        <w:ind w:left="480"/>
      </w:pPr>
      <w:hyperlink w:anchor="_Toc27443" w:history="1">
        <w:r>
          <w:rPr>
            <w:rFonts w:hint="eastAsia"/>
          </w:rPr>
          <w:t>六、对上市公司分红政策的重大调整计划</w:t>
        </w:r>
        <w:r>
          <w:tab/>
        </w:r>
        <w:r>
          <w:fldChar w:fldCharType="begin"/>
        </w:r>
        <w:r>
          <w:instrText xml:space="preserve"> PAGEREF _Toc27443 \h </w:instrText>
        </w:r>
        <w:r>
          <w:fldChar w:fldCharType="separate"/>
        </w:r>
        <w:r>
          <w:t>32</w:t>
        </w:r>
        <w:r>
          <w:fldChar w:fldCharType="end"/>
        </w:r>
      </w:hyperlink>
    </w:p>
    <w:p w14:paraId="2B4D51C3" w14:textId="77777777" w:rsidR="00C50114" w:rsidRDefault="00000000">
      <w:pPr>
        <w:pStyle w:val="TOC2"/>
        <w:tabs>
          <w:tab w:val="right" w:leader="dot" w:pos="8306"/>
        </w:tabs>
        <w:spacing w:before="156" w:after="156"/>
        <w:ind w:left="480"/>
      </w:pPr>
      <w:hyperlink w:anchor="_Toc1695" w:history="1">
        <w:r>
          <w:rPr>
            <w:rFonts w:hint="eastAsia"/>
          </w:rPr>
          <w:t>七、其他对上市公司业务和组织结构有重大影响的计划</w:t>
        </w:r>
        <w:r>
          <w:tab/>
        </w:r>
        <w:r>
          <w:fldChar w:fldCharType="begin"/>
        </w:r>
        <w:r>
          <w:instrText xml:space="preserve"> PAGEREF _Toc1695 \h </w:instrText>
        </w:r>
        <w:r>
          <w:fldChar w:fldCharType="separate"/>
        </w:r>
        <w:r>
          <w:t>32</w:t>
        </w:r>
        <w:r>
          <w:fldChar w:fldCharType="end"/>
        </w:r>
      </w:hyperlink>
    </w:p>
    <w:p w14:paraId="50466DD8" w14:textId="77777777" w:rsidR="00C50114" w:rsidRDefault="00000000">
      <w:pPr>
        <w:pStyle w:val="TOC1"/>
        <w:tabs>
          <w:tab w:val="clear" w:pos="8296"/>
          <w:tab w:val="right" w:leader="dot" w:pos="8306"/>
        </w:tabs>
        <w:spacing w:after="156"/>
      </w:pPr>
      <w:hyperlink w:anchor="_Toc653" w:history="1">
        <w:r>
          <w:rPr>
            <w:rFonts w:hint="eastAsia"/>
          </w:rPr>
          <w:t>第七节</w:t>
        </w:r>
        <w:r>
          <w:t xml:space="preserve"> </w:t>
        </w:r>
        <w:r>
          <w:rPr>
            <w:rFonts w:hint="eastAsia"/>
          </w:rPr>
          <w:t>对上市公司的影响分析</w:t>
        </w:r>
        <w:r>
          <w:tab/>
        </w:r>
        <w:r>
          <w:fldChar w:fldCharType="begin"/>
        </w:r>
        <w:r>
          <w:instrText xml:space="preserve"> PAGEREF _Toc653 \h </w:instrText>
        </w:r>
        <w:r>
          <w:fldChar w:fldCharType="separate"/>
        </w:r>
        <w:r>
          <w:t>33</w:t>
        </w:r>
        <w:r>
          <w:fldChar w:fldCharType="end"/>
        </w:r>
      </w:hyperlink>
    </w:p>
    <w:p w14:paraId="38F0E6AA" w14:textId="77777777" w:rsidR="00C50114" w:rsidRDefault="00000000">
      <w:pPr>
        <w:pStyle w:val="TOC2"/>
        <w:tabs>
          <w:tab w:val="right" w:leader="dot" w:pos="8306"/>
        </w:tabs>
        <w:spacing w:before="156" w:after="156"/>
        <w:ind w:left="480"/>
      </w:pPr>
      <w:hyperlink w:anchor="_Toc3615" w:history="1">
        <w:r>
          <w:rPr>
            <w:rFonts w:hint="eastAsia"/>
          </w:rPr>
          <w:t>一、对上市公司独立性的影响</w:t>
        </w:r>
        <w:r>
          <w:tab/>
        </w:r>
        <w:r>
          <w:fldChar w:fldCharType="begin"/>
        </w:r>
        <w:r>
          <w:instrText xml:space="preserve"> PAGEREF _Toc3615 \h </w:instrText>
        </w:r>
        <w:r>
          <w:fldChar w:fldCharType="separate"/>
        </w:r>
        <w:r>
          <w:t>33</w:t>
        </w:r>
        <w:r>
          <w:fldChar w:fldCharType="end"/>
        </w:r>
      </w:hyperlink>
    </w:p>
    <w:p w14:paraId="0CCDD084" w14:textId="77777777" w:rsidR="00C50114" w:rsidRDefault="00000000">
      <w:pPr>
        <w:pStyle w:val="TOC2"/>
        <w:tabs>
          <w:tab w:val="right" w:leader="dot" w:pos="8306"/>
        </w:tabs>
        <w:spacing w:before="156" w:after="156"/>
        <w:ind w:left="480"/>
      </w:pPr>
      <w:hyperlink w:anchor="_Toc28553" w:history="1">
        <w:r>
          <w:rPr>
            <w:rFonts w:hint="eastAsia"/>
          </w:rPr>
          <w:t>二、对同业竞争的影响</w:t>
        </w:r>
        <w:r>
          <w:tab/>
        </w:r>
        <w:r>
          <w:fldChar w:fldCharType="begin"/>
        </w:r>
        <w:r>
          <w:instrText xml:space="preserve"> PAGEREF _Toc28553 \h </w:instrText>
        </w:r>
        <w:r>
          <w:fldChar w:fldCharType="separate"/>
        </w:r>
        <w:r>
          <w:t>35</w:t>
        </w:r>
        <w:r>
          <w:fldChar w:fldCharType="end"/>
        </w:r>
      </w:hyperlink>
    </w:p>
    <w:p w14:paraId="4EC519BD" w14:textId="77777777" w:rsidR="00C50114" w:rsidRDefault="00000000">
      <w:pPr>
        <w:pStyle w:val="TOC2"/>
        <w:tabs>
          <w:tab w:val="right" w:leader="dot" w:pos="8306"/>
        </w:tabs>
        <w:spacing w:before="156" w:after="156"/>
        <w:ind w:left="480"/>
      </w:pPr>
      <w:hyperlink w:anchor="_Toc30812" w:history="1">
        <w:r>
          <w:rPr>
            <w:rFonts w:hint="eastAsia"/>
          </w:rPr>
          <w:t>三、对关联交易的影响</w:t>
        </w:r>
        <w:r>
          <w:tab/>
        </w:r>
        <w:r>
          <w:fldChar w:fldCharType="begin"/>
        </w:r>
        <w:r>
          <w:instrText xml:space="preserve"> PAGEREF _Toc30812 \h </w:instrText>
        </w:r>
        <w:r>
          <w:fldChar w:fldCharType="separate"/>
        </w:r>
        <w:r>
          <w:t>36</w:t>
        </w:r>
        <w:r>
          <w:fldChar w:fldCharType="end"/>
        </w:r>
      </w:hyperlink>
    </w:p>
    <w:p w14:paraId="7A7953EE" w14:textId="77777777" w:rsidR="00C50114" w:rsidRDefault="00000000">
      <w:pPr>
        <w:pStyle w:val="TOC1"/>
        <w:tabs>
          <w:tab w:val="clear" w:pos="8296"/>
          <w:tab w:val="right" w:leader="dot" w:pos="8306"/>
        </w:tabs>
        <w:spacing w:after="156"/>
      </w:pPr>
      <w:hyperlink w:anchor="_Toc27230" w:history="1">
        <w:r>
          <w:rPr>
            <w:rFonts w:hint="eastAsia"/>
          </w:rPr>
          <w:t>第八节</w:t>
        </w:r>
        <w:r>
          <w:t xml:space="preserve"> </w:t>
        </w:r>
        <w:r>
          <w:rPr>
            <w:rFonts w:hint="eastAsia"/>
          </w:rPr>
          <w:t>与上市公司之间的重大交易</w:t>
        </w:r>
        <w:r>
          <w:tab/>
        </w:r>
        <w:r>
          <w:fldChar w:fldCharType="begin"/>
        </w:r>
        <w:r>
          <w:instrText xml:space="preserve"> PAGEREF _Toc27230 \h </w:instrText>
        </w:r>
        <w:r>
          <w:fldChar w:fldCharType="separate"/>
        </w:r>
        <w:r>
          <w:t>38</w:t>
        </w:r>
        <w:r>
          <w:fldChar w:fldCharType="end"/>
        </w:r>
      </w:hyperlink>
    </w:p>
    <w:p w14:paraId="1B95BD5C" w14:textId="77777777" w:rsidR="00C50114" w:rsidRDefault="00000000">
      <w:pPr>
        <w:pStyle w:val="TOC2"/>
        <w:tabs>
          <w:tab w:val="right" w:leader="dot" w:pos="8306"/>
        </w:tabs>
        <w:spacing w:before="156" w:after="156"/>
        <w:ind w:left="480"/>
      </w:pPr>
      <w:hyperlink w:anchor="_Toc29652" w:history="1">
        <w:r>
          <w:rPr>
            <w:rFonts w:hint="eastAsia"/>
          </w:rPr>
          <w:t>一、与上市公司及其子公司之间的交易</w:t>
        </w:r>
        <w:r>
          <w:tab/>
        </w:r>
        <w:r>
          <w:fldChar w:fldCharType="begin"/>
        </w:r>
        <w:r>
          <w:instrText xml:space="preserve"> PAGEREF _Toc29652 \h </w:instrText>
        </w:r>
        <w:r>
          <w:fldChar w:fldCharType="separate"/>
        </w:r>
        <w:r>
          <w:t>38</w:t>
        </w:r>
        <w:r>
          <w:fldChar w:fldCharType="end"/>
        </w:r>
      </w:hyperlink>
    </w:p>
    <w:p w14:paraId="5A8E3B7A" w14:textId="77777777" w:rsidR="00C50114" w:rsidRDefault="00000000">
      <w:pPr>
        <w:pStyle w:val="TOC2"/>
        <w:tabs>
          <w:tab w:val="right" w:leader="dot" w:pos="8306"/>
        </w:tabs>
        <w:spacing w:before="156" w:after="156"/>
        <w:ind w:left="480"/>
      </w:pPr>
      <w:hyperlink w:anchor="_Toc27187" w:history="1">
        <w:r>
          <w:rPr>
            <w:rFonts w:hint="eastAsia"/>
          </w:rPr>
          <w:t>二、与上市公司的董事、高级管理人员之间的交易</w:t>
        </w:r>
        <w:r>
          <w:tab/>
        </w:r>
        <w:r>
          <w:fldChar w:fldCharType="begin"/>
        </w:r>
        <w:r>
          <w:instrText xml:space="preserve"> PAGEREF _Toc27187 \h </w:instrText>
        </w:r>
        <w:r>
          <w:fldChar w:fldCharType="separate"/>
        </w:r>
        <w:r>
          <w:t>38</w:t>
        </w:r>
        <w:r>
          <w:fldChar w:fldCharType="end"/>
        </w:r>
      </w:hyperlink>
    </w:p>
    <w:p w14:paraId="1D8C94FC" w14:textId="77777777" w:rsidR="00C50114" w:rsidRDefault="00000000">
      <w:pPr>
        <w:pStyle w:val="TOC2"/>
        <w:tabs>
          <w:tab w:val="right" w:leader="dot" w:pos="8306"/>
        </w:tabs>
        <w:spacing w:before="156" w:after="156"/>
        <w:ind w:left="480"/>
      </w:pPr>
      <w:hyperlink w:anchor="_Toc31556" w:history="1">
        <w:r>
          <w:rPr>
            <w:rFonts w:hint="eastAsia"/>
          </w:rPr>
          <w:t>三、对拟更换上市公司董事、高级管理人员的补偿或类似安排</w:t>
        </w:r>
        <w:r>
          <w:tab/>
        </w:r>
        <w:r>
          <w:fldChar w:fldCharType="begin"/>
        </w:r>
        <w:r>
          <w:instrText xml:space="preserve"> PAGEREF _Toc31556 \h </w:instrText>
        </w:r>
        <w:r>
          <w:fldChar w:fldCharType="separate"/>
        </w:r>
        <w:r>
          <w:t>38</w:t>
        </w:r>
        <w:r>
          <w:fldChar w:fldCharType="end"/>
        </w:r>
      </w:hyperlink>
    </w:p>
    <w:p w14:paraId="353C3CF9" w14:textId="77777777" w:rsidR="00C50114" w:rsidRDefault="00000000">
      <w:pPr>
        <w:pStyle w:val="TOC2"/>
        <w:tabs>
          <w:tab w:val="right" w:leader="dot" w:pos="8306"/>
        </w:tabs>
        <w:spacing w:before="156" w:after="156"/>
        <w:ind w:left="480"/>
      </w:pPr>
      <w:hyperlink w:anchor="_Toc9782" w:history="1">
        <w:r>
          <w:rPr>
            <w:rFonts w:hint="eastAsia"/>
          </w:rPr>
          <w:t>四、对上市公司有重大影响的其他正在签署或者谈判的合同、默契或者安排</w:t>
        </w:r>
        <w:r>
          <w:tab/>
        </w:r>
        <w:r>
          <w:fldChar w:fldCharType="begin"/>
        </w:r>
        <w:r>
          <w:instrText xml:space="preserve"> PAGEREF _Toc9782 \h </w:instrText>
        </w:r>
        <w:r>
          <w:fldChar w:fldCharType="separate"/>
        </w:r>
        <w:r>
          <w:t>38</w:t>
        </w:r>
        <w:r>
          <w:fldChar w:fldCharType="end"/>
        </w:r>
      </w:hyperlink>
    </w:p>
    <w:p w14:paraId="62FBE37D" w14:textId="77777777" w:rsidR="00C50114" w:rsidRDefault="00000000">
      <w:pPr>
        <w:pStyle w:val="TOC1"/>
        <w:tabs>
          <w:tab w:val="clear" w:pos="8296"/>
          <w:tab w:val="right" w:leader="dot" w:pos="8306"/>
        </w:tabs>
        <w:spacing w:after="156"/>
      </w:pPr>
      <w:hyperlink w:anchor="_Toc6885" w:history="1">
        <w:r>
          <w:rPr>
            <w:rFonts w:hint="eastAsia"/>
          </w:rPr>
          <w:t>第九节</w:t>
        </w:r>
        <w:r>
          <w:t xml:space="preserve"> </w:t>
        </w:r>
        <w:r>
          <w:rPr>
            <w:rFonts w:hint="eastAsia"/>
          </w:rPr>
          <w:t>前六个月内买卖上市交易股份的情况</w:t>
        </w:r>
        <w:r>
          <w:tab/>
        </w:r>
        <w:r>
          <w:fldChar w:fldCharType="begin"/>
        </w:r>
        <w:r>
          <w:instrText xml:space="preserve"> PAGEREF _Toc6885 \h </w:instrText>
        </w:r>
        <w:r>
          <w:fldChar w:fldCharType="separate"/>
        </w:r>
        <w:r>
          <w:t>39</w:t>
        </w:r>
        <w:r>
          <w:fldChar w:fldCharType="end"/>
        </w:r>
      </w:hyperlink>
    </w:p>
    <w:p w14:paraId="745313BD" w14:textId="77777777" w:rsidR="00C50114" w:rsidRDefault="00000000">
      <w:pPr>
        <w:pStyle w:val="TOC2"/>
        <w:tabs>
          <w:tab w:val="right" w:leader="dot" w:pos="8306"/>
        </w:tabs>
        <w:spacing w:before="156" w:after="156"/>
        <w:ind w:left="480"/>
      </w:pPr>
      <w:hyperlink w:anchor="_Toc27763" w:history="1">
        <w:r>
          <w:rPr>
            <w:rFonts w:hint="eastAsia"/>
          </w:rPr>
          <w:t>一、收购人及一致行动人前</w:t>
        </w:r>
        <w:r>
          <w:rPr>
            <w:rFonts w:hint="eastAsia"/>
          </w:rPr>
          <w:t>6</w:t>
        </w:r>
        <w:r>
          <w:rPr>
            <w:rFonts w:hint="eastAsia"/>
          </w:rPr>
          <w:t>个月内买卖上市公司股份的情况</w:t>
        </w:r>
        <w:r>
          <w:tab/>
        </w:r>
        <w:r>
          <w:fldChar w:fldCharType="begin"/>
        </w:r>
        <w:r>
          <w:instrText xml:space="preserve"> PAGEREF _Toc27763 \h </w:instrText>
        </w:r>
        <w:r>
          <w:fldChar w:fldCharType="separate"/>
        </w:r>
        <w:r>
          <w:t>39</w:t>
        </w:r>
        <w:r>
          <w:fldChar w:fldCharType="end"/>
        </w:r>
      </w:hyperlink>
    </w:p>
    <w:p w14:paraId="322937FE" w14:textId="77777777" w:rsidR="00C50114" w:rsidRDefault="00000000">
      <w:pPr>
        <w:pStyle w:val="TOC2"/>
        <w:tabs>
          <w:tab w:val="right" w:leader="dot" w:pos="8306"/>
        </w:tabs>
        <w:spacing w:before="156" w:after="156"/>
        <w:ind w:left="480"/>
      </w:pPr>
      <w:hyperlink w:anchor="_Toc30818" w:history="1">
        <w:r>
          <w:rPr>
            <w:rFonts w:hint="eastAsia"/>
          </w:rPr>
          <w:t>二、收购人及一致行动人的董事、监事、高级管理人员及其直系亲属买卖上市公司股份的情况</w:t>
        </w:r>
        <w:r>
          <w:tab/>
        </w:r>
        <w:r>
          <w:fldChar w:fldCharType="begin"/>
        </w:r>
        <w:r>
          <w:instrText xml:space="preserve"> PAGEREF _Toc30818 \h </w:instrText>
        </w:r>
        <w:r>
          <w:fldChar w:fldCharType="separate"/>
        </w:r>
        <w:r>
          <w:t>39</w:t>
        </w:r>
        <w:r>
          <w:fldChar w:fldCharType="end"/>
        </w:r>
      </w:hyperlink>
    </w:p>
    <w:p w14:paraId="7255C830" w14:textId="77777777" w:rsidR="00C50114" w:rsidRDefault="00000000">
      <w:pPr>
        <w:pStyle w:val="TOC1"/>
        <w:tabs>
          <w:tab w:val="clear" w:pos="8296"/>
          <w:tab w:val="right" w:leader="dot" w:pos="8306"/>
        </w:tabs>
        <w:spacing w:after="156"/>
      </w:pPr>
      <w:hyperlink w:anchor="_Toc25725" w:history="1">
        <w:r>
          <w:rPr>
            <w:rFonts w:hint="eastAsia"/>
          </w:rPr>
          <w:t>第十节</w:t>
        </w:r>
        <w:r>
          <w:rPr>
            <w:rFonts w:hint="eastAsia"/>
          </w:rPr>
          <w:t xml:space="preserve"> </w:t>
        </w:r>
        <w:r>
          <w:rPr>
            <w:rFonts w:hint="eastAsia"/>
          </w:rPr>
          <w:t>收购人的财务资料</w:t>
        </w:r>
        <w:r>
          <w:tab/>
        </w:r>
        <w:r>
          <w:fldChar w:fldCharType="begin"/>
        </w:r>
        <w:r>
          <w:instrText xml:space="preserve"> PAGEREF _Toc25725 \h </w:instrText>
        </w:r>
        <w:r>
          <w:fldChar w:fldCharType="separate"/>
        </w:r>
        <w:r>
          <w:t>40</w:t>
        </w:r>
        <w:r>
          <w:fldChar w:fldCharType="end"/>
        </w:r>
      </w:hyperlink>
    </w:p>
    <w:p w14:paraId="5FEDCD20" w14:textId="77777777" w:rsidR="00C50114" w:rsidRDefault="00000000">
      <w:pPr>
        <w:pStyle w:val="TOC2"/>
        <w:tabs>
          <w:tab w:val="right" w:leader="dot" w:pos="8306"/>
        </w:tabs>
        <w:spacing w:before="156" w:after="156"/>
        <w:ind w:left="480"/>
      </w:pPr>
      <w:hyperlink w:anchor="_Toc31594" w:history="1">
        <w:r>
          <w:rPr>
            <w:rFonts w:hint="eastAsia"/>
          </w:rPr>
          <w:t>一、收购人最近三年的财务资料</w:t>
        </w:r>
        <w:r>
          <w:tab/>
        </w:r>
        <w:r>
          <w:fldChar w:fldCharType="begin"/>
        </w:r>
        <w:r>
          <w:instrText xml:space="preserve"> PAGEREF _Toc31594 \h </w:instrText>
        </w:r>
        <w:r>
          <w:fldChar w:fldCharType="separate"/>
        </w:r>
        <w:r>
          <w:t>40</w:t>
        </w:r>
        <w:r>
          <w:fldChar w:fldCharType="end"/>
        </w:r>
      </w:hyperlink>
    </w:p>
    <w:p w14:paraId="40E32FD9" w14:textId="77777777" w:rsidR="00C50114" w:rsidRDefault="00000000">
      <w:pPr>
        <w:pStyle w:val="TOC2"/>
        <w:tabs>
          <w:tab w:val="right" w:leader="dot" w:pos="8306"/>
        </w:tabs>
        <w:spacing w:before="156" w:after="156"/>
        <w:ind w:left="480"/>
      </w:pPr>
      <w:hyperlink w:anchor="_Toc17431" w:history="1">
        <w:r>
          <w:rPr>
            <w:rFonts w:hint="eastAsia"/>
          </w:rPr>
          <w:t>二、一致行动人最近三年的财务资料</w:t>
        </w:r>
        <w:r>
          <w:tab/>
        </w:r>
        <w:r>
          <w:fldChar w:fldCharType="begin"/>
        </w:r>
        <w:r>
          <w:instrText xml:space="preserve"> PAGEREF _Toc17431 \h </w:instrText>
        </w:r>
        <w:r>
          <w:fldChar w:fldCharType="separate"/>
        </w:r>
        <w:r>
          <w:t>40</w:t>
        </w:r>
        <w:r>
          <w:fldChar w:fldCharType="end"/>
        </w:r>
      </w:hyperlink>
    </w:p>
    <w:p w14:paraId="66AF6EE6" w14:textId="77777777" w:rsidR="00C50114" w:rsidRDefault="00000000">
      <w:pPr>
        <w:pStyle w:val="TOC1"/>
        <w:tabs>
          <w:tab w:val="clear" w:pos="8296"/>
          <w:tab w:val="right" w:leader="dot" w:pos="8306"/>
        </w:tabs>
        <w:spacing w:after="156"/>
      </w:pPr>
      <w:hyperlink w:anchor="_Toc9248" w:history="1">
        <w:r>
          <w:rPr>
            <w:rFonts w:hint="eastAsia"/>
          </w:rPr>
          <w:t>第十一节</w:t>
        </w:r>
        <w:r>
          <w:t xml:space="preserve"> </w:t>
        </w:r>
        <w:r>
          <w:rPr>
            <w:rFonts w:hint="eastAsia"/>
          </w:rPr>
          <w:t>其他重大事项</w:t>
        </w:r>
        <w:r>
          <w:tab/>
        </w:r>
        <w:r>
          <w:fldChar w:fldCharType="begin"/>
        </w:r>
        <w:r>
          <w:instrText xml:space="preserve"> PAGEREF _Toc9248 \h </w:instrText>
        </w:r>
        <w:r>
          <w:fldChar w:fldCharType="separate"/>
        </w:r>
        <w:r>
          <w:t>44</w:t>
        </w:r>
        <w:r>
          <w:fldChar w:fldCharType="end"/>
        </w:r>
      </w:hyperlink>
    </w:p>
    <w:p w14:paraId="733E49F0" w14:textId="77777777" w:rsidR="00C50114" w:rsidRDefault="00000000">
      <w:pPr>
        <w:pStyle w:val="TOC1"/>
        <w:tabs>
          <w:tab w:val="clear" w:pos="8296"/>
          <w:tab w:val="right" w:leader="dot" w:pos="8306"/>
        </w:tabs>
        <w:spacing w:after="156"/>
      </w:pPr>
      <w:hyperlink w:anchor="_Toc28298" w:history="1">
        <w:r>
          <w:rPr>
            <w:rFonts w:hint="eastAsia"/>
          </w:rPr>
          <w:t>第十二节</w:t>
        </w:r>
        <w:r>
          <w:t xml:space="preserve"> </w:t>
        </w:r>
        <w:r>
          <w:rPr>
            <w:rFonts w:hint="eastAsia"/>
          </w:rPr>
          <w:t>备查文件</w:t>
        </w:r>
        <w:r>
          <w:tab/>
        </w:r>
        <w:r>
          <w:fldChar w:fldCharType="begin"/>
        </w:r>
        <w:r>
          <w:instrText xml:space="preserve"> PAGEREF _Toc28298 \h </w:instrText>
        </w:r>
        <w:r>
          <w:fldChar w:fldCharType="separate"/>
        </w:r>
        <w:r>
          <w:t>45</w:t>
        </w:r>
        <w:r>
          <w:fldChar w:fldCharType="end"/>
        </w:r>
      </w:hyperlink>
    </w:p>
    <w:p w14:paraId="37A77AF8" w14:textId="77777777" w:rsidR="00C50114" w:rsidRDefault="00000000">
      <w:pPr>
        <w:pStyle w:val="TOC1"/>
        <w:tabs>
          <w:tab w:val="clear" w:pos="8296"/>
          <w:tab w:val="right" w:leader="dot" w:pos="8306"/>
        </w:tabs>
        <w:spacing w:after="156"/>
      </w:pPr>
      <w:hyperlink w:anchor="_Toc7741" w:history="1">
        <w:r>
          <w:rPr>
            <w:rFonts w:hint="eastAsia"/>
          </w:rPr>
          <w:t>附表：《四川汇源光通信股份有限公司收购报告书》</w:t>
        </w:r>
        <w:r>
          <w:tab/>
        </w:r>
        <w:r>
          <w:fldChar w:fldCharType="begin"/>
        </w:r>
        <w:r>
          <w:instrText xml:space="preserve"> PAGEREF _Toc7741 \h </w:instrText>
        </w:r>
        <w:r>
          <w:fldChar w:fldCharType="separate"/>
        </w:r>
        <w:r>
          <w:t>52</w:t>
        </w:r>
        <w:r>
          <w:fldChar w:fldCharType="end"/>
        </w:r>
      </w:hyperlink>
    </w:p>
    <w:p w14:paraId="2F253C75" w14:textId="77777777" w:rsidR="00C50114" w:rsidRDefault="00000000">
      <w:pPr>
        <w:spacing w:before="156" w:after="156" w:line="240" w:lineRule="auto"/>
        <w:jc w:val="both"/>
      </w:pPr>
      <w:r>
        <w:fldChar w:fldCharType="end"/>
      </w:r>
      <w:bookmarkStart w:id="43" w:name="_Toc10828"/>
      <w:bookmarkStart w:id="44" w:name="_Toc46376145"/>
    </w:p>
    <w:p w14:paraId="428D2F78" w14:textId="77777777" w:rsidR="00C50114" w:rsidRDefault="00000000">
      <w:pPr>
        <w:pStyle w:val="G2"/>
        <w:spacing w:before="312" w:after="312" w:line="240" w:lineRule="auto"/>
      </w:pPr>
      <w:bookmarkStart w:id="45" w:name="_Toc10338"/>
      <w:r>
        <w:rPr>
          <w:rFonts w:hint="eastAsia"/>
        </w:rPr>
        <w:lastRenderedPageBreak/>
        <w:t>释义</w:t>
      </w:r>
      <w:bookmarkEnd w:id="43"/>
      <w:bookmarkEnd w:id="44"/>
      <w:bookmarkEnd w:id="45"/>
    </w:p>
    <w:p w14:paraId="3D62D5B4" w14:textId="77777777" w:rsidR="00C50114" w:rsidRDefault="00000000">
      <w:pPr>
        <w:pStyle w:val="G"/>
        <w:spacing w:before="156" w:after="156"/>
        <w:ind w:firstLine="480"/>
      </w:pPr>
      <w:r>
        <w:rPr>
          <w:rFonts w:hint="eastAsia"/>
        </w:rPr>
        <w:t>除非文义另有所指，下列简称在本报告书中具有以下含义：</w:t>
      </w: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168"/>
        <w:gridCol w:w="462"/>
        <w:gridCol w:w="5646"/>
      </w:tblGrid>
      <w:tr w:rsidR="00C50114" w14:paraId="3DE66812" w14:textId="77777777">
        <w:trPr>
          <w:trHeight w:val="397"/>
          <w:jc w:val="center"/>
        </w:trPr>
        <w:tc>
          <w:tcPr>
            <w:tcW w:w="1310" w:type="pct"/>
            <w:vAlign w:val="center"/>
          </w:tcPr>
          <w:p w14:paraId="13AD1C55" w14:textId="77777777" w:rsidR="00C50114" w:rsidRDefault="00000000">
            <w:pPr>
              <w:pStyle w:val="G3"/>
            </w:pPr>
            <w:r>
              <w:rPr>
                <w:rFonts w:hint="eastAsia"/>
              </w:rPr>
              <w:t>本</w:t>
            </w:r>
            <w:r>
              <w:t>报告书</w:t>
            </w:r>
          </w:p>
        </w:tc>
        <w:tc>
          <w:tcPr>
            <w:tcW w:w="279" w:type="pct"/>
            <w:vAlign w:val="center"/>
          </w:tcPr>
          <w:p w14:paraId="7324965C" w14:textId="77777777" w:rsidR="00C50114" w:rsidRDefault="00000000">
            <w:pPr>
              <w:pStyle w:val="G3"/>
              <w:jc w:val="center"/>
            </w:pPr>
            <w:r>
              <w:rPr>
                <w:rFonts w:hint="eastAsia"/>
              </w:rPr>
              <w:t>指</w:t>
            </w:r>
          </w:p>
        </w:tc>
        <w:tc>
          <w:tcPr>
            <w:tcW w:w="3410" w:type="pct"/>
            <w:vAlign w:val="center"/>
          </w:tcPr>
          <w:p w14:paraId="5DA92B13" w14:textId="77777777" w:rsidR="00C50114" w:rsidRDefault="00000000">
            <w:pPr>
              <w:pStyle w:val="G3"/>
            </w:pPr>
            <w:r>
              <w:rPr>
                <w:rFonts w:hint="eastAsia"/>
              </w:rPr>
              <w:t>《四川汇源光通信股份有限公司收购报告书》</w:t>
            </w:r>
          </w:p>
        </w:tc>
      </w:tr>
      <w:tr w:rsidR="00C50114" w14:paraId="723B30C6" w14:textId="77777777">
        <w:trPr>
          <w:trHeight w:val="397"/>
          <w:jc w:val="center"/>
        </w:trPr>
        <w:tc>
          <w:tcPr>
            <w:tcW w:w="1310" w:type="pct"/>
            <w:vAlign w:val="center"/>
          </w:tcPr>
          <w:p w14:paraId="4B335128" w14:textId="77777777" w:rsidR="00C50114" w:rsidRDefault="00000000">
            <w:pPr>
              <w:pStyle w:val="G3"/>
            </w:pPr>
            <w:r>
              <w:rPr>
                <w:rFonts w:hint="eastAsia"/>
              </w:rPr>
              <w:t>收购人</w:t>
            </w:r>
            <w:r>
              <w:rPr>
                <w:rFonts w:hint="eastAsia"/>
              </w:rPr>
              <w:t>/</w:t>
            </w:r>
            <w:r>
              <w:rPr>
                <w:rFonts w:hint="eastAsia"/>
              </w:rPr>
              <w:t>鼎耘产业</w:t>
            </w:r>
          </w:p>
        </w:tc>
        <w:tc>
          <w:tcPr>
            <w:tcW w:w="279" w:type="pct"/>
            <w:vAlign w:val="center"/>
          </w:tcPr>
          <w:p w14:paraId="0ABD447A" w14:textId="77777777" w:rsidR="00C50114" w:rsidRDefault="00000000">
            <w:pPr>
              <w:pStyle w:val="G3"/>
              <w:jc w:val="center"/>
            </w:pPr>
            <w:r>
              <w:rPr>
                <w:rFonts w:hint="eastAsia"/>
              </w:rPr>
              <w:t>指</w:t>
            </w:r>
          </w:p>
        </w:tc>
        <w:tc>
          <w:tcPr>
            <w:tcW w:w="3410" w:type="pct"/>
            <w:vAlign w:val="center"/>
          </w:tcPr>
          <w:p w14:paraId="19F8A0BD" w14:textId="77777777" w:rsidR="00C50114" w:rsidRDefault="00000000">
            <w:pPr>
              <w:pStyle w:val="G3"/>
            </w:pPr>
            <w:r>
              <w:rPr>
                <w:rFonts w:hint="eastAsia"/>
              </w:rPr>
              <w:t>合肥鼎耘科技产业发展合伙企业（有限合伙）</w:t>
            </w:r>
          </w:p>
        </w:tc>
      </w:tr>
      <w:tr w:rsidR="00C50114" w14:paraId="7A0DFCAB" w14:textId="77777777">
        <w:trPr>
          <w:trHeight w:val="397"/>
          <w:jc w:val="center"/>
        </w:trPr>
        <w:tc>
          <w:tcPr>
            <w:tcW w:w="1310" w:type="pct"/>
            <w:vAlign w:val="center"/>
          </w:tcPr>
          <w:p w14:paraId="63CB0C05" w14:textId="77777777" w:rsidR="00C50114" w:rsidRDefault="00000000">
            <w:pPr>
              <w:pStyle w:val="G3"/>
            </w:pPr>
            <w:r>
              <w:rPr>
                <w:rFonts w:hint="eastAsia"/>
              </w:rPr>
              <w:t>一致行动人</w:t>
            </w:r>
            <w:r>
              <w:rPr>
                <w:rFonts w:hint="eastAsia"/>
              </w:rPr>
              <w:t>/</w:t>
            </w:r>
            <w:r>
              <w:rPr>
                <w:rFonts w:hint="eastAsia"/>
              </w:rPr>
              <w:t>鼎耘科技</w:t>
            </w:r>
          </w:p>
        </w:tc>
        <w:tc>
          <w:tcPr>
            <w:tcW w:w="279" w:type="pct"/>
            <w:vAlign w:val="center"/>
          </w:tcPr>
          <w:p w14:paraId="7F9911D3" w14:textId="77777777" w:rsidR="00C50114" w:rsidRDefault="00000000">
            <w:pPr>
              <w:pStyle w:val="G3"/>
              <w:jc w:val="center"/>
            </w:pPr>
            <w:r>
              <w:rPr>
                <w:rFonts w:hint="eastAsia"/>
              </w:rPr>
              <w:t>指</w:t>
            </w:r>
          </w:p>
        </w:tc>
        <w:tc>
          <w:tcPr>
            <w:tcW w:w="3410" w:type="pct"/>
            <w:vAlign w:val="center"/>
          </w:tcPr>
          <w:p w14:paraId="2E4DCF14" w14:textId="77777777" w:rsidR="00C50114" w:rsidRDefault="00000000">
            <w:pPr>
              <w:pStyle w:val="G3"/>
            </w:pPr>
            <w:r>
              <w:rPr>
                <w:rFonts w:hint="eastAsia"/>
              </w:rPr>
              <w:t>北京鼎耘科技发展有限公司</w:t>
            </w:r>
          </w:p>
        </w:tc>
      </w:tr>
      <w:tr w:rsidR="00C50114" w14:paraId="301DBFBB" w14:textId="77777777">
        <w:trPr>
          <w:trHeight w:val="413"/>
          <w:jc w:val="center"/>
        </w:trPr>
        <w:tc>
          <w:tcPr>
            <w:tcW w:w="1310" w:type="pct"/>
            <w:vAlign w:val="center"/>
          </w:tcPr>
          <w:p w14:paraId="05A31420" w14:textId="77777777" w:rsidR="00C50114" w:rsidRDefault="00000000">
            <w:pPr>
              <w:pStyle w:val="G3"/>
            </w:pPr>
            <w:r>
              <w:rPr>
                <w:rFonts w:hint="eastAsia"/>
              </w:rPr>
              <w:t>上市公司</w:t>
            </w:r>
            <w:r>
              <w:rPr>
                <w:rFonts w:hint="eastAsia"/>
              </w:rPr>
              <w:t>/</w:t>
            </w:r>
            <w:r>
              <w:rPr>
                <w:rFonts w:hint="eastAsia"/>
              </w:rPr>
              <w:t>汇源通信</w:t>
            </w:r>
          </w:p>
        </w:tc>
        <w:tc>
          <w:tcPr>
            <w:tcW w:w="279" w:type="pct"/>
            <w:vAlign w:val="center"/>
          </w:tcPr>
          <w:p w14:paraId="5C47C798" w14:textId="77777777" w:rsidR="00C50114" w:rsidRDefault="00000000">
            <w:pPr>
              <w:pStyle w:val="G3"/>
              <w:jc w:val="center"/>
            </w:pPr>
            <w:r>
              <w:rPr>
                <w:rFonts w:hint="eastAsia"/>
              </w:rPr>
              <w:t>指</w:t>
            </w:r>
          </w:p>
        </w:tc>
        <w:tc>
          <w:tcPr>
            <w:tcW w:w="3410" w:type="pct"/>
            <w:vAlign w:val="center"/>
          </w:tcPr>
          <w:p w14:paraId="48C1065B" w14:textId="77777777" w:rsidR="00C50114" w:rsidRDefault="00000000">
            <w:pPr>
              <w:pStyle w:val="G3"/>
            </w:pPr>
            <w:r>
              <w:rPr>
                <w:rFonts w:hint="eastAsia"/>
              </w:rPr>
              <w:t>四川汇源光通信股份有限公司</w:t>
            </w:r>
          </w:p>
        </w:tc>
      </w:tr>
      <w:tr w:rsidR="00C50114" w14:paraId="6AB94D70" w14:textId="77777777">
        <w:trPr>
          <w:trHeight w:val="397"/>
          <w:jc w:val="center"/>
        </w:trPr>
        <w:tc>
          <w:tcPr>
            <w:tcW w:w="1310" w:type="pct"/>
            <w:vAlign w:val="center"/>
          </w:tcPr>
          <w:p w14:paraId="00512747" w14:textId="77777777" w:rsidR="00C50114" w:rsidRDefault="00000000">
            <w:pPr>
              <w:pStyle w:val="G3"/>
            </w:pPr>
            <w:r>
              <w:rPr>
                <w:rFonts w:hint="eastAsia"/>
              </w:rPr>
              <w:t>鼎耘工业</w:t>
            </w:r>
          </w:p>
        </w:tc>
        <w:tc>
          <w:tcPr>
            <w:tcW w:w="279" w:type="pct"/>
            <w:vAlign w:val="center"/>
          </w:tcPr>
          <w:p w14:paraId="445C8710" w14:textId="77777777" w:rsidR="00C50114" w:rsidRDefault="00000000">
            <w:pPr>
              <w:pStyle w:val="G3"/>
              <w:jc w:val="center"/>
            </w:pPr>
            <w:r>
              <w:rPr>
                <w:rFonts w:hint="eastAsia"/>
              </w:rPr>
              <w:t>指</w:t>
            </w:r>
          </w:p>
        </w:tc>
        <w:tc>
          <w:tcPr>
            <w:tcW w:w="3410" w:type="pct"/>
            <w:vAlign w:val="center"/>
          </w:tcPr>
          <w:p w14:paraId="2CB65A77" w14:textId="77777777" w:rsidR="00C50114" w:rsidRDefault="00000000">
            <w:pPr>
              <w:pStyle w:val="G3"/>
              <w:jc w:val="both"/>
            </w:pPr>
            <w:r>
              <w:rPr>
                <w:rFonts w:hint="eastAsia"/>
              </w:rPr>
              <w:t>合肥鼎耘工业智能科技有限公司，为鼎耘产业的执行事务合伙人</w:t>
            </w:r>
          </w:p>
        </w:tc>
      </w:tr>
      <w:tr w:rsidR="00C50114" w14:paraId="6A5E61B7" w14:textId="77777777">
        <w:trPr>
          <w:trHeight w:val="397"/>
          <w:jc w:val="center"/>
        </w:trPr>
        <w:tc>
          <w:tcPr>
            <w:tcW w:w="1310" w:type="pct"/>
            <w:vAlign w:val="center"/>
          </w:tcPr>
          <w:p w14:paraId="61DCA318" w14:textId="77777777" w:rsidR="00C50114" w:rsidRDefault="00000000">
            <w:pPr>
              <w:pStyle w:val="G3"/>
            </w:pPr>
            <w:r>
              <w:rPr>
                <w:rFonts w:hint="eastAsia"/>
              </w:rPr>
              <w:t>海南鼎耘</w:t>
            </w:r>
          </w:p>
        </w:tc>
        <w:tc>
          <w:tcPr>
            <w:tcW w:w="279" w:type="pct"/>
            <w:vAlign w:val="center"/>
          </w:tcPr>
          <w:p w14:paraId="6869AEA7" w14:textId="77777777" w:rsidR="00C50114" w:rsidRDefault="00000000">
            <w:pPr>
              <w:pStyle w:val="G3"/>
              <w:jc w:val="center"/>
            </w:pPr>
            <w:r>
              <w:rPr>
                <w:rFonts w:hint="eastAsia"/>
              </w:rPr>
              <w:t>指</w:t>
            </w:r>
          </w:p>
        </w:tc>
        <w:tc>
          <w:tcPr>
            <w:tcW w:w="3410" w:type="pct"/>
            <w:vAlign w:val="center"/>
          </w:tcPr>
          <w:p w14:paraId="395E1BD4" w14:textId="77777777" w:rsidR="00C50114" w:rsidRDefault="00000000">
            <w:pPr>
              <w:pStyle w:val="G3"/>
            </w:pPr>
            <w:r>
              <w:rPr>
                <w:rFonts w:hint="eastAsia"/>
              </w:rPr>
              <w:t>鼎耘投资发展（海南）有限公司</w:t>
            </w:r>
          </w:p>
        </w:tc>
      </w:tr>
      <w:tr w:rsidR="00C50114" w14:paraId="74B6D1B6" w14:textId="77777777">
        <w:trPr>
          <w:trHeight w:val="397"/>
          <w:jc w:val="center"/>
        </w:trPr>
        <w:tc>
          <w:tcPr>
            <w:tcW w:w="1310" w:type="pct"/>
            <w:vAlign w:val="center"/>
          </w:tcPr>
          <w:p w14:paraId="41D7912E" w14:textId="77777777" w:rsidR="00C50114" w:rsidRDefault="00000000">
            <w:pPr>
              <w:pStyle w:val="G3"/>
            </w:pPr>
            <w:r>
              <w:rPr>
                <w:rFonts w:hint="eastAsia"/>
              </w:rPr>
              <w:t>家家悦控股</w:t>
            </w:r>
          </w:p>
        </w:tc>
        <w:tc>
          <w:tcPr>
            <w:tcW w:w="279" w:type="pct"/>
            <w:vAlign w:val="center"/>
          </w:tcPr>
          <w:p w14:paraId="05E97A8A" w14:textId="77777777" w:rsidR="00C50114" w:rsidRDefault="00000000">
            <w:pPr>
              <w:pStyle w:val="G3"/>
              <w:jc w:val="center"/>
            </w:pPr>
            <w:r>
              <w:rPr>
                <w:rFonts w:hint="eastAsia"/>
              </w:rPr>
              <w:t>指</w:t>
            </w:r>
          </w:p>
        </w:tc>
        <w:tc>
          <w:tcPr>
            <w:tcW w:w="3410" w:type="pct"/>
            <w:vAlign w:val="center"/>
          </w:tcPr>
          <w:p w14:paraId="690EB807" w14:textId="77777777" w:rsidR="00C50114" w:rsidRDefault="00000000">
            <w:pPr>
              <w:pStyle w:val="G3"/>
              <w:jc w:val="both"/>
            </w:pPr>
            <w:hyperlink r:id="rId13" w:tgtFrame="https://www.qcc.com/firm/_blank" w:history="1">
              <w:r>
                <w:rPr>
                  <w:rFonts w:hint="eastAsia"/>
                </w:rPr>
                <w:t>家家悦控股集团股份有限公司</w:t>
              </w:r>
            </w:hyperlink>
          </w:p>
        </w:tc>
      </w:tr>
      <w:tr w:rsidR="00C50114" w14:paraId="4B7837E8" w14:textId="77777777">
        <w:trPr>
          <w:trHeight w:val="397"/>
          <w:jc w:val="center"/>
        </w:trPr>
        <w:tc>
          <w:tcPr>
            <w:tcW w:w="1310" w:type="pct"/>
            <w:vAlign w:val="center"/>
          </w:tcPr>
          <w:p w14:paraId="249825E9" w14:textId="77777777" w:rsidR="00C50114" w:rsidRDefault="00000000">
            <w:pPr>
              <w:pStyle w:val="G3"/>
            </w:pPr>
            <w:r>
              <w:rPr>
                <w:rFonts w:hint="eastAsia"/>
              </w:rPr>
              <w:t>本次收购</w:t>
            </w:r>
            <w:r>
              <w:rPr>
                <w:rFonts w:hint="eastAsia"/>
              </w:rPr>
              <w:t>/</w:t>
            </w:r>
            <w:r>
              <w:rPr>
                <w:rFonts w:hint="eastAsia"/>
              </w:rPr>
              <w:t>本次交易</w:t>
            </w:r>
          </w:p>
        </w:tc>
        <w:tc>
          <w:tcPr>
            <w:tcW w:w="279" w:type="pct"/>
            <w:vAlign w:val="center"/>
          </w:tcPr>
          <w:p w14:paraId="7BF3199B" w14:textId="77777777" w:rsidR="00C50114" w:rsidRDefault="00000000">
            <w:pPr>
              <w:pStyle w:val="G3"/>
              <w:jc w:val="center"/>
            </w:pPr>
            <w:r>
              <w:rPr>
                <w:rFonts w:hint="eastAsia"/>
              </w:rPr>
              <w:t>指</w:t>
            </w:r>
          </w:p>
        </w:tc>
        <w:tc>
          <w:tcPr>
            <w:tcW w:w="3410" w:type="pct"/>
            <w:vAlign w:val="center"/>
          </w:tcPr>
          <w:p w14:paraId="382A57D4" w14:textId="77777777" w:rsidR="00C50114" w:rsidRDefault="00000000">
            <w:pPr>
              <w:pStyle w:val="G3"/>
              <w:jc w:val="both"/>
            </w:pPr>
            <w:r>
              <w:rPr>
                <w:rFonts w:hint="eastAsia"/>
              </w:rPr>
              <w:t>鼎耘产业</w:t>
            </w:r>
            <w:r>
              <w:t>拟以现金认购上市公司本次向特定对象发行的全部股票，认购股票数量不</w:t>
            </w:r>
            <w:r>
              <w:rPr>
                <w:rFonts w:hint="eastAsia"/>
              </w:rPr>
              <w:t>超过</w:t>
            </w:r>
            <w:del w:id="46" w:author="猫猫" w:date="2025-11-18T11:32:00Z">
              <w:r>
                <w:delText>58,032,000</w:delText>
              </w:r>
            </w:del>
            <w:ins w:id="47" w:author="猫猫" w:date="2025-11-18T11:32:00Z">
              <w:r>
                <w:rPr>
                  <w:rFonts w:hint="eastAsia"/>
                </w:rPr>
                <w:t>53,649,956</w:t>
              </w:r>
            </w:ins>
            <w:r>
              <w:t>股（含本数）</w:t>
            </w:r>
          </w:p>
        </w:tc>
      </w:tr>
      <w:tr w:rsidR="00C50114" w14:paraId="214CC7E6" w14:textId="77777777">
        <w:trPr>
          <w:trHeight w:val="397"/>
          <w:jc w:val="center"/>
        </w:trPr>
        <w:tc>
          <w:tcPr>
            <w:tcW w:w="1310" w:type="pct"/>
            <w:vAlign w:val="center"/>
          </w:tcPr>
          <w:p w14:paraId="5E059B97" w14:textId="77777777" w:rsidR="00C50114" w:rsidRDefault="00000000">
            <w:pPr>
              <w:pStyle w:val="G3"/>
              <w:jc w:val="both"/>
            </w:pPr>
            <w:r>
              <w:t>本次发行</w:t>
            </w:r>
            <w:r>
              <w:t>/</w:t>
            </w:r>
            <w:r>
              <w:t>本次向特定对象发行</w:t>
            </w:r>
          </w:p>
        </w:tc>
        <w:tc>
          <w:tcPr>
            <w:tcW w:w="279" w:type="pct"/>
            <w:vAlign w:val="center"/>
          </w:tcPr>
          <w:p w14:paraId="182EE7AB" w14:textId="77777777" w:rsidR="00C50114" w:rsidRDefault="00000000">
            <w:pPr>
              <w:pStyle w:val="G3"/>
              <w:jc w:val="center"/>
            </w:pPr>
            <w:r>
              <w:rPr>
                <w:rFonts w:hint="eastAsia"/>
              </w:rPr>
              <w:t>指</w:t>
            </w:r>
          </w:p>
        </w:tc>
        <w:tc>
          <w:tcPr>
            <w:tcW w:w="3410" w:type="pct"/>
            <w:vAlign w:val="center"/>
          </w:tcPr>
          <w:p w14:paraId="5A7A4F9B" w14:textId="77777777" w:rsidR="00C50114" w:rsidRDefault="00000000">
            <w:pPr>
              <w:pStyle w:val="G3"/>
              <w:jc w:val="both"/>
            </w:pPr>
            <w:r>
              <w:rPr>
                <w:rFonts w:hint="eastAsia"/>
              </w:rPr>
              <w:t>四川汇源光通信股份有限公司</w:t>
            </w:r>
            <w:r>
              <w:rPr>
                <w:rFonts w:hint="eastAsia"/>
              </w:rPr>
              <w:t>2025</w:t>
            </w:r>
            <w:r>
              <w:rPr>
                <w:rFonts w:hint="eastAsia"/>
              </w:rPr>
              <w:t>年度向特定对象发行</w:t>
            </w:r>
            <w:r>
              <w:rPr>
                <w:rFonts w:hint="eastAsia"/>
              </w:rPr>
              <w:t>A</w:t>
            </w:r>
            <w:r>
              <w:rPr>
                <w:rFonts w:hint="eastAsia"/>
              </w:rPr>
              <w:t>股股票的行为</w:t>
            </w:r>
          </w:p>
        </w:tc>
      </w:tr>
      <w:tr w:rsidR="00C50114" w14:paraId="7E2B9868" w14:textId="77777777">
        <w:trPr>
          <w:trHeight w:val="397"/>
          <w:jc w:val="center"/>
        </w:trPr>
        <w:tc>
          <w:tcPr>
            <w:tcW w:w="1310" w:type="pct"/>
            <w:vAlign w:val="center"/>
          </w:tcPr>
          <w:p w14:paraId="199D8D30" w14:textId="77777777" w:rsidR="00C50114" w:rsidRDefault="00000000">
            <w:pPr>
              <w:pStyle w:val="G3"/>
            </w:pPr>
            <w:r>
              <w:rPr>
                <w:rFonts w:hint="eastAsia"/>
              </w:rPr>
              <w:t>《附条件生效的股份认购协议》</w:t>
            </w:r>
          </w:p>
        </w:tc>
        <w:tc>
          <w:tcPr>
            <w:tcW w:w="279" w:type="pct"/>
            <w:vAlign w:val="center"/>
          </w:tcPr>
          <w:p w14:paraId="4C3E1A9E" w14:textId="77777777" w:rsidR="00C50114" w:rsidRDefault="00000000">
            <w:pPr>
              <w:pStyle w:val="G3"/>
              <w:jc w:val="center"/>
            </w:pPr>
            <w:r>
              <w:rPr>
                <w:rFonts w:hint="eastAsia"/>
              </w:rPr>
              <w:t>指</w:t>
            </w:r>
          </w:p>
        </w:tc>
        <w:tc>
          <w:tcPr>
            <w:tcW w:w="3410" w:type="pct"/>
            <w:vAlign w:val="center"/>
          </w:tcPr>
          <w:p w14:paraId="058FF160" w14:textId="77777777" w:rsidR="00C50114" w:rsidRDefault="00000000">
            <w:pPr>
              <w:pStyle w:val="G3"/>
            </w:pPr>
            <w:r>
              <w:rPr>
                <w:rFonts w:hint="eastAsia"/>
              </w:rPr>
              <w:t>《四川汇源光通信股份有限公司向特定对象发行</w:t>
            </w:r>
            <w:r>
              <w:rPr>
                <w:rFonts w:hint="eastAsia"/>
              </w:rPr>
              <w:t>A</w:t>
            </w:r>
            <w:r>
              <w:rPr>
                <w:rFonts w:hint="eastAsia"/>
              </w:rPr>
              <w:t>股股票附条件生效的股份认购协议》</w:t>
            </w:r>
          </w:p>
        </w:tc>
      </w:tr>
      <w:tr w:rsidR="00C50114" w14:paraId="71330D4C" w14:textId="77777777">
        <w:trPr>
          <w:trHeight w:val="397"/>
          <w:jc w:val="center"/>
          <w:ins w:id="48" w:author="猫猫" w:date="2025-11-18T11:32:00Z"/>
        </w:trPr>
        <w:tc>
          <w:tcPr>
            <w:tcW w:w="1310" w:type="pct"/>
            <w:vAlign w:val="center"/>
          </w:tcPr>
          <w:p w14:paraId="6982D83F" w14:textId="77777777" w:rsidR="00C50114" w:rsidRDefault="00000000">
            <w:pPr>
              <w:pStyle w:val="G3"/>
              <w:rPr>
                <w:ins w:id="49" w:author="猫猫" w:date="2025-11-18T11:32:00Z"/>
              </w:rPr>
            </w:pPr>
            <w:ins w:id="50" w:author="猫猫" w:date="2025-11-18T11:32:00Z">
              <w:r>
                <w:rPr>
                  <w:rFonts w:hint="eastAsia"/>
                </w:rPr>
                <w:t>《一致行动协议》</w:t>
              </w:r>
            </w:ins>
          </w:p>
        </w:tc>
        <w:tc>
          <w:tcPr>
            <w:tcW w:w="279" w:type="pct"/>
            <w:vAlign w:val="center"/>
          </w:tcPr>
          <w:p w14:paraId="5BAEDC80" w14:textId="77777777" w:rsidR="00C50114" w:rsidRDefault="00000000">
            <w:pPr>
              <w:pStyle w:val="G3"/>
              <w:jc w:val="center"/>
              <w:rPr>
                <w:ins w:id="51" w:author="猫猫" w:date="2025-11-18T11:32:00Z"/>
              </w:rPr>
            </w:pPr>
            <w:ins w:id="52" w:author="猫猫" w:date="2025-11-18T11:32:00Z">
              <w:r>
                <w:rPr>
                  <w:rFonts w:hint="eastAsia"/>
                </w:rPr>
                <w:t>指</w:t>
              </w:r>
            </w:ins>
          </w:p>
        </w:tc>
        <w:tc>
          <w:tcPr>
            <w:tcW w:w="3410" w:type="pct"/>
            <w:vAlign w:val="center"/>
          </w:tcPr>
          <w:p w14:paraId="5E4DFEC1" w14:textId="77777777" w:rsidR="00C50114" w:rsidRDefault="00000000">
            <w:pPr>
              <w:pStyle w:val="G3"/>
              <w:rPr>
                <w:ins w:id="53" w:author="猫猫" w:date="2025-11-18T11:32:00Z"/>
              </w:rPr>
            </w:pPr>
            <w:ins w:id="54" w:author="猫猫" w:date="2025-11-18T11:32:00Z">
              <w:r>
                <w:rPr>
                  <w:rFonts w:hint="eastAsia"/>
                </w:rPr>
                <w:t>合肥鼎耘科技产业发展合伙企业（有限合伙）与北京鼎耘科技发展有限公司签署的《</w:t>
              </w:r>
              <w:bookmarkStart w:id="55" w:name="_Toc140841982"/>
              <w:bookmarkStart w:id="56" w:name="_Toc129878629"/>
              <w:r>
                <w:rPr>
                  <w:rFonts w:hint="eastAsia"/>
                </w:rPr>
                <w:t>一致行动协议</w:t>
              </w:r>
              <w:bookmarkEnd w:id="55"/>
              <w:bookmarkEnd w:id="56"/>
              <w:r>
                <w:rPr>
                  <w:rFonts w:hint="eastAsia"/>
                </w:rPr>
                <w:t>》</w:t>
              </w:r>
            </w:ins>
          </w:p>
        </w:tc>
      </w:tr>
      <w:tr w:rsidR="00C50114" w14:paraId="649F618A" w14:textId="77777777">
        <w:trPr>
          <w:trHeight w:val="397"/>
          <w:jc w:val="center"/>
        </w:trPr>
        <w:tc>
          <w:tcPr>
            <w:tcW w:w="1310" w:type="pct"/>
            <w:vAlign w:val="center"/>
          </w:tcPr>
          <w:p w14:paraId="4E921EFC" w14:textId="77777777" w:rsidR="00C50114" w:rsidRDefault="00000000">
            <w:pPr>
              <w:pStyle w:val="G3"/>
            </w:pPr>
            <w:r>
              <w:rPr>
                <w:rFonts w:hint="eastAsia"/>
              </w:rPr>
              <w:t>《公司章程》</w:t>
            </w:r>
          </w:p>
        </w:tc>
        <w:tc>
          <w:tcPr>
            <w:tcW w:w="279" w:type="pct"/>
            <w:vAlign w:val="center"/>
          </w:tcPr>
          <w:p w14:paraId="56BB857C" w14:textId="77777777" w:rsidR="00C50114" w:rsidRDefault="00000000">
            <w:pPr>
              <w:pStyle w:val="G3"/>
              <w:jc w:val="center"/>
            </w:pPr>
            <w:r>
              <w:rPr>
                <w:rFonts w:hint="eastAsia"/>
              </w:rPr>
              <w:t>指</w:t>
            </w:r>
          </w:p>
        </w:tc>
        <w:tc>
          <w:tcPr>
            <w:tcW w:w="3410" w:type="pct"/>
            <w:vAlign w:val="center"/>
          </w:tcPr>
          <w:p w14:paraId="72FCBB03" w14:textId="77777777" w:rsidR="00C50114" w:rsidRDefault="00000000">
            <w:pPr>
              <w:pStyle w:val="G3"/>
            </w:pPr>
            <w:r>
              <w:rPr>
                <w:rFonts w:hint="eastAsia"/>
              </w:rPr>
              <w:t>《</w:t>
            </w:r>
            <w:hyperlink r:id="rId14" w:anchor="240FC8CC97A338BAA0CF21BC9B591FF3" w:history="1">
              <w:r>
                <w:rPr>
                  <w:rFonts w:hint="eastAsia"/>
                </w:rPr>
                <w:t>四川汇源光通信股份有限公司章程</w:t>
              </w:r>
            </w:hyperlink>
            <w:r>
              <w:rPr>
                <w:rFonts w:hint="eastAsia"/>
              </w:rPr>
              <w:t>》</w:t>
            </w:r>
          </w:p>
        </w:tc>
      </w:tr>
      <w:tr w:rsidR="00C50114" w14:paraId="1EE3A172" w14:textId="77777777">
        <w:trPr>
          <w:trHeight w:val="397"/>
          <w:jc w:val="center"/>
        </w:trPr>
        <w:tc>
          <w:tcPr>
            <w:tcW w:w="1310" w:type="pct"/>
            <w:vAlign w:val="center"/>
          </w:tcPr>
          <w:p w14:paraId="516DEA49" w14:textId="77777777" w:rsidR="00C50114" w:rsidRDefault="00000000">
            <w:pPr>
              <w:pStyle w:val="G3"/>
            </w:pPr>
            <w:r>
              <w:rPr>
                <w:rFonts w:hint="eastAsia"/>
              </w:rPr>
              <w:t>中国证监会</w:t>
            </w:r>
          </w:p>
        </w:tc>
        <w:tc>
          <w:tcPr>
            <w:tcW w:w="279" w:type="pct"/>
            <w:vAlign w:val="center"/>
          </w:tcPr>
          <w:p w14:paraId="00C1D5BB" w14:textId="77777777" w:rsidR="00C50114" w:rsidRDefault="00000000">
            <w:pPr>
              <w:pStyle w:val="G3"/>
              <w:jc w:val="center"/>
            </w:pPr>
            <w:r>
              <w:rPr>
                <w:rFonts w:hint="eastAsia"/>
              </w:rPr>
              <w:t>指</w:t>
            </w:r>
          </w:p>
        </w:tc>
        <w:tc>
          <w:tcPr>
            <w:tcW w:w="3410" w:type="pct"/>
            <w:vAlign w:val="center"/>
          </w:tcPr>
          <w:p w14:paraId="273106EE" w14:textId="77777777" w:rsidR="00C50114" w:rsidRDefault="00000000">
            <w:pPr>
              <w:pStyle w:val="G3"/>
            </w:pPr>
            <w:r>
              <w:rPr>
                <w:rFonts w:hint="eastAsia"/>
              </w:rPr>
              <w:t>中国证券监督管理委员会</w:t>
            </w:r>
          </w:p>
        </w:tc>
      </w:tr>
      <w:tr w:rsidR="00C50114" w14:paraId="03FAA7B4" w14:textId="77777777">
        <w:trPr>
          <w:trHeight w:val="397"/>
          <w:jc w:val="center"/>
        </w:trPr>
        <w:tc>
          <w:tcPr>
            <w:tcW w:w="1310" w:type="pct"/>
            <w:vAlign w:val="center"/>
          </w:tcPr>
          <w:p w14:paraId="1DB54E3F" w14:textId="77777777" w:rsidR="00C50114" w:rsidRDefault="00000000">
            <w:pPr>
              <w:pStyle w:val="G3"/>
            </w:pPr>
            <w:r>
              <w:rPr>
                <w:rFonts w:hint="eastAsia"/>
              </w:rPr>
              <w:t>深交所</w:t>
            </w:r>
          </w:p>
        </w:tc>
        <w:tc>
          <w:tcPr>
            <w:tcW w:w="279" w:type="pct"/>
            <w:vAlign w:val="center"/>
          </w:tcPr>
          <w:p w14:paraId="4F878F14" w14:textId="77777777" w:rsidR="00C50114" w:rsidRDefault="00000000">
            <w:pPr>
              <w:pStyle w:val="G3"/>
              <w:jc w:val="center"/>
            </w:pPr>
            <w:r>
              <w:rPr>
                <w:rFonts w:hint="eastAsia"/>
              </w:rPr>
              <w:t>指</w:t>
            </w:r>
          </w:p>
        </w:tc>
        <w:tc>
          <w:tcPr>
            <w:tcW w:w="3410" w:type="pct"/>
            <w:vAlign w:val="center"/>
          </w:tcPr>
          <w:p w14:paraId="1E88DFB3" w14:textId="77777777" w:rsidR="00C50114" w:rsidRDefault="00000000">
            <w:pPr>
              <w:pStyle w:val="G3"/>
            </w:pPr>
            <w:r>
              <w:rPr>
                <w:rFonts w:hint="eastAsia"/>
              </w:rPr>
              <w:t>深圳证券交易所</w:t>
            </w:r>
          </w:p>
        </w:tc>
      </w:tr>
      <w:tr w:rsidR="00C50114" w14:paraId="250481B9" w14:textId="77777777">
        <w:trPr>
          <w:trHeight w:val="397"/>
          <w:jc w:val="center"/>
        </w:trPr>
        <w:tc>
          <w:tcPr>
            <w:tcW w:w="1310" w:type="pct"/>
            <w:vAlign w:val="center"/>
          </w:tcPr>
          <w:p w14:paraId="4200576B" w14:textId="77777777" w:rsidR="00C50114" w:rsidRDefault="00000000">
            <w:pPr>
              <w:pStyle w:val="G3"/>
            </w:pPr>
            <w:r>
              <w:rPr>
                <w:rFonts w:hint="eastAsia"/>
              </w:rPr>
              <w:t>财务顾问</w:t>
            </w:r>
          </w:p>
        </w:tc>
        <w:tc>
          <w:tcPr>
            <w:tcW w:w="279" w:type="pct"/>
            <w:vAlign w:val="center"/>
          </w:tcPr>
          <w:p w14:paraId="22267219" w14:textId="77777777" w:rsidR="00C50114" w:rsidRDefault="00000000">
            <w:pPr>
              <w:pStyle w:val="G3"/>
              <w:jc w:val="center"/>
            </w:pPr>
            <w:r>
              <w:rPr>
                <w:rFonts w:hint="eastAsia"/>
              </w:rPr>
              <w:t>指</w:t>
            </w:r>
          </w:p>
        </w:tc>
        <w:tc>
          <w:tcPr>
            <w:tcW w:w="3410" w:type="pct"/>
            <w:vAlign w:val="center"/>
          </w:tcPr>
          <w:p w14:paraId="37F3F4D6" w14:textId="77777777" w:rsidR="00C50114" w:rsidRDefault="00000000">
            <w:pPr>
              <w:pStyle w:val="G3"/>
            </w:pPr>
            <w:r>
              <w:rPr>
                <w:rFonts w:hint="eastAsia"/>
              </w:rPr>
              <w:t>中国银河证券股份有限公司</w:t>
            </w:r>
          </w:p>
        </w:tc>
      </w:tr>
      <w:tr w:rsidR="00C50114" w14:paraId="19B6D715" w14:textId="77777777">
        <w:trPr>
          <w:trHeight w:val="397"/>
          <w:jc w:val="center"/>
        </w:trPr>
        <w:tc>
          <w:tcPr>
            <w:tcW w:w="1310" w:type="pct"/>
            <w:vAlign w:val="center"/>
          </w:tcPr>
          <w:p w14:paraId="38F150BA" w14:textId="77777777" w:rsidR="00C50114" w:rsidRDefault="00000000">
            <w:pPr>
              <w:pStyle w:val="G3"/>
            </w:pPr>
            <w:r>
              <w:rPr>
                <w:rFonts w:hint="eastAsia"/>
              </w:rPr>
              <w:t>股东会</w:t>
            </w:r>
          </w:p>
        </w:tc>
        <w:tc>
          <w:tcPr>
            <w:tcW w:w="279" w:type="pct"/>
            <w:vAlign w:val="center"/>
          </w:tcPr>
          <w:p w14:paraId="1CB2C418" w14:textId="77777777" w:rsidR="00C50114" w:rsidRDefault="00000000">
            <w:pPr>
              <w:pStyle w:val="G3"/>
              <w:jc w:val="center"/>
            </w:pPr>
            <w:r>
              <w:rPr>
                <w:rFonts w:hint="eastAsia"/>
              </w:rPr>
              <w:t>指</w:t>
            </w:r>
          </w:p>
        </w:tc>
        <w:tc>
          <w:tcPr>
            <w:tcW w:w="3410" w:type="pct"/>
            <w:vAlign w:val="center"/>
          </w:tcPr>
          <w:p w14:paraId="11197C00" w14:textId="77777777" w:rsidR="00C50114" w:rsidRDefault="00000000">
            <w:pPr>
              <w:pStyle w:val="G3"/>
            </w:pPr>
            <w:r>
              <w:rPr>
                <w:rFonts w:hint="eastAsia"/>
              </w:rPr>
              <w:t>四川汇源光通信股份有限公司股东会</w:t>
            </w:r>
          </w:p>
        </w:tc>
      </w:tr>
      <w:tr w:rsidR="00C50114" w14:paraId="69B9B888" w14:textId="77777777">
        <w:trPr>
          <w:trHeight w:val="397"/>
          <w:jc w:val="center"/>
        </w:trPr>
        <w:tc>
          <w:tcPr>
            <w:tcW w:w="1310" w:type="pct"/>
            <w:vAlign w:val="center"/>
          </w:tcPr>
          <w:p w14:paraId="1665F442" w14:textId="77777777" w:rsidR="00C50114" w:rsidRDefault="00000000">
            <w:pPr>
              <w:pStyle w:val="G3"/>
            </w:pPr>
            <w:r>
              <w:rPr>
                <w:rFonts w:hint="eastAsia"/>
              </w:rPr>
              <w:t>董事会</w:t>
            </w:r>
          </w:p>
        </w:tc>
        <w:tc>
          <w:tcPr>
            <w:tcW w:w="279" w:type="pct"/>
            <w:vAlign w:val="center"/>
          </w:tcPr>
          <w:p w14:paraId="60584138" w14:textId="77777777" w:rsidR="00C50114" w:rsidRDefault="00000000">
            <w:pPr>
              <w:pStyle w:val="G3"/>
              <w:jc w:val="center"/>
            </w:pPr>
            <w:r>
              <w:rPr>
                <w:rFonts w:hint="eastAsia"/>
              </w:rPr>
              <w:t>指</w:t>
            </w:r>
          </w:p>
        </w:tc>
        <w:tc>
          <w:tcPr>
            <w:tcW w:w="3410" w:type="pct"/>
            <w:vAlign w:val="center"/>
          </w:tcPr>
          <w:p w14:paraId="34CAF8DB" w14:textId="77777777" w:rsidR="00C50114" w:rsidRDefault="00000000">
            <w:pPr>
              <w:pStyle w:val="G3"/>
            </w:pPr>
            <w:r>
              <w:rPr>
                <w:rFonts w:hint="eastAsia"/>
              </w:rPr>
              <w:t>四川汇源光通信股份有限公司董事会</w:t>
            </w:r>
          </w:p>
        </w:tc>
      </w:tr>
      <w:tr w:rsidR="00C50114" w14:paraId="1D40E278" w14:textId="77777777">
        <w:trPr>
          <w:trHeight w:val="397"/>
          <w:jc w:val="center"/>
        </w:trPr>
        <w:tc>
          <w:tcPr>
            <w:tcW w:w="1310" w:type="pct"/>
            <w:vAlign w:val="center"/>
          </w:tcPr>
          <w:p w14:paraId="14E9247B" w14:textId="77777777" w:rsidR="00C50114" w:rsidRDefault="00000000">
            <w:pPr>
              <w:pStyle w:val="G3"/>
            </w:pPr>
            <w:r>
              <w:rPr>
                <w:rFonts w:hint="eastAsia"/>
              </w:rPr>
              <w:t>《公司法》</w:t>
            </w:r>
          </w:p>
        </w:tc>
        <w:tc>
          <w:tcPr>
            <w:tcW w:w="279" w:type="pct"/>
            <w:vAlign w:val="center"/>
          </w:tcPr>
          <w:p w14:paraId="4F294BD0" w14:textId="77777777" w:rsidR="00C50114" w:rsidRDefault="00000000">
            <w:pPr>
              <w:pStyle w:val="G3"/>
              <w:jc w:val="center"/>
            </w:pPr>
            <w:r>
              <w:rPr>
                <w:rFonts w:hint="eastAsia"/>
              </w:rPr>
              <w:t>指</w:t>
            </w:r>
          </w:p>
        </w:tc>
        <w:tc>
          <w:tcPr>
            <w:tcW w:w="3410" w:type="pct"/>
            <w:vAlign w:val="center"/>
          </w:tcPr>
          <w:p w14:paraId="7E4E4F30" w14:textId="77777777" w:rsidR="00C50114" w:rsidRDefault="00000000">
            <w:pPr>
              <w:pStyle w:val="G3"/>
            </w:pPr>
            <w:r>
              <w:rPr>
                <w:rFonts w:hint="eastAsia"/>
              </w:rPr>
              <w:t>《中华人民共和国公司法》</w:t>
            </w:r>
          </w:p>
        </w:tc>
      </w:tr>
      <w:tr w:rsidR="00C50114" w14:paraId="24948EE4" w14:textId="77777777">
        <w:trPr>
          <w:trHeight w:val="397"/>
          <w:jc w:val="center"/>
        </w:trPr>
        <w:tc>
          <w:tcPr>
            <w:tcW w:w="1310" w:type="pct"/>
            <w:vAlign w:val="center"/>
          </w:tcPr>
          <w:p w14:paraId="5D3CDD00" w14:textId="77777777" w:rsidR="00C50114" w:rsidRDefault="00000000">
            <w:pPr>
              <w:pStyle w:val="G3"/>
            </w:pPr>
            <w:r>
              <w:rPr>
                <w:rFonts w:hint="eastAsia"/>
              </w:rPr>
              <w:t>《证券法》</w:t>
            </w:r>
          </w:p>
        </w:tc>
        <w:tc>
          <w:tcPr>
            <w:tcW w:w="279" w:type="pct"/>
            <w:vAlign w:val="center"/>
          </w:tcPr>
          <w:p w14:paraId="02F726D0" w14:textId="77777777" w:rsidR="00C50114" w:rsidRDefault="00000000">
            <w:pPr>
              <w:pStyle w:val="G3"/>
              <w:jc w:val="center"/>
            </w:pPr>
            <w:r>
              <w:rPr>
                <w:rFonts w:hint="eastAsia"/>
              </w:rPr>
              <w:t>指</w:t>
            </w:r>
          </w:p>
        </w:tc>
        <w:tc>
          <w:tcPr>
            <w:tcW w:w="3410" w:type="pct"/>
            <w:vAlign w:val="center"/>
          </w:tcPr>
          <w:p w14:paraId="5E98BCEC" w14:textId="77777777" w:rsidR="00C50114" w:rsidRDefault="00000000">
            <w:pPr>
              <w:pStyle w:val="G3"/>
            </w:pPr>
            <w:r>
              <w:rPr>
                <w:rFonts w:hint="eastAsia"/>
              </w:rPr>
              <w:t>《中华人民共和国证券法》</w:t>
            </w:r>
          </w:p>
        </w:tc>
      </w:tr>
      <w:tr w:rsidR="00C50114" w14:paraId="1FC9F58D" w14:textId="77777777">
        <w:trPr>
          <w:trHeight w:val="397"/>
          <w:jc w:val="center"/>
        </w:trPr>
        <w:tc>
          <w:tcPr>
            <w:tcW w:w="1310" w:type="pct"/>
            <w:vAlign w:val="center"/>
          </w:tcPr>
          <w:p w14:paraId="723A938C" w14:textId="77777777" w:rsidR="00C50114" w:rsidRDefault="00000000">
            <w:pPr>
              <w:pStyle w:val="G3"/>
            </w:pPr>
            <w:r>
              <w:rPr>
                <w:rFonts w:hint="eastAsia"/>
              </w:rPr>
              <w:t>《收购办法》</w:t>
            </w:r>
          </w:p>
        </w:tc>
        <w:tc>
          <w:tcPr>
            <w:tcW w:w="279" w:type="pct"/>
            <w:vAlign w:val="center"/>
          </w:tcPr>
          <w:p w14:paraId="4C3B5014" w14:textId="77777777" w:rsidR="00C50114" w:rsidRDefault="00000000">
            <w:pPr>
              <w:pStyle w:val="G3"/>
              <w:jc w:val="center"/>
            </w:pPr>
            <w:r>
              <w:rPr>
                <w:rFonts w:hint="eastAsia"/>
              </w:rPr>
              <w:t>指</w:t>
            </w:r>
          </w:p>
        </w:tc>
        <w:tc>
          <w:tcPr>
            <w:tcW w:w="3410" w:type="pct"/>
            <w:vAlign w:val="center"/>
          </w:tcPr>
          <w:p w14:paraId="1A7BF09A" w14:textId="77777777" w:rsidR="00C50114" w:rsidRDefault="00000000">
            <w:pPr>
              <w:pStyle w:val="G3"/>
            </w:pPr>
            <w:r>
              <w:rPr>
                <w:rFonts w:hint="eastAsia"/>
              </w:rPr>
              <w:t>《上市公司收购管理办法》</w:t>
            </w:r>
          </w:p>
        </w:tc>
      </w:tr>
      <w:tr w:rsidR="00C50114" w14:paraId="748EB9A4" w14:textId="77777777">
        <w:trPr>
          <w:trHeight w:val="397"/>
          <w:jc w:val="center"/>
        </w:trPr>
        <w:tc>
          <w:tcPr>
            <w:tcW w:w="1310" w:type="pct"/>
            <w:vAlign w:val="center"/>
          </w:tcPr>
          <w:p w14:paraId="21DDDF24" w14:textId="77777777" w:rsidR="00C50114" w:rsidRDefault="00000000">
            <w:pPr>
              <w:pStyle w:val="G3"/>
            </w:pPr>
            <w:r>
              <w:rPr>
                <w:rFonts w:hint="eastAsia"/>
              </w:rPr>
              <w:t>《准则第</w:t>
            </w:r>
            <w:r>
              <w:rPr>
                <w:rFonts w:hint="eastAsia"/>
              </w:rPr>
              <w:t>16</w:t>
            </w:r>
            <w:r>
              <w:rPr>
                <w:rFonts w:hint="eastAsia"/>
              </w:rPr>
              <w:t>号》</w:t>
            </w:r>
          </w:p>
        </w:tc>
        <w:tc>
          <w:tcPr>
            <w:tcW w:w="279" w:type="pct"/>
            <w:vAlign w:val="center"/>
          </w:tcPr>
          <w:p w14:paraId="57C63567" w14:textId="77777777" w:rsidR="00C50114" w:rsidRDefault="00000000">
            <w:pPr>
              <w:pStyle w:val="G3"/>
              <w:jc w:val="center"/>
            </w:pPr>
            <w:r>
              <w:rPr>
                <w:rFonts w:hint="eastAsia"/>
              </w:rPr>
              <w:t>指</w:t>
            </w:r>
          </w:p>
        </w:tc>
        <w:tc>
          <w:tcPr>
            <w:tcW w:w="3410" w:type="pct"/>
            <w:vAlign w:val="center"/>
          </w:tcPr>
          <w:p w14:paraId="69FB9BA3" w14:textId="77777777" w:rsidR="00C50114" w:rsidRDefault="00000000">
            <w:pPr>
              <w:pStyle w:val="G3"/>
            </w:pPr>
            <w:r>
              <w:rPr>
                <w:rFonts w:hint="eastAsia"/>
              </w:rPr>
              <w:t>《公开发行证券的公司信息披露内容与格式准则第</w:t>
            </w:r>
            <w:r>
              <w:rPr>
                <w:rFonts w:hint="eastAsia"/>
              </w:rPr>
              <w:t>16</w:t>
            </w:r>
            <w:r>
              <w:rPr>
                <w:rFonts w:hint="eastAsia"/>
              </w:rPr>
              <w:t>号——上市公司收购报告书》</w:t>
            </w:r>
          </w:p>
        </w:tc>
      </w:tr>
      <w:tr w:rsidR="00C50114" w14:paraId="7A92784A" w14:textId="77777777">
        <w:trPr>
          <w:trHeight w:val="397"/>
          <w:jc w:val="center"/>
        </w:trPr>
        <w:tc>
          <w:tcPr>
            <w:tcW w:w="1310" w:type="pct"/>
            <w:vAlign w:val="center"/>
          </w:tcPr>
          <w:p w14:paraId="2274CB55" w14:textId="77777777" w:rsidR="00C50114" w:rsidRDefault="00000000">
            <w:pPr>
              <w:pStyle w:val="G3"/>
            </w:pPr>
            <w:r>
              <w:rPr>
                <w:rFonts w:hint="eastAsia"/>
              </w:rPr>
              <w:t>A</w:t>
            </w:r>
            <w:r>
              <w:rPr>
                <w:rFonts w:hint="eastAsia"/>
              </w:rPr>
              <w:t>股、股</w:t>
            </w:r>
          </w:p>
        </w:tc>
        <w:tc>
          <w:tcPr>
            <w:tcW w:w="279" w:type="pct"/>
            <w:vAlign w:val="center"/>
          </w:tcPr>
          <w:p w14:paraId="75A92E01" w14:textId="77777777" w:rsidR="00C50114" w:rsidRDefault="00000000">
            <w:pPr>
              <w:pStyle w:val="G3"/>
              <w:jc w:val="center"/>
            </w:pPr>
            <w:r>
              <w:rPr>
                <w:rFonts w:hint="eastAsia"/>
              </w:rPr>
              <w:t>指</w:t>
            </w:r>
          </w:p>
        </w:tc>
        <w:tc>
          <w:tcPr>
            <w:tcW w:w="3410" w:type="pct"/>
            <w:vAlign w:val="center"/>
          </w:tcPr>
          <w:p w14:paraId="7656CA0E" w14:textId="77777777" w:rsidR="00C50114" w:rsidRDefault="00000000">
            <w:pPr>
              <w:pStyle w:val="G3"/>
            </w:pPr>
            <w:r>
              <w:rPr>
                <w:rFonts w:hint="eastAsia"/>
              </w:rPr>
              <w:t>人民币普通股</w:t>
            </w:r>
          </w:p>
        </w:tc>
      </w:tr>
      <w:tr w:rsidR="00C50114" w14:paraId="0836CF73" w14:textId="77777777">
        <w:trPr>
          <w:trHeight w:val="397"/>
          <w:jc w:val="center"/>
        </w:trPr>
        <w:tc>
          <w:tcPr>
            <w:tcW w:w="1310" w:type="pct"/>
            <w:vAlign w:val="center"/>
          </w:tcPr>
          <w:p w14:paraId="601D9CCD" w14:textId="77777777" w:rsidR="00C50114" w:rsidRDefault="00000000">
            <w:pPr>
              <w:pStyle w:val="G3"/>
            </w:pPr>
            <w:r>
              <w:rPr>
                <w:rFonts w:hint="eastAsia"/>
              </w:rPr>
              <w:t>元、万元、亿元</w:t>
            </w:r>
          </w:p>
        </w:tc>
        <w:tc>
          <w:tcPr>
            <w:tcW w:w="279" w:type="pct"/>
            <w:vAlign w:val="center"/>
          </w:tcPr>
          <w:p w14:paraId="6B15504B" w14:textId="77777777" w:rsidR="00C50114" w:rsidRDefault="00000000">
            <w:pPr>
              <w:pStyle w:val="G3"/>
              <w:jc w:val="center"/>
            </w:pPr>
            <w:r>
              <w:rPr>
                <w:rFonts w:hint="eastAsia"/>
              </w:rPr>
              <w:t>指</w:t>
            </w:r>
          </w:p>
        </w:tc>
        <w:tc>
          <w:tcPr>
            <w:tcW w:w="3410" w:type="pct"/>
            <w:vAlign w:val="center"/>
          </w:tcPr>
          <w:p w14:paraId="2BB635B3" w14:textId="77777777" w:rsidR="00C50114" w:rsidRDefault="00000000">
            <w:pPr>
              <w:pStyle w:val="G3"/>
            </w:pPr>
            <w:r>
              <w:rPr>
                <w:rFonts w:hint="eastAsia"/>
              </w:rPr>
              <w:t>人民币元、万元、亿元</w:t>
            </w:r>
          </w:p>
        </w:tc>
      </w:tr>
    </w:tbl>
    <w:p w14:paraId="39C123D4" w14:textId="77777777" w:rsidR="00C50114" w:rsidRDefault="00000000">
      <w:pPr>
        <w:pStyle w:val="G3"/>
      </w:pPr>
      <w:r>
        <w:rPr>
          <w:rFonts w:hint="eastAsia"/>
        </w:rPr>
        <w:t>注：由于四舍五入的原因，本报告书中分项之和与合计项之间可能存在尾差。</w:t>
      </w:r>
    </w:p>
    <w:p w14:paraId="41884692" w14:textId="77777777" w:rsidR="00C50114" w:rsidRDefault="00000000">
      <w:pPr>
        <w:pStyle w:val="G2"/>
        <w:spacing w:before="312" w:after="312"/>
      </w:pPr>
      <w:bookmarkStart w:id="57" w:name="_Toc46376146"/>
      <w:bookmarkStart w:id="58" w:name="_Toc32248"/>
      <w:bookmarkStart w:id="59" w:name="_Toc19288"/>
      <w:r>
        <w:rPr>
          <w:rFonts w:hint="eastAsia"/>
        </w:rPr>
        <w:lastRenderedPageBreak/>
        <w:t>第一节</w:t>
      </w:r>
      <w:r>
        <w:t xml:space="preserve"> </w:t>
      </w:r>
      <w:r>
        <w:rPr>
          <w:rFonts w:hint="eastAsia"/>
        </w:rPr>
        <w:t>收购人及其一致行动人介绍</w:t>
      </w:r>
      <w:bookmarkEnd w:id="57"/>
      <w:bookmarkEnd w:id="58"/>
      <w:bookmarkEnd w:id="59"/>
    </w:p>
    <w:p w14:paraId="24081E9D" w14:textId="77777777" w:rsidR="00C50114" w:rsidRDefault="00000000">
      <w:pPr>
        <w:pStyle w:val="G4"/>
        <w:spacing w:before="234" w:after="234"/>
      </w:pPr>
      <w:bookmarkStart w:id="60" w:name="_Toc46376147"/>
      <w:bookmarkStart w:id="61" w:name="_Toc3011"/>
      <w:bookmarkStart w:id="62" w:name="_Toc31117"/>
      <w:r>
        <w:rPr>
          <w:rFonts w:hint="eastAsia"/>
        </w:rPr>
        <w:t>一、收购人基本情况</w:t>
      </w:r>
      <w:bookmarkEnd w:id="60"/>
      <w:bookmarkEnd w:id="61"/>
      <w:bookmarkEnd w:id="62"/>
    </w:p>
    <w:p w14:paraId="668B4320" w14:textId="77777777" w:rsidR="00C50114" w:rsidRDefault="00000000">
      <w:pPr>
        <w:pStyle w:val="G0"/>
        <w:spacing w:before="156" w:after="156"/>
      </w:pPr>
      <w:r>
        <w:rPr>
          <w:rFonts w:hint="eastAsia"/>
        </w:rPr>
        <w:t>（一）收购人基本情况</w:t>
      </w:r>
    </w:p>
    <w:p w14:paraId="079B1784" w14:textId="77777777" w:rsidR="00C50114" w:rsidRDefault="00000000">
      <w:pPr>
        <w:pStyle w:val="G"/>
        <w:spacing w:before="156" w:after="156"/>
        <w:ind w:firstLine="480"/>
        <w:jc w:val="both"/>
      </w:pPr>
      <w:r>
        <w:rPr>
          <w:rFonts w:hint="eastAsia"/>
        </w:rPr>
        <w:t>截至本报告书签署日，收购人鼎耘产业的基本信息如下：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C50114" w14:paraId="62233B1F" w14:textId="77777777">
        <w:trPr>
          <w:trHeight w:val="397"/>
          <w:jc w:val="center"/>
        </w:trPr>
        <w:tc>
          <w:tcPr>
            <w:tcW w:w="1068" w:type="pct"/>
            <w:vAlign w:val="center"/>
          </w:tcPr>
          <w:p w14:paraId="63E1E437" w14:textId="77777777" w:rsidR="00C50114" w:rsidRDefault="00000000">
            <w:pPr>
              <w:pStyle w:val="G3"/>
              <w:rPr>
                <w:b/>
                <w:bCs/>
              </w:rPr>
            </w:pPr>
            <w:r>
              <w:rPr>
                <w:rFonts w:hint="eastAsia"/>
                <w:b/>
                <w:bCs/>
              </w:rPr>
              <w:t>企业</w:t>
            </w:r>
            <w:r>
              <w:rPr>
                <w:b/>
                <w:bCs/>
              </w:rPr>
              <w:t>名称</w:t>
            </w:r>
          </w:p>
        </w:tc>
        <w:tc>
          <w:tcPr>
            <w:tcW w:w="3931" w:type="pct"/>
            <w:vAlign w:val="center"/>
          </w:tcPr>
          <w:p w14:paraId="6BFCF3D6" w14:textId="77777777" w:rsidR="00C50114" w:rsidRDefault="00000000">
            <w:pPr>
              <w:pStyle w:val="G3"/>
            </w:pPr>
            <w:r>
              <w:rPr>
                <w:rFonts w:hint="eastAsia"/>
              </w:rPr>
              <w:t>合肥鼎耘科技产业发展合伙企业（有限合伙）</w:t>
            </w:r>
          </w:p>
        </w:tc>
      </w:tr>
      <w:tr w:rsidR="00C50114" w14:paraId="5372C184" w14:textId="77777777">
        <w:trPr>
          <w:trHeight w:val="397"/>
          <w:jc w:val="center"/>
        </w:trPr>
        <w:tc>
          <w:tcPr>
            <w:tcW w:w="1068" w:type="pct"/>
            <w:vAlign w:val="center"/>
          </w:tcPr>
          <w:p w14:paraId="7CA00121" w14:textId="77777777" w:rsidR="00C50114" w:rsidRDefault="00000000">
            <w:pPr>
              <w:pStyle w:val="G3"/>
              <w:rPr>
                <w:b/>
                <w:bCs/>
              </w:rPr>
            </w:pPr>
            <w:r>
              <w:rPr>
                <w:rFonts w:hint="eastAsia"/>
                <w:b/>
                <w:bCs/>
              </w:rPr>
              <w:t>执行事务合伙人</w:t>
            </w:r>
          </w:p>
        </w:tc>
        <w:tc>
          <w:tcPr>
            <w:tcW w:w="3931" w:type="pct"/>
            <w:vAlign w:val="center"/>
          </w:tcPr>
          <w:p w14:paraId="21584C45" w14:textId="77777777" w:rsidR="00C50114" w:rsidRDefault="00000000">
            <w:pPr>
              <w:pStyle w:val="G3"/>
            </w:pPr>
            <w:r>
              <w:rPr>
                <w:rFonts w:hint="eastAsia"/>
              </w:rPr>
              <w:t>合肥鼎耘工业智能科技有限公司</w:t>
            </w:r>
          </w:p>
        </w:tc>
      </w:tr>
      <w:tr w:rsidR="00C50114" w14:paraId="7568DD62" w14:textId="77777777">
        <w:trPr>
          <w:trHeight w:val="397"/>
          <w:jc w:val="center"/>
        </w:trPr>
        <w:tc>
          <w:tcPr>
            <w:tcW w:w="1068" w:type="pct"/>
            <w:vAlign w:val="center"/>
          </w:tcPr>
          <w:p w14:paraId="7476C59C" w14:textId="77777777" w:rsidR="00C50114" w:rsidRDefault="00000000">
            <w:pPr>
              <w:pStyle w:val="G3"/>
              <w:rPr>
                <w:b/>
                <w:bCs/>
              </w:rPr>
            </w:pPr>
            <w:r>
              <w:rPr>
                <w:rFonts w:hint="eastAsia"/>
                <w:b/>
                <w:bCs/>
              </w:rPr>
              <w:t>认缴出资额</w:t>
            </w:r>
          </w:p>
        </w:tc>
        <w:tc>
          <w:tcPr>
            <w:tcW w:w="3931" w:type="pct"/>
            <w:vAlign w:val="center"/>
          </w:tcPr>
          <w:p w14:paraId="0B87D7A7" w14:textId="77777777" w:rsidR="00C50114" w:rsidRDefault="00000000">
            <w:pPr>
              <w:pStyle w:val="G3"/>
              <w:rPr>
                <w:vertAlign w:val="superscript"/>
              </w:rPr>
            </w:pPr>
            <w:r>
              <w:rPr>
                <w:rFonts w:hint="eastAsia"/>
              </w:rPr>
              <w:t>61,500</w:t>
            </w:r>
            <w:r>
              <w:rPr>
                <w:rFonts w:hint="eastAsia"/>
              </w:rPr>
              <w:t>万元人民币</w:t>
            </w:r>
          </w:p>
        </w:tc>
      </w:tr>
      <w:tr w:rsidR="00C50114" w14:paraId="5C07C3A0" w14:textId="77777777">
        <w:trPr>
          <w:trHeight w:val="397"/>
          <w:jc w:val="center"/>
        </w:trPr>
        <w:tc>
          <w:tcPr>
            <w:tcW w:w="1068" w:type="pct"/>
            <w:vAlign w:val="center"/>
          </w:tcPr>
          <w:p w14:paraId="5301EFE3" w14:textId="77777777" w:rsidR="00C50114" w:rsidRDefault="00000000">
            <w:pPr>
              <w:pStyle w:val="G3"/>
              <w:rPr>
                <w:b/>
                <w:bCs/>
              </w:rPr>
            </w:pPr>
            <w:r>
              <w:rPr>
                <w:b/>
                <w:bCs/>
              </w:rPr>
              <w:t>统一社会信用代码</w:t>
            </w:r>
          </w:p>
        </w:tc>
        <w:tc>
          <w:tcPr>
            <w:tcW w:w="3931" w:type="pct"/>
            <w:vAlign w:val="center"/>
          </w:tcPr>
          <w:p w14:paraId="0C5CB7E7" w14:textId="77777777" w:rsidR="00C50114" w:rsidRDefault="00000000">
            <w:pPr>
              <w:pStyle w:val="G3"/>
            </w:pPr>
            <w:r>
              <w:rPr>
                <w:rFonts w:hint="eastAsia"/>
              </w:rPr>
              <w:t>91340121MAEW2WFM51</w:t>
            </w:r>
          </w:p>
        </w:tc>
      </w:tr>
      <w:tr w:rsidR="00C50114" w14:paraId="6B6179D9" w14:textId="77777777">
        <w:trPr>
          <w:trHeight w:val="397"/>
          <w:jc w:val="center"/>
        </w:trPr>
        <w:tc>
          <w:tcPr>
            <w:tcW w:w="1068" w:type="pct"/>
            <w:vAlign w:val="center"/>
          </w:tcPr>
          <w:p w14:paraId="30E8BF7F" w14:textId="77777777" w:rsidR="00C50114" w:rsidRDefault="00000000">
            <w:pPr>
              <w:pStyle w:val="G3"/>
              <w:rPr>
                <w:b/>
                <w:bCs/>
              </w:rPr>
            </w:pPr>
            <w:r>
              <w:rPr>
                <w:rFonts w:hint="eastAsia"/>
                <w:b/>
                <w:bCs/>
              </w:rPr>
              <w:t>企业</w:t>
            </w:r>
            <w:r>
              <w:rPr>
                <w:b/>
                <w:bCs/>
              </w:rPr>
              <w:t>类型</w:t>
            </w:r>
          </w:p>
        </w:tc>
        <w:tc>
          <w:tcPr>
            <w:tcW w:w="3931" w:type="pct"/>
            <w:vAlign w:val="center"/>
          </w:tcPr>
          <w:p w14:paraId="6C0733F7" w14:textId="77777777" w:rsidR="00C50114" w:rsidRDefault="00000000">
            <w:pPr>
              <w:pStyle w:val="G3"/>
            </w:pPr>
            <w:r>
              <w:rPr>
                <w:rFonts w:hint="eastAsia"/>
              </w:rPr>
              <w:t>有限合伙企业</w:t>
            </w:r>
          </w:p>
        </w:tc>
      </w:tr>
      <w:tr w:rsidR="00C50114" w14:paraId="58EE85CC" w14:textId="77777777">
        <w:trPr>
          <w:trHeight w:val="397"/>
          <w:jc w:val="center"/>
        </w:trPr>
        <w:tc>
          <w:tcPr>
            <w:tcW w:w="1068" w:type="pct"/>
            <w:vAlign w:val="center"/>
          </w:tcPr>
          <w:p w14:paraId="158C620F" w14:textId="77777777" w:rsidR="00C50114" w:rsidRDefault="00000000">
            <w:pPr>
              <w:pStyle w:val="G3"/>
              <w:rPr>
                <w:b/>
                <w:bCs/>
              </w:rPr>
            </w:pPr>
            <w:r>
              <w:rPr>
                <w:b/>
                <w:bCs/>
              </w:rPr>
              <w:t>经营范围</w:t>
            </w:r>
          </w:p>
        </w:tc>
        <w:tc>
          <w:tcPr>
            <w:tcW w:w="3931" w:type="pct"/>
            <w:vAlign w:val="center"/>
          </w:tcPr>
          <w:p w14:paraId="459AA667" w14:textId="77777777" w:rsidR="00C50114" w:rsidRDefault="00000000">
            <w:pPr>
              <w:pStyle w:val="G3"/>
            </w:pPr>
            <w:r>
              <w:rPr>
                <w:rFonts w:hint="eastAsia"/>
              </w:rPr>
              <w:t>一般项目：企业管理；企业管理咨询；企业总部管理；技术服务、技术开发、技术咨询、技术交流、技术转让、技术推广（除许可业务外</w:t>
            </w:r>
            <w:r>
              <w:rPr>
                <w:rFonts w:hint="eastAsia"/>
              </w:rPr>
              <w:t>,</w:t>
            </w:r>
            <w:r>
              <w:rPr>
                <w:rFonts w:hint="eastAsia"/>
              </w:rPr>
              <w:t>可自主依法经营法律法规非禁止或限制的项目）</w:t>
            </w:r>
          </w:p>
        </w:tc>
      </w:tr>
      <w:tr w:rsidR="00C50114" w14:paraId="3BF2C0A5" w14:textId="77777777">
        <w:trPr>
          <w:trHeight w:val="397"/>
          <w:jc w:val="center"/>
        </w:trPr>
        <w:tc>
          <w:tcPr>
            <w:tcW w:w="1068" w:type="pct"/>
            <w:vAlign w:val="center"/>
          </w:tcPr>
          <w:p w14:paraId="518FCEC8" w14:textId="77777777" w:rsidR="00C50114" w:rsidRDefault="00000000">
            <w:pPr>
              <w:pStyle w:val="G3"/>
              <w:rPr>
                <w:b/>
                <w:bCs/>
              </w:rPr>
            </w:pPr>
            <w:r>
              <w:rPr>
                <w:rFonts w:hint="eastAsia"/>
                <w:b/>
                <w:bCs/>
              </w:rPr>
              <w:t>成立日期</w:t>
            </w:r>
          </w:p>
        </w:tc>
        <w:tc>
          <w:tcPr>
            <w:tcW w:w="3931" w:type="pct"/>
            <w:vAlign w:val="center"/>
          </w:tcPr>
          <w:p w14:paraId="14FCA92C" w14:textId="77777777" w:rsidR="00C50114" w:rsidRDefault="00000000">
            <w:pPr>
              <w:pStyle w:val="G3"/>
            </w:pPr>
            <w:r>
              <w:rPr>
                <w:rFonts w:hint="eastAsia"/>
              </w:rPr>
              <w:t>2025</w:t>
            </w:r>
            <w:r>
              <w:rPr>
                <w:rFonts w:hint="eastAsia"/>
              </w:rPr>
              <w:t>年</w:t>
            </w:r>
            <w:r>
              <w:rPr>
                <w:rFonts w:hint="eastAsia"/>
              </w:rPr>
              <w:t>8</w:t>
            </w:r>
            <w:r>
              <w:rPr>
                <w:rFonts w:hint="eastAsia"/>
              </w:rPr>
              <w:t>月</w:t>
            </w:r>
            <w:r>
              <w:rPr>
                <w:rFonts w:hint="eastAsia"/>
              </w:rPr>
              <w:t>27</w:t>
            </w:r>
            <w:r>
              <w:rPr>
                <w:rFonts w:hint="eastAsia"/>
              </w:rPr>
              <w:t>日</w:t>
            </w:r>
          </w:p>
        </w:tc>
      </w:tr>
      <w:tr w:rsidR="00C50114" w14:paraId="5D6C89C7" w14:textId="77777777">
        <w:trPr>
          <w:trHeight w:val="397"/>
          <w:jc w:val="center"/>
        </w:trPr>
        <w:tc>
          <w:tcPr>
            <w:tcW w:w="1068" w:type="pct"/>
            <w:vAlign w:val="center"/>
          </w:tcPr>
          <w:p w14:paraId="6AD5549A" w14:textId="77777777" w:rsidR="00C50114" w:rsidRDefault="00000000">
            <w:pPr>
              <w:pStyle w:val="G3"/>
              <w:rPr>
                <w:b/>
                <w:bCs/>
              </w:rPr>
            </w:pPr>
            <w:r>
              <w:rPr>
                <w:rFonts w:hint="eastAsia"/>
                <w:b/>
                <w:bCs/>
              </w:rPr>
              <w:t>经营</w:t>
            </w:r>
            <w:r>
              <w:rPr>
                <w:b/>
                <w:bCs/>
              </w:rPr>
              <w:t>期限</w:t>
            </w:r>
          </w:p>
        </w:tc>
        <w:tc>
          <w:tcPr>
            <w:tcW w:w="3931" w:type="pct"/>
            <w:vAlign w:val="center"/>
          </w:tcPr>
          <w:p w14:paraId="151B8FE9" w14:textId="77777777" w:rsidR="00C50114" w:rsidRDefault="00000000">
            <w:pPr>
              <w:pStyle w:val="G3"/>
            </w:pPr>
            <w:r>
              <w:rPr>
                <w:rFonts w:hint="eastAsia"/>
              </w:rPr>
              <w:t>2025</w:t>
            </w:r>
            <w:r>
              <w:rPr>
                <w:rFonts w:hint="eastAsia"/>
              </w:rPr>
              <w:t>年</w:t>
            </w:r>
            <w:r>
              <w:rPr>
                <w:rFonts w:hint="eastAsia"/>
              </w:rPr>
              <w:t>8</w:t>
            </w:r>
            <w:r>
              <w:rPr>
                <w:rFonts w:hint="eastAsia"/>
              </w:rPr>
              <w:t>月</w:t>
            </w:r>
            <w:r>
              <w:rPr>
                <w:rFonts w:hint="eastAsia"/>
              </w:rPr>
              <w:t>27</w:t>
            </w:r>
            <w:r>
              <w:rPr>
                <w:rFonts w:hint="eastAsia"/>
              </w:rPr>
              <w:t>日至</w:t>
            </w:r>
            <w:r>
              <w:rPr>
                <w:rFonts w:hint="eastAsia"/>
              </w:rPr>
              <w:t>2035</w:t>
            </w:r>
            <w:r>
              <w:rPr>
                <w:rFonts w:hint="eastAsia"/>
              </w:rPr>
              <w:t>年</w:t>
            </w:r>
            <w:r>
              <w:rPr>
                <w:rFonts w:hint="eastAsia"/>
              </w:rPr>
              <w:t>8</w:t>
            </w:r>
            <w:r>
              <w:rPr>
                <w:rFonts w:hint="eastAsia"/>
              </w:rPr>
              <w:t>月</w:t>
            </w:r>
            <w:r>
              <w:rPr>
                <w:rFonts w:hint="eastAsia"/>
              </w:rPr>
              <w:t>27</w:t>
            </w:r>
            <w:r>
              <w:rPr>
                <w:rFonts w:hint="eastAsia"/>
              </w:rPr>
              <w:t>日</w:t>
            </w:r>
          </w:p>
        </w:tc>
      </w:tr>
      <w:tr w:rsidR="00C50114" w14:paraId="48029556" w14:textId="77777777">
        <w:trPr>
          <w:trHeight w:val="397"/>
          <w:jc w:val="center"/>
        </w:trPr>
        <w:tc>
          <w:tcPr>
            <w:tcW w:w="1068" w:type="pct"/>
            <w:vAlign w:val="center"/>
          </w:tcPr>
          <w:p w14:paraId="27EE709C" w14:textId="77777777" w:rsidR="00C50114" w:rsidRDefault="00000000">
            <w:pPr>
              <w:pStyle w:val="G3"/>
              <w:rPr>
                <w:b/>
                <w:bCs/>
              </w:rPr>
            </w:pPr>
            <w:r>
              <w:rPr>
                <w:rFonts w:hint="eastAsia"/>
                <w:b/>
                <w:bCs/>
              </w:rPr>
              <w:t>注册地址</w:t>
            </w:r>
          </w:p>
        </w:tc>
        <w:tc>
          <w:tcPr>
            <w:tcW w:w="3931" w:type="pct"/>
            <w:vAlign w:val="center"/>
          </w:tcPr>
          <w:p w14:paraId="0162D7EF" w14:textId="77777777" w:rsidR="00C50114"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C50114" w14:paraId="7E37A159" w14:textId="77777777">
        <w:trPr>
          <w:trHeight w:val="397"/>
          <w:jc w:val="center"/>
        </w:trPr>
        <w:tc>
          <w:tcPr>
            <w:tcW w:w="1068" w:type="pct"/>
            <w:vAlign w:val="center"/>
          </w:tcPr>
          <w:p w14:paraId="2627CFD9" w14:textId="77777777" w:rsidR="00C50114" w:rsidRDefault="00000000">
            <w:pPr>
              <w:pStyle w:val="G3"/>
              <w:rPr>
                <w:b/>
                <w:bCs/>
              </w:rPr>
            </w:pPr>
            <w:r>
              <w:rPr>
                <w:rFonts w:hint="eastAsia"/>
                <w:b/>
                <w:bCs/>
              </w:rPr>
              <w:t>通讯地址</w:t>
            </w:r>
          </w:p>
        </w:tc>
        <w:tc>
          <w:tcPr>
            <w:tcW w:w="3931" w:type="pct"/>
            <w:vAlign w:val="center"/>
          </w:tcPr>
          <w:p w14:paraId="605D8156" w14:textId="77777777" w:rsidR="00C50114"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bl>
    <w:p w14:paraId="3735BCC2" w14:textId="77777777" w:rsidR="00C50114" w:rsidRDefault="00000000">
      <w:pPr>
        <w:pStyle w:val="G0"/>
        <w:spacing w:before="156" w:after="156"/>
      </w:pPr>
      <w:r>
        <w:rPr>
          <w:rFonts w:hint="eastAsia"/>
        </w:rPr>
        <w:t>（二）收购人股权及控制关系</w:t>
      </w:r>
    </w:p>
    <w:p w14:paraId="239727D5" w14:textId="77777777" w:rsidR="00C50114" w:rsidRDefault="00000000">
      <w:pPr>
        <w:pStyle w:val="G0"/>
        <w:spacing w:before="156" w:after="156"/>
        <w:ind w:firstLineChars="200" w:firstLine="482"/>
      </w:pPr>
      <w:r>
        <w:rPr>
          <w:rFonts w:hint="eastAsia"/>
        </w:rPr>
        <w:t>1</w:t>
      </w:r>
      <w:r>
        <w:rPr>
          <w:rFonts w:hint="eastAsia"/>
        </w:rPr>
        <w:t>、收购人的股权结构关系</w:t>
      </w:r>
    </w:p>
    <w:p w14:paraId="78DFE98C" w14:textId="77777777" w:rsidR="00C50114" w:rsidRDefault="00000000">
      <w:pPr>
        <w:pStyle w:val="G"/>
        <w:spacing w:before="156" w:after="156"/>
        <w:ind w:firstLine="480"/>
        <w:jc w:val="both"/>
      </w:pPr>
      <w:r>
        <w:rPr>
          <w:rFonts w:hint="eastAsia"/>
        </w:rPr>
        <w:t>截至本报告书签署日，收购人鼎耘产业的执行事务合伙人为鼎耘工业，实际控制人为李红星先生。</w:t>
      </w:r>
    </w:p>
    <w:p w14:paraId="410F9187" w14:textId="77777777" w:rsidR="00C50114" w:rsidRDefault="00000000">
      <w:pPr>
        <w:pStyle w:val="G"/>
        <w:spacing w:before="156" w:after="156"/>
        <w:ind w:firstLine="480"/>
        <w:jc w:val="both"/>
      </w:pPr>
      <w:r>
        <w:rPr>
          <w:rFonts w:hint="eastAsia"/>
        </w:rPr>
        <w:t>收购人的合伙人及其出资情况如下：</w:t>
      </w:r>
    </w:p>
    <w:tbl>
      <w:tblPr>
        <w:tblW w:w="0" w:type="auto"/>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1005"/>
        <w:gridCol w:w="3942"/>
        <w:gridCol w:w="1922"/>
        <w:gridCol w:w="1407"/>
      </w:tblGrid>
      <w:tr w:rsidR="00C50114" w14:paraId="16610757" w14:textId="77777777">
        <w:tc>
          <w:tcPr>
            <w:tcW w:w="1032" w:type="dxa"/>
            <w:tcBorders>
              <w:tl2br w:val="nil"/>
              <w:tr2bl w:val="nil"/>
            </w:tcBorders>
            <w:vAlign w:val="center"/>
          </w:tcPr>
          <w:p w14:paraId="0D4EB0A7" w14:textId="77777777" w:rsidR="00C50114" w:rsidRDefault="00000000">
            <w:pPr>
              <w:pStyle w:val="G3"/>
              <w:jc w:val="center"/>
              <w:rPr>
                <w:b/>
                <w:bCs/>
              </w:rPr>
            </w:pPr>
            <w:r>
              <w:rPr>
                <w:rFonts w:hint="eastAsia"/>
                <w:b/>
                <w:bCs/>
              </w:rPr>
              <w:t>序号</w:t>
            </w:r>
          </w:p>
        </w:tc>
        <w:tc>
          <w:tcPr>
            <w:tcW w:w="4099" w:type="dxa"/>
            <w:tcBorders>
              <w:tl2br w:val="nil"/>
              <w:tr2bl w:val="nil"/>
            </w:tcBorders>
            <w:vAlign w:val="center"/>
          </w:tcPr>
          <w:p w14:paraId="1EDBAA85" w14:textId="77777777" w:rsidR="00C50114" w:rsidRDefault="00000000">
            <w:pPr>
              <w:pStyle w:val="G3"/>
              <w:jc w:val="center"/>
              <w:rPr>
                <w:b/>
                <w:bCs/>
              </w:rPr>
            </w:pPr>
            <w:del w:id="63" w:author="猫猫" w:date="2025-11-18T11:32:00Z">
              <w:r>
                <w:rPr>
                  <w:rFonts w:hint="eastAsia"/>
                  <w:b/>
                  <w:bCs/>
                </w:rPr>
                <w:delText>股东</w:delText>
              </w:r>
            </w:del>
            <w:ins w:id="64" w:author="猫猫" w:date="2025-11-18T11:32:00Z">
              <w:r>
                <w:rPr>
                  <w:rFonts w:hint="eastAsia"/>
                  <w:b/>
                  <w:bCs/>
                </w:rPr>
                <w:t>合伙人</w:t>
              </w:r>
            </w:ins>
            <w:r>
              <w:rPr>
                <w:rFonts w:hint="eastAsia"/>
                <w:b/>
                <w:bCs/>
              </w:rPr>
              <w:t>姓名</w:t>
            </w:r>
          </w:p>
        </w:tc>
        <w:tc>
          <w:tcPr>
            <w:tcW w:w="1963" w:type="dxa"/>
            <w:tcBorders>
              <w:tl2br w:val="nil"/>
              <w:tr2bl w:val="nil"/>
            </w:tcBorders>
            <w:vAlign w:val="center"/>
          </w:tcPr>
          <w:p w14:paraId="6C297E77" w14:textId="77777777" w:rsidR="00C50114" w:rsidRDefault="00000000">
            <w:pPr>
              <w:pStyle w:val="G3"/>
              <w:jc w:val="center"/>
              <w:rPr>
                <w:b/>
                <w:bCs/>
              </w:rPr>
            </w:pPr>
            <w:r>
              <w:rPr>
                <w:rFonts w:hint="eastAsia"/>
                <w:b/>
                <w:bCs/>
              </w:rPr>
              <w:t>认缴出资额（万元）</w:t>
            </w:r>
          </w:p>
        </w:tc>
        <w:tc>
          <w:tcPr>
            <w:tcW w:w="1426" w:type="dxa"/>
            <w:tcBorders>
              <w:tl2br w:val="nil"/>
              <w:tr2bl w:val="nil"/>
            </w:tcBorders>
            <w:vAlign w:val="center"/>
          </w:tcPr>
          <w:p w14:paraId="0EE58662" w14:textId="77777777" w:rsidR="00C50114" w:rsidRDefault="00000000">
            <w:pPr>
              <w:pStyle w:val="G3"/>
              <w:jc w:val="center"/>
              <w:rPr>
                <w:b/>
                <w:bCs/>
              </w:rPr>
            </w:pPr>
            <w:r>
              <w:rPr>
                <w:rFonts w:hint="eastAsia"/>
                <w:b/>
                <w:bCs/>
              </w:rPr>
              <w:t>持股比例</w:t>
            </w:r>
          </w:p>
        </w:tc>
      </w:tr>
      <w:tr w:rsidR="00C50114" w14:paraId="496D7AC2" w14:textId="77777777">
        <w:trPr>
          <w:trHeight w:val="397"/>
        </w:trPr>
        <w:tc>
          <w:tcPr>
            <w:tcW w:w="1032" w:type="dxa"/>
            <w:tcBorders>
              <w:tl2br w:val="nil"/>
              <w:tr2bl w:val="nil"/>
            </w:tcBorders>
            <w:vAlign w:val="center"/>
          </w:tcPr>
          <w:p w14:paraId="23634EC0" w14:textId="77777777" w:rsidR="00C50114" w:rsidRDefault="00000000">
            <w:pPr>
              <w:pStyle w:val="G3"/>
              <w:jc w:val="center"/>
            </w:pPr>
            <w:bookmarkStart w:id="65" w:name="OLE_LINK1" w:colFirst="3" w:colLast="3"/>
            <w:r>
              <w:rPr>
                <w:rFonts w:hint="eastAsia"/>
              </w:rPr>
              <w:t>1</w:t>
            </w:r>
          </w:p>
        </w:tc>
        <w:tc>
          <w:tcPr>
            <w:tcW w:w="4099" w:type="dxa"/>
            <w:tcBorders>
              <w:tl2br w:val="nil"/>
              <w:tr2bl w:val="nil"/>
            </w:tcBorders>
            <w:vAlign w:val="center"/>
          </w:tcPr>
          <w:p w14:paraId="33D0F3CB" w14:textId="77777777" w:rsidR="00C50114" w:rsidRDefault="00000000">
            <w:pPr>
              <w:pStyle w:val="G3"/>
            </w:pPr>
            <w:r>
              <w:rPr>
                <w:rFonts w:hint="eastAsia"/>
              </w:rPr>
              <w:t>合肥鼎耘工业智能科技有限公司</w:t>
            </w:r>
          </w:p>
        </w:tc>
        <w:tc>
          <w:tcPr>
            <w:tcW w:w="1963" w:type="dxa"/>
            <w:tcBorders>
              <w:tl2br w:val="nil"/>
              <w:tr2bl w:val="nil"/>
            </w:tcBorders>
            <w:vAlign w:val="center"/>
          </w:tcPr>
          <w:p w14:paraId="722576A1" w14:textId="77777777" w:rsidR="00C50114" w:rsidRDefault="00000000">
            <w:pPr>
              <w:pStyle w:val="G3"/>
              <w:jc w:val="right"/>
            </w:pPr>
            <w:r>
              <w:rPr>
                <w:rFonts w:hint="eastAsia"/>
              </w:rPr>
              <w:t>500.00</w:t>
            </w:r>
          </w:p>
        </w:tc>
        <w:tc>
          <w:tcPr>
            <w:tcW w:w="1426" w:type="dxa"/>
            <w:tcBorders>
              <w:tl2br w:val="nil"/>
              <w:tr2bl w:val="nil"/>
            </w:tcBorders>
            <w:vAlign w:val="center"/>
          </w:tcPr>
          <w:p w14:paraId="2244EE0F" w14:textId="77777777" w:rsidR="00C50114" w:rsidRDefault="00000000">
            <w:pPr>
              <w:pStyle w:val="G3"/>
              <w:jc w:val="right"/>
            </w:pPr>
            <w:r>
              <w:rPr>
                <w:rFonts w:hint="eastAsia"/>
              </w:rPr>
              <w:t>0.81%</w:t>
            </w:r>
          </w:p>
        </w:tc>
      </w:tr>
      <w:tr w:rsidR="00C50114" w14:paraId="7DDC5825" w14:textId="77777777">
        <w:trPr>
          <w:trHeight w:val="397"/>
        </w:trPr>
        <w:tc>
          <w:tcPr>
            <w:tcW w:w="1032" w:type="dxa"/>
            <w:tcBorders>
              <w:tl2br w:val="nil"/>
              <w:tr2bl w:val="nil"/>
            </w:tcBorders>
            <w:vAlign w:val="center"/>
          </w:tcPr>
          <w:p w14:paraId="080B3EFE" w14:textId="77777777" w:rsidR="00C50114" w:rsidRDefault="00000000">
            <w:pPr>
              <w:pStyle w:val="G3"/>
              <w:jc w:val="center"/>
            </w:pPr>
            <w:r>
              <w:rPr>
                <w:rFonts w:hint="eastAsia"/>
              </w:rPr>
              <w:t>2</w:t>
            </w:r>
          </w:p>
        </w:tc>
        <w:tc>
          <w:tcPr>
            <w:tcW w:w="4099" w:type="dxa"/>
            <w:tcBorders>
              <w:tl2br w:val="nil"/>
              <w:tr2bl w:val="nil"/>
            </w:tcBorders>
            <w:vAlign w:val="center"/>
          </w:tcPr>
          <w:p w14:paraId="327C59EF" w14:textId="77777777" w:rsidR="00C50114" w:rsidRDefault="00000000">
            <w:pPr>
              <w:pStyle w:val="G3"/>
            </w:pPr>
            <w:r>
              <w:rPr>
                <w:rFonts w:hint="eastAsia"/>
              </w:rPr>
              <w:t>合肥北城建设投资发展控股集团有限公司</w:t>
            </w:r>
          </w:p>
        </w:tc>
        <w:tc>
          <w:tcPr>
            <w:tcW w:w="1963" w:type="dxa"/>
            <w:tcBorders>
              <w:tl2br w:val="nil"/>
              <w:tr2bl w:val="nil"/>
            </w:tcBorders>
            <w:vAlign w:val="center"/>
          </w:tcPr>
          <w:p w14:paraId="6793007C" w14:textId="77777777" w:rsidR="00C50114" w:rsidRDefault="00000000">
            <w:pPr>
              <w:pStyle w:val="G3"/>
              <w:jc w:val="right"/>
            </w:pPr>
            <w:r>
              <w:rPr>
                <w:rFonts w:hint="eastAsia"/>
              </w:rPr>
              <w:t>55,000.00</w:t>
            </w:r>
          </w:p>
        </w:tc>
        <w:tc>
          <w:tcPr>
            <w:tcW w:w="1426" w:type="dxa"/>
            <w:tcBorders>
              <w:tl2br w:val="nil"/>
              <w:tr2bl w:val="nil"/>
            </w:tcBorders>
            <w:vAlign w:val="center"/>
          </w:tcPr>
          <w:p w14:paraId="0D868D03" w14:textId="77777777" w:rsidR="00C50114" w:rsidRDefault="00000000">
            <w:pPr>
              <w:pStyle w:val="G3"/>
              <w:jc w:val="right"/>
            </w:pPr>
            <w:r>
              <w:rPr>
                <w:rFonts w:hint="eastAsia"/>
              </w:rPr>
              <w:t>89.43%</w:t>
            </w:r>
          </w:p>
        </w:tc>
      </w:tr>
      <w:tr w:rsidR="00C50114" w14:paraId="01DD5AB6" w14:textId="77777777">
        <w:trPr>
          <w:trHeight w:val="397"/>
        </w:trPr>
        <w:tc>
          <w:tcPr>
            <w:tcW w:w="1032" w:type="dxa"/>
            <w:tcBorders>
              <w:tl2br w:val="nil"/>
              <w:tr2bl w:val="nil"/>
            </w:tcBorders>
            <w:vAlign w:val="center"/>
          </w:tcPr>
          <w:p w14:paraId="092E7C28" w14:textId="77777777" w:rsidR="00C50114" w:rsidRDefault="00000000">
            <w:pPr>
              <w:pStyle w:val="G3"/>
              <w:jc w:val="center"/>
            </w:pPr>
            <w:r>
              <w:rPr>
                <w:rFonts w:hint="eastAsia"/>
              </w:rPr>
              <w:t>3</w:t>
            </w:r>
          </w:p>
        </w:tc>
        <w:tc>
          <w:tcPr>
            <w:tcW w:w="4099" w:type="dxa"/>
            <w:tcBorders>
              <w:tl2br w:val="nil"/>
              <w:tr2bl w:val="nil"/>
            </w:tcBorders>
            <w:vAlign w:val="center"/>
          </w:tcPr>
          <w:p w14:paraId="575DAF9F" w14:textId="77777777" w:rsidR="00C50114" w:rsidRDefault="00000000">
            <w:pPr>
              <w:pStyle w:val="G3"/>
            </w:pPr>
            <w:r>
              <w:rPr>
                <w:rFonts w:hint="eastAsia"/>
              </w:rPr>
              <w:t>鼎耘投资发展（海南）有限公司</w:t>
            </w:r>
          </w:p>
        </w:tc>
        <w:tc>
          <w:tcPr>
            <w:tcW w:w="1963" w:type="dxa"/>
            <w:tcBorders>
              <w:tl2br w:val="nil"/>
              <w:tr2bl w:val="nil"/>
            </w:tcBorders>
            <w:vAlign w:val="center"/>
          </w:tcPr>
          <w:p w14:paraId="40273D3B" w14:textId="77777777" w:rsidR="00C50114" w:rsidRDefault="00000000">
            <w:pPr>
              <w:pStyle w:val="G3"/>
              <w:jc w:val="right"/>
            </w:pPr>
            <w:r>
              <w:rPr>
                <w:rFonts w:hint="eastAsia"/>
              </w:rPr>
              <w:t>6,000.00</w:t>
            </w:r>
          </w:p>
        </w:tc>
        <w:tc>
          <w:tcPr>
            <w:tcW w:w="1426" w:type="dxa"/>
            <w:tcBorders>
              <w:tl2br w:val="nil"/>
              <w:tr2bl w:val="nil"/>
            </w:tcBorders>
            <w:vAlign w:val="center"/>
          </w:tcPr>
          <w:p w14:paraId="3C64CB70" w14:textId="77777777" w:rsidR="00C50114" w:rsidRDefault="00000000">
            <w:pPr>
              <w:pStyle w:val="G3"/>
              <w:jc w:val="right"/>
            </w:pPr>
            <w:r>
              <w:rPr>
                <w:rFonts w:hint="eastAsia"/>
              </w:rPr>
              <w:t>9.76%</w:t>
            </w:r>
          </w:p>
        </w:tc>
      </w:tr>
      <w:bookmarkEnd w:id="65"/>
      <w:tr w:rsidR="00C50114" w14:paraId="7CF428A1" w14:textId="77777777">
        <w:tc>
          <w:tcPr>
            <w:tcW w:w="5131" w:type="dxa"/>
            <w:gridSpan w:val="2"/>
            <w:tcBorders>
              <w:tl2br w:val="nil"/>
              <w:tr2bl w:val="nil"/>
            </w:tcBorders>
            <w:vAlign w:val="center"/>
          </w:tcPr>
          <w:p w14:paraId="23EDB57C" w14:textId="77777777" w:rsidR="00C50114" w:rsidRDefault="00000000">
            <w:pPr>
              <w:pStyle w:val="G3"/>
              <w:jc w:val="center"/>
              <w:rPr>
                <w:b/>
                <w:bCs/>
              </w:rPr>
            </w:pPr>
            <w:r>
              <w:rPr>
                <w:rFonts w:hint="eastAsia"/>
                <w:b/>
                <w:bCs/>
              </w:rPr>
              <w:t>合计</w:t>
            </w:r>
          </w:p>
        </w:tc>
        <w:tc>
          <w:tcPr>
            <w:tcW w:w="1963" w:type="dxa"/>
            <w:tcBorders>
              <w:tl2br w:val="nil"/>
              <w:tr2bl w:val="nil"/>
            </w:tcBorders>
            <w:vAlign w:val="center"/>
          </w:tcPr>
          <w:p w14:paraId="715826D2" w14:textId="77777777" w:rsidR="00C50114" w:rsidRDefault="00000000">
            <w:pPr>
              <w:pStyle w:val="G3"/>
              <w:jc w:val="right"/>
              <w:rPr>
                <w:b/>
                <w:bCs/>
              </w:rPr>
            </w:pPr>
            <w:r>
              <w:rPr>
                <w:b/>
                <w:bCs/>
              </w:rPr>
              <w:t>61,500.00</w:t>
            </w:r>
          </w:p>
        </w:tc>
        <w:tc>
          <w:tcPr>
            <w:tcW w:w="1426" w:type="dxa"/>
            <w:tcBorders>
              <w:tl2br w:val="nil"/>
              <w:tr2bl w:val="nil"/>
            </w:tcBorders>
            <w:vAlign w:val="center"/>
          </w:tcPr>
          <w:p w14:paraId="5DD62FC9" w14:textId="77777777" w:rsidR="00C50114" w:rsidRDefault="00000000">
            <w:pPr>
              <w:pStyle w:val="G3"/>
              <w:jc w:val="right"/>
              <w:rPr>
                <w:b/>
                <w:bCs/>
              </w:rPr>
            </w:pPr>
            <w:r>
              <w:rPr>
                <w:rFonts w:hint="eastAsia"/>
                <w:b/>
                <w:bCs/>
              </w:rPr>
              <w:t>100.00%</w:t>
            </w:r>
          </w:p>
        </w:tc>
      </w:tr>
    </w:tbl>
    <w:p w14:paraId="3DC796EF" w14:textId="77777777" w:rsidR="00C50114" w:rsidRDefault="00000000">
      <w:pPr>
        <w:pStyle w:val="G"/>
        <w:spacing w:before="156" w:after="156"/>
        <w:ind w:firstLine="480"/>
      </w:pPr>
      <w:r>
        <w:rPr>
          <w:rFonts w:hint="eastAsia"/>
        </w:rPr>
        <w:t>截至本报告书签署日，收购人的股权结构如下：</w:t>
      </w:r>
    </w:p>
    <w:p w14:paraId="2CF61EA0" w14:textId="77777777" w:rsidR="00C50114" w:rsidRDefault="00000000">
      <w:pPr>
        <w:pStyle w:val="G"/>
        <w:spacing w:before="156" w:after="156"/>
        <w:ind w:firstLine="480"/>
        <w:jc w:val="center"/>
      </w:pPr>
      <w:r>
        <w:rPr>
          <w:noProof/>
        </w:rPr>
        <w:lastRenderedPageBreak/>
        <w:drawing>
          <wp:inline distT="0" distB="0" distL="114300" distR="114300" wp14:anchorId="42288677" wp14:editId="27BB4C10">
            <wp:extent cx="5336540" cy="2378710"/>
            <wp:effectExtent l="0" t="0" r="508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5"/>
                    <a:stretch>
                      <a:fillRect/>
                    </a:stretch>
                  </pic:blipFill>
                  <pic:spPr>
                    <a:xfrm>
                      <a:off x="0" y="0"/>
                      <a:ext cx="5336540" cy="2378710"/>
                    </a:xfrm>
                    <a:prstGeom prst="rect">
                      <a:avLst/>
                    </a:prstGeom>
                    <a:noFill/>
                    <a:ln>
                      <a:noFill/>
                    </a:ln>
                  </pic:spPr>
                </pic:pic>
              </a:graphicData>
            </a:graphic>
          </wp:inline>
        </w:drawing>
      </w:r>
    </w:p>
    <w:p w14:paraId="7901A4C2" w14:textId="77777777" w:rsidR="00C50114" w:rsidRDefault="00000000">
      <w:pPr>
        <w:pStyle w:val="BodyText"/>
        <w:spacing w:before="156" w:after="156"/>
        <w:ind w:firstLine="480"/>
      </w:pPr>
      <w:ins w:id="66" w:author="猫猫" w:date="2025-11-18T11:32:00Z">
        <w:r>
          <w:rPr>
            <w:rFonts w:hint="eastAsia"/>
            <w:szCs w:val="24"/>
          </w:rPr>
          <w:t>根据鼎耘产业各合伙人签署的《合伙协议》，普通合伙人对于合伙企业的债务承担无限连带责任。由普通合伙人合肥鼎耘工业智能科技有限公司担任合伙企业执行事务合伙人，对外代表合伙企业，行使合伙企业的日常管理职责。因此，</w:t>
        </w:r>
      </w:ins>
      <w:r>
        <w:rPr>
          <w:rFonts w:hint="eastAsia"/>
          <w:szCs w:val="24"/>
        </w:rPr>
        <w:t>鼎耘工业作为合伙企业的执行事务合伙人，有权对《合伙协议》约定执行事务合伙人有权独立决定的事项独立作出决定而无需进一步取得其他合伙人的同意，对合伙企业日常经营管理、重大事项决策和执行、重要人员聘免等能够起到实际支配作用，因此鼎耘工业对鼎耘产业拥有实际控制权。</w:t>
      </w:r>
      <w:r>
        <w:rPr>
          <w:rFonts w:hint="eastAsia"/>
        </w:rPr>
        <w:t>而李红星持有</w:t>
      </w:r>
      <w:r>
        <w:rPr>
          <w:rFonts w:hint="eastAsia"/>
          <w:szCs w:val="24"/>
        </w:rPr>
        <w:t>鼎耘工业</w:t>
      </w:r>
      <w:r>
        <w:rPr>
          <w:rFonts w:hint="eastAsia"/>
          <w:szCs w:val="24"/>
        </w:rPr>
        <w:t>100%</w:t>
      </w:r>
      <w:r>
        <w:rPr>
          <w:rFonts w:hint="eastAsia"/>
          <w:szCs w:val="24"/>
        </w:rPr>
        <w:t>股权，因此李红星为鼎耘产业的实际控制人。</w:t>
      </w:r>
    </w:p>
    <w:p w14:paraId="4F1A8F00" w14:textId="77777777" w:rsidR="00C50114" w:rsidRDefault="00000000">
      <w:pPr>
        <w:pStyle w:val="G0"/>
        <w:spacing w:before="156" w:after="156"/>
        <w:ind w:firstLineChars="200" w:firstLine="482"/>
      </w:pPr>
      <w:r>
        <w:rPr>
          <w:rFonts w:hint="eastAsia"/>
        </w:rPr>
        <w:t>2</w:t>
      </w:r>
      <w:r>
        <w:rPr>
          <w:rFonts w:hint="eastAsia"/>
        </w:rPr>
        <w:t>、收购人的执行事务合伙人和实际控制人情况</w:t>
      </w:r>
    </w:p>
    <w:p w14:paraId="48ECDBD3" w14:textId="77777777" w:rsidR="00C50114" w:rsidRDefault="00000000">
      <w:pPr>
        <w:pStyle w:val="G1"/>
        <w:spacing w:before="156" w:after="156"/>
        <w:ind w:firstLine="482"/>
      </w:pPr>
      <w:r>
        <w:rPr>
          <w:rFonts w:hint="eastAsia"/>
        </w:rPr>
        <w:t>（</w:t>
      </w:r>
      <w:r>
        <w:rPr>
          <w:rFonts w:hint="eastAsia"/>
        </w:rPr>
        <w:t>1</w:t>
      </w:r>
      <w:r>
        <w:rPr>
          <w:rFonts w:hint="eastAsia"/>
        </w:rPr>
        <w:t>）执行事务合伙人</w:t>
      </w:r>
    </w:p>
    <w:p w14:paraId="41BA0BEA" w14:textId="77777777" w:rsidR="00C50114" w:rsidRDefault="00000000">
      <w:pPr>
        <w:pStyle w:val="G"/>
        <w:spacing w:before="156" w:after="156"/>
        <w:ind w:firstLine="480"/>
        <w:jc w:val="both"/>
      </w:pPr>
      <w:r>
        <w:rPr>
          <w:rFonts w:hint="eastAsia"/>
        </w:rPr>
        <w:t>截至本报告书签署日，鼎耘工业为收购人的执行事务合伙人，负责鼎耘产业的日常经营管理，其基本情况如下：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C50114" w14:paraId="4C1A4D06" w14:textId="77777777">
        <w:trPr>
          <w:trHeight w:val="397"/>
          <w:jc w:val="center"/>
        </w:trPr>
        <w:tc>
          <w:tcPr>
            <w:tcW w:w="1068" w:type="pct"/>
            <w:vAlign w:val="center"/>
          </w:tcPr>
          <w:p w14:paraId="1967D6D1" w14:textId="77777777" w:rsidR="00C50114" w:rsidRDefault="00000000">
            <w:pPr>
              <w:pStyle w:val="G3"/>
              <w:rPr>
                <w:b/>
                <w:bCs/>
              </w:rPr>
            </w:pPr>
            <w:r>
              <w:rPr>
                <w:rFonts w:hint="eastAsia"/>
                <w:b/>
                <w:bCs/>
              </w:rPr>
              <w:t>企业</w:t>
            </w:r>
            <w:r>
              <w:rPr>
                <w:b/>
                <w:bCs/>
              </w:rPr>
              <w:t>名称</w:t>
            </w:r>
          </w:p>
        </w:tc>
        <w:tc>
          <w:tcPr>
            <w:tcW w:w="3931" w:type="pct"/>
            <w:vAlign w:val="center"/>
          </w:tcPr>
          <w:p w14:paraId="3FA8DC5A" w14:textId="77777777" w:rsidR="00C50114" w:rsidRDefault="00000000">
            <w:pPr>
              <w:pStyle w:val="G3"/>
            </w:pPr>
            <w:r>
              <w:rPr>
                <w:rFonts w:hint="eastAsia"/>
              </w:rPr>
              <w:t>合肥鼎耘工业智能科技有限公司</w:t>
            </w:r>
          </w:p>
        </w:tc>
      </w:tr>
      <w:tr w:rsidR="00C50114" w14:paraId="67526CA9" w14:textId="77777777">
        <w:trPr>
          <w:trHeight w:val="397"/>
          <w:jc w:val="center"/>
        </w:trPr>
        <w:tc>
          <w:tcPr>
            <w:tcW w:w="1068" w:type="pct"/>
            <w:vAlign w:val="center"/>
          </w:tcPr>
          <w:p w14:paraId="2809C156" w14:textId="77777777" w:rsidR="00C50114" w:rsidRDefault="00000000">
            <w:pPr>
              <w:pStyle w:val="G3"/>
              <w:rPr>
                <w:b/>
                <w:bCs/>
              </w:rPr>
            </w:pPr>
            <w:r>
              <w:rPr>
                <w:rFonts w:hint="eastAsia"/>
                <w:b/>
                <w:bCs/>
              </w:rPr>
              <w:t>法定代表人</w:t>
            </w:r>
          </w:p>
        </w:tc>
        <w:tc>
          <w:tcPr>
            <w:tcW w:w="3931" w:type="pct"/>
            <w:vAlign w:val="center"/>
          </w:tcPr>
          <w:p w14:paraId="194AD823" w14:textId="77777777" w:rsidR="00C50114" w:rsidRDefault="00000000">
            <w:pPr>
              <w:pStyle w:val="G3"/>
            </w:pPr>
            <w:r>
              <w:rPr>
                <w:rFonts w:hint="eastAsia"/>
              </w:rPr>
              <w:t>李红星</w:t>
            </w:r>
          </w:p>
        </w:tc>
      </w:tr>
      <w:tr w:rsidR="00C50114" w14:paraId="7CF8ED3F" w14:textId="77777777">
        <w:trPr>
          <w:trHeight w:val="397"/>
          <w:jc w:val="center"/>
        </w:trPr>
        <w:tc>
          <w:tcPr>
            <w:tcW w:w="1068" w:type="pct"/>
            <w:vAlign w:val="center"/>
          </w:tcPr>
          <w:p w14:paraId="601F8734" w14:textId="77777777" w:rsidR="00C50114" w:rsidRDefault="00000000">
            <w:pPr>
              <w:pStyle w:val="G3"/>
              <w:rPr>
                <w:b/>
                <w:bCs/>
              </w:rPr>
            </w:pPr>
            <w:r>
              <w:rPr>
                <w:rFonts w:hint="eastAsia"/>
                <w:b/>
                <w:bCs/>
              </w:rPr>
              <w:t>认缴注册资本</w:t>
            </w:r>
          </w:p>
        </w:tc>
        <w:tc>
          <w:tcPr>
            <w:tcW w:w="3931" w:type="pct"/>
            <w:vAlign w:val="center"/>
          </w:tcPr>
          <w:p w14:paraId="3492C0BD" w14:textId="77777777" w:rsidR="00C50114" w:rsidRDefault="00000000">
            <w:pPr>
              <w:pStyle w:val="G3"/>
            </w:pPr>
            <w:r>
              <w:rPr>
                <w:rFonts w:hint="eastAsia"/>
              </w:rPr>
              <w:t>500</w:t>
            </w:r>
            <w:r>
              <w:rPr>
                <w:rFonts w:hint="eastAsia"/>
              </w:rPr>
              <w:t>万人民币</w:t>
            </w:r>
          </w:p>
        </w:tc>
      </w:tr>
      <w:tr w:rsidR="00C50114" w14:paraId="4E48FC34" w14:textId="77777777">
        <w:trPr>
          <w:trHeight w:val="397"/>
          <w:jc w:val="center"/>
        </w:trPr>
        <w:tc>
          <w:tcPr>
            <w:tcW w:w="1068" w:type="pct"/>
            <w:vAlign w:val="center"/>
          </w:tcPr>
          <w:p w14:paraId="74B27AE0" w14:textId="77777777" w:rsidR="00C50114" w:rsidRDefault="00000000">
            <w:pPr>
              <w:pStyle w:val="G3"/>
              <w:rPr>
                <w:b/>
                <w:bCs/>
              </w:rPr>
            </w:pPr>
            <w:r>
              <w:rPr>
                <w:b/>
                <w:bCs/>
              </w:rPr>
              <w:t>统一社会信用代码</w:t>
            </w:r>
          </w:p>
        </w:tc>
        <w:tc>
          <w:tcPr>
            <w:tcW w:w="3931" w:type="pct"/>
            <w:vAlign w:val="center"/>
          </w:tcPr>
          <w:p w14:paraId="7E20E047" w14:textId="77777777" w:rsidR="00C50114" w:rsidRDefault="00000000">
            <w:pPr>
              <w:pStyle w:val="G3"/>
            </w:pPr>
            <w:r>
              <w:rPr>
                <w:rFonts w:hint="eastAsia"/>
              </w:rPr>
              <w:t>91340121MAEN1EYC14</w:t>
            </w:r>
          </w:p>
        </w:tc>
      </w:tr>
      <w:tr w:rsidR="00C50114" w14:paraId="3F2C5C62" w14:textId="77777777">
        <w:trPr>
          <w:trHeight w:val="397"/>
          <w:jc w:val="center"/>
        </w:trPr>
        <w:tc>
          <w:tcPr>
            <w:tcW w:w="1068" w:type="pct"/>
            <w:vAlign w:val="center"/>
          </w:tcPr>
          <w:p w14:paraId="61002CD5" w14:textId="77777777" w:rsidR="00C50114" w:rsidRDefault="00000000">
            <w:pPr>
              <w:pStyle w:val="G3"/>
              <w:rPr>
                <w:b/>
                <w:bCs/>
              </w:rPr>
            </w:pPr>
            <w:r>
              <w:rPr>
                <w:rFonts w:hint="eastAsia"/>
                <w:b/>
                <w:bCs/>
              </w:rPr>
              <w:t>企业</w:t>
            </w:r>
            <w:r>
              <w:rPr>
                <w:b/>
                <w:bCs/>
              </w:rPr>
              <w:t>类型</w:t>
            </w:r>
          </w:p>
        </w:tc>
        <w:tc>
          <w:tcPr>
            <w:tcW w:w="3931" w:type="pct"/>
            <w:vAlign w:val="center"/>
          </w:tcPr>
          <w:p w14:paraId="5EC4CE54" w14:textId="77777777" w:rsidR="00C50114" w:rsidRDefault="00000000">
            <w:pPr>
              <w:pStyle w:val="G3"/>
            </w:pPr>
            <w:r>
              <w:rPr>
                <w:rFonts w:hint="eastAsia"/>
              </w:rPr>
              <w:t>其他有限责任公司</w:t>
            </w:r>
          </w:p>
        </w:tc>
      </w:tr>
      <w:tr w:rsidR="00C50114" w14:paraId="33A6CEFE" w14:textId="77777777">
        <w:trPr>
          <w:trHeight w:val="397"/>
          <w:jc w:val="center"/>
        </w:trPr>
        <w:tc>
          <w:tcPr>
            <w:tcW w:w="1068" w:type="pct"/>
            <w:vAlign w:val="center"/>
          </w:tcPr>
          <w:p w14:paraId="23E0FCB6" w14:textId="77777777" w:rsidR="00C50114" w:rsidRDefault="00000000">
            <w:pPr>
              <w:pStyle w:val="G3"/>
              <w:rPr>
                <w:b/>
                <w:bCs/>
              </w:rPr>
            </w:pPr>
            <w:r>
              <w:rPr>
                <w:b/>
                <w:bCs/>
              </w:rPr>
              <w:t>经营范围</w:t>
            </w:r>
          </w:p>
        </w:tc>
        <w:tc>
          <w:tcPr>
            <w:tcW w:w="3931" w:type="pct"/>
            <w:vAlign w:val="center"/>
          </w:tcPr>
          <w:p w14:paraId="094B952F" w14:textId="77777777" w:rsidR="00C50114" w:rsidRDefault="00000000">
            <w:pPr>
              <w:pStyle w:val="G3"/>
            </w:pPr>
            <w:r>
              <w:rPr>
                <w:rFonts w:hint="eastAsia"/>
              </w:rPr>
              <w:t>一般项目：人工智能基础软件开发；软件开发；工业自动控制系统装置制造；智能控制系统集成；金属制品研发；金属工具制造；机械零件、零部件加工；智能机器人的研发；工业机器人制造；智能无人飞行器制</w:t>
            </w:r>
            <w:r>
              <w:rPr>
                <w:rFonts w:hint="eastAsia"/>
              </w:rPr>
              <w:lastRenderedPageBreak/>
              <w:t>造；节能管理服务；技术服务、技术开发、技术咨询、技术交流、技术转让、技术推广）除许可业务外，可自主依法经营法律法规非禁止或限制的项目）</w:t>
            </w:r>
          </w:p>
        </w:tc>
      </w:tr>
      <w:tr w:rsidR="00C50114" w14:paraId="3B6B848B" w14:textId="77777777">
        <w:trPr>
          <w:trHeight w:val="397"/>
          <w:jc w:val="center"/>
        </w:trPr>
        <w:tc>
          <w:tcPr>
            <w:tcW w:w="1068" w:type="pct"/>
            <w:vAlign w:val="center"/>
          </w:tcPr>
          <w:p w14:paraId="215FB27A" w14:textId="77777777" w:rsidR="00C50114" w:rsidRDefault="00000000">
            <w:pPr>
              <w:pStyle w:val="G3"/>
              <w:rPr>
                <w:b/>
                <w:bCs/>
              </w:rPr>
            </w:pPr>
            <w:r>
              <w:rPr>
                <w:rFonts w:hint="eastAsia"/>
                <w:b/>
                <w:bCs/>
              </w:rPr>
              <w:lastRenderedPageBreak/>
              <w:t>成立日期</w:t>
            </w:r>
          </w:p>
        </w:tc>
        <w:tc>
          <w:tcPr>
            <w:tcW w:w="3931" w:type="pct"/>
            <w:vAlign w:val="center"/>
          </w:tcPr>
          <w:p w14:paraId="6F4EC1BE" w14:textId="77777777" w:rsidR="00C50114" w:rsidRDefault="00000000">
            <w:pPr>
              <w:pStyle w:val="G3"/>
            </w:pPr>
            <w:r>
              <w:rPr>
                <w:rFonts w:hint="eastAsia"/>
              </w:rPr>
              <w:t>2025</w:t>
            </w:r>
            <w:r>
              <w:rPr>
                <w:rFonts w:hint="eastAsia"/>
              </w:rPr>
              <w:t>年</w:t>
            </w:r>
            <w:r>
              <w:rPr>
                <w:rFonts w:hint="eastAsia"/>
              </w:rPr>
              <w:t>6</w:t>
            </w:r>
            <w:r>
              <w:rPr>
                <w:rFonts w:hint="eastAsia"/>
              </w:rPr>
              <w:t>月</w:t>
            </w:r>
            <w:r>
              <w:rPr>
                <w:rFonts w:hint="eastAsia"/>
              </w:rPr>
              <w:t>11</w:t>
            </w:r>
            <w:r>
              <w:rPr>
                <w:rFonts w:hint="eastAsia"/>
              </w:rPr>
              <w:t>日</w:t>
            </w:r>
          </w:p>
        </w:tc>
      </w:tr>
      <w:tr w:rsidR="00C50114" w14:paraId="7A5EF4C4" w14:textId="77777777">
        <w:trPr>
          <w:trHeight w:val="397"/>
          <w:jc w:val="center"/>
        </w:trPr>
        <w:tc>
          <w:tcPr>
            <w:tcW w:w="1068" w:type="pct"/>
            <w:vAlign w:val="center"/>
          </w:tcPr>
          <w:p w14:paraId="26C89F57" w14:textId="77777777" w:rsidR="00C50114" w:rsidRDefault="00000000">
            <w:pPr>
              <w:pStyle w:val="G3"/>
              <w:rPr>
                <w:b/>
                <w:bCs/>
              </w:rPr>
            </w:pPr>
            <w:r>
              <w:rPr>
                <w:rFonts w:hint="eastAsia"/>
                <w:b/>
                <w:bCs/>
              </w:rPr>
              <w:t>经营</w:t>
            </w:r>
            <w:r>
              <w:rPr>
                <w:b/>
                <w:bCs/>
              </w:rPr>
              <w:t>期限</w:t>
            </w:r>
          </w:p>
        </w:tc>
        <w:tc>
          <w:tcPr>
            <w:tcW w:w="3931" w:type="pct"/>
            <w:vAlign w:val="center"/>
          </w:tcPr>
          <w:p w14:paraId="79959415" w14:textId="77777777" w:rsidR="00C50114" w:rsidRDefault="00000000">
            <w:pPr>
              <w:pStyle w:val="G3"/>
            </w:pPr>
            <w:r>
              <w:rPr>
                <w:rFonts w:hint="eastAsia"/>
              </w:rPr>
              <w:t>2025</w:t>
            </w:r>
            <w:r>
              <w:rPr>
                <w:rFonts w:hint="eastAsia"/>
              </w:rPr>
              <w:t>年</w:t>
            </w:r>
            <w:r>
              <w:rPr>
                <w:rFonts w:hint="eastAsia"/>
              </w:rPr>
              <w:t>6</w:t>
            </w:r>
            <w:r>
              <w:rPr>
                <w:rFonts w:hint="eastAsia"/>
              </w:rPr>
              <w:t>月</w:t>
            </w:r>
            <w:r>
              <w:rPr>
                <w:rFonts w:hint="eastAsia"/>
              </w:rPr>
              <w:t>11</w:t>
            </w:r>
            <w:r>
              <w:rPr>
                <w:rFonts w:hint="eastAsia"/>
              </w:rPr>
              <w:t>日至无固定日期</w:t>
            </w:r>
          </w:p>
        </w:tc>
      </w:tr>
      <w:tr w:rsidR="00C50114" w14:paraId="67143C20" w14:textId="77777777">
        <w:trPr>
          <w:trHeight w:val="397"/>
          <w:jc w:val="center"/>
        </w:trPr>
        <w:tc>
          <w:tcPr>
            <w:tcW w:w="1068" w:type="pct"/>
            <w:vAlign w:val="center"/>
          </w:tcPr>
          <w:p w14:paraId="27E10F3F" w14:textId="77777777" w:rsidR="00C50114" w:rsidRDefault="00000000">
            <w:pPr>
              <w:pStyle w:val="G3"/>
              <w:rPr>
                <w:b/>
                <w:bCs/>
              </w:rPr>
            </w:pPr>
            <w:r>
              <w:rPr>
                <w:rFonts w:hint="eastAsia"/>
                <w:b/>
                <w:bCs/>
              </w:rPr>
              <w:t>注册地址</w:t>
            </w:r>
          </w:p>
        </w:tc>
        <w:tc>
          <w:tcPr>
            <w:tcW w:w="3931" w:type="pct"/>
            <w:vAlign w:val="center"/>
          </w:tcPr>
          <w:p w14:paraId="0012AA19" w14:textId="77777777" w:rsidR="00C50114"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C50114" w14:paraId="77A5C755" w14:textId="77777777">
        <w:trPr>
          <w:trHeight w:val="397"/>
          <w:jc w:val="center"/>
        </w:trPr>
        <w:tc>
          <w:tcPr>
            <w:tcW w:w="1068" w:type="pct"/>
            <w:vAlign w:val="center"/>
          </w:tcPr>
          <w:p w14:paraId="0E537690" w14:textId="77777777" w:rsidR="00C50114" w:rsidRDefault="00000000">
            <w:pPr>
              <w:pStyle w:val="G3"/>
              <w:rPr>
                <w:b/>
                <w:bCs/>
              </w:rPr>
            </w:pPr>
            <w:r>
              <w:rPr>
                <w:rFonts w:hint="eastAsia"/>
                <w:b/>
                <w:bCs/>
              </w:rPr>
              <w:t>通讯地址</w:t>
            </w:r>
          </w:p>
        </w:tc>
        <w:tc>
          <w:tcPr>
            <w:tcW w:w="3931" w:type="pct"/>
            <w:vAlign w:val="center"/>
          </w:tcPr>
          <w:p w14:paraId="32F838BF" w14:textId="77777777" w:rsidR="00C50114"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bl>
    <w:p w14:paraId="2DDD00D1" w14:textId="77777777" w:rsidR="00C50114" w:rsidRDefault="00000000">
      <w:pPr>
        <w:pStyle w:val="G1"/>
        <w:spacing w:before="156" w:after="156"/>
        <w:ind w:firstLine="482"/>
      </w:pPr>
      <w:r>
        <w:rPr>
          <w:rFonts w:hint="eastAsia"/>
        </w:rPr>
        <w:t>（</w:t>
      </w:r>
      <w:r>
        <w:rPr>
          <w:rFonts w:hint="eastAsia"/>
        </w:rPr>
        <w:t>2</w:t>
      </w:r>
      <w:r>
        <w:rPr>
          <w:rFonts w:hint="eastAsia"/>
        </w:rPr>
        <w:t>）实际控制人</w:t>
      </w:r>
    </w:p>
    <w:p w14:paraId="12750BD9" w14:textId="77777777" w:rsidR="00C50114" w:rsidRDefault="00000000">
      <w:pPr>
        <w:pStyle w:val="G"/>
        <w:spacing w:before="156" w:after="156"/>
        <w:ind w:firstLine="480"/>
        <w:jc w:val="both"/>
      </w:pPr>
      <w:r>
        <w:rPr>
          <w:rFonts w:hint="eastAsia"/>
        </w:rPr>
        <w:t>截至本报告书签署日，李红星先生为收购人的实际控制人，其基本情况如下：</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989"/>
        <w:gridCol w:w="906"/>
        <w:gridCol w:w="958"/>
        <w:gridCol w:w="2266"/>
        <w:gridCol w:w="1366"/>
        <w:gridCol w:w="1791"/>
      </w:tblGrid>
      <w:tr w:rsidR="00C50114" w14:paraId="676A9B8E" w14:textId="77777777">
        <w:trPr>
          <w:trHeight w:val="397"/>
        </w:trPr>
        <w:tc>
          <w:tcPr>
            <w:tcW w:w="597" w:type="pct"/>
            <w:vAlign w:val="center"/>
          </w:tcPr>
          <w:p w14:paraId="2F5446F8"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姓名</w:t>
            </w:r>
          </w:p>
        </w:tc>
        <w:tc>
          <w:tcPr>
            <w:tcW w:w="547" w:type="pct"/>
            <w:vAlign w:val="center"/>
          </w:tcPr>
          <w:p w14:paraId="4F336857" w14:textId="77777777" w:rsidR="00C50114"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曾用名</w:t>
            </w:r>
          </w:p>
        </w:tc>
        <w:tc>
          <w:tcPr>
            <w:tcW w:w="579" w:type="pct"/>
            <w:vAlign w:val="center"/>
          </w:tcPr>
          <w:p w14:paraId="0236C00E"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国籍</w:t>
            </w:r>
          </w:p>
        </w:tc>
        <w:tc>
          <w:tcPr>
            <w:tcW w:w="1368" w:type="pct"/>
            <w:vAlign w:val="center"/>
          </w:tcPr>
          <w:p w14:paraId="09728286"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证件号码</w:t>
            </w:r>
          </w:p>
        </w:tc>
        <w:tc>
          <w:tcPr>
            <w:tcW w:w="824" w:type="pct"/>
            <w:vAlign w:val="center"/>
          </w:tcPr>
          <w:p w14:paraId="09061352" w14:textId="77777777" w:rsidR="00C50114"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住所地</w:t>
            </w:r>
          </w:p>
        </w:tc>
        <w:tc>
          <w:tcPr>
            <w:tcW w:w="1081" w:type="pct"/>
            <w:vAlign w:val="center"/>
          </w:tcPr>
          <w:p w14:paraId="491FE395"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是否取得其他国家或地区居留权</w:t>
            </w:r>
          </w:p>
        </w:tc>
      </w:tr>
      <w:tr w:rsidR="00C50114" w14:paraId="3C69A5C5" w14:textId="77777777">
        <w:trPr>
          <w:trHeight w:val="397"/>
        </w:trPr>
        <w:tc>
          <w:tcPr>
            <w:tcW w:w="597" w:type="pct"/>
            <w:vAlign w:val="center"/>
          </w:tcPr>
          <w:p w14:paraId="7FDE7405" w14:textId="77777777" w:rsidR="00C50114"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李红星</w:t>
            </w:r>
          </w:p>
        </w:tc>
        <w:tc>
          <w:tcPr>
            <w:tcW w:w="547" w:type="pct"/>
            <w:vAlign w:val="center"/>
          </w:tcPr>
          <w:p w14:paraId="1415D111" w14:textId="77777777" w:rsidR="00C50114"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无</w:t>
            </w:r>
          </w:p>
        </w:tc>
        <w:tc>
          <w:tcPr>
            <w:tcW w:w="579" w:type="pct"/>
            <w:vAlign w:val="center"/>
          </w:tcPr>
          <w:p w14:paraId="24022636" w14:textId="77777777" w:rsidR="00C50114"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中国</w:t>
            </w:r>
          </w:p>
        </w:tc>
        <w:tc>
          <w:tcPr>
            <w:tcW w:w="1368" w:type="pct"/>
            <w:vAlign w:val="center"/>
          </w:tcPr>
          <w:p w14:paraId="01809F77" w14:textId="77777777" w:rsidR="00C50114" w:rsidRDefault="00000000">
            <w:pPr>
              <w:spacing w:beforeLines="0" w:before="0" w:afterLines="0" w:after="0" w:line="240" w:lineRule="auto"/>
              <w:textAlignment w:val="center"/>
              <w:rPr>
                <w:color w:val="333333"/>
                <w:sz w:val="21"/>
                <w:szCs w:val="21"/>
              </w:rPr>
            </w:pPr>
            <w:r>
              <w:rPr>
                <w:color w:val="333333"/>
                <w:kern w:val="0"/>
                <w:sz w:val="21"/>
                <w:szCs w:val="21"/>
                <w:lang w:bidi="ar"/>
              </w:rPr>
              <w:t>342101</w:t>
            </w:r>
            <w:r>
              <w:rPr>
                <w:rFonts w:hint="eastAsia"/>
                <w:color w:val="333333"/>
                <w:kern w:val="0"/>
                <w:sz w:val="21"/>
                <w:szCs w:val="21"/>
                <w:lang w:bidi="ar"/>
              </w:rPr>
              <w:t>1974</w:t>
            </w:r>
            <w:r>
              <w:rPr>
                <w:color w:val="333333"/>
                <w:kern w:val="0"/>
                <w:sz w:val="21"/>
                <w:szCs w:val="21"/>
                <w:lang w:bidi="ar"/>
              </w:rPr>
              <w:t>********</w:t>
            </w:r>
          </w:p>
        </w:tc>
        <w:tc>
          <w:tcPr>
            <w:tcW w:w="824" w:type="pct"/>
            <w:vAlign w:val="center"/>
          </w:tcPr>
          <w:p w14:paraId="3E725466" w14:textId="77777777" w:rsidR="00C50114"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上海</w:t>
            </w:r>
            <w:r>
              <w:rPr>
                <w:rFonts w:hint="eastAsia"/>
                <w:color w:val="333333"/>
                <w:kern w:val="0"/>
                <w:sz w:val="21"/>
                <w:szCs w:val="21"/>
                <w:lang w:bidi="ar"/>
              </w:rPr>
              <w:t>市</w:t>
            </w:r>
          </w:p>
        </w:tc>
        <w:tc>
          <w:tcPr>
            <w:tcW w:w="1081" w:type="pct"/>
            <w:vAlign w:val="center"/>
          </w:tcPr>
          <w:p w14:paraId="431CA16D" w14:textId="77777777" w:rsidR="00C50114"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否</w:t>
            </w:r>
          </w:p>
        </w:tc>
      </w:tr>
    </w:tbl>
    <w:p w14:paraId="3C0941DF" w14:textId="77777777" w:rsidR="00C50114" w:rsidRDefault="00000000">
      <w:pPr>
        <w:pStyle w:val="G"/>
        <w:spacing w:before="156" w:after="156"/>
        <w:ind w:firstLine="480"/>
        <w:jc w:val="both"/>
      </w:pPr>
      <w:r>
        <w:rPr>
          <w:rFonts w:hint="eastAsia"/>
        </w:rPr>
        <w:t>李红星先生简历如下：</w:t>
      </w:r>
    </w:p>
    <w:p w14:paraId="4A30D08B" w14:textId="77777777" w:rsidR="00C50114" w:rsidRDefault="00000000">
      <w:pPr>
        <w:pStyle w:val="G"/>
        <w:spacing w:before="156" w:after="156"/>
        <w:ind w:firstLine="480"/>
        <w:jc w:val="both"/>
      </w:pPr>
      <w:r>
        <w:rPr>
          <w:rFonts w:hint="eastAsia"/>
        </w:rPr>
        <w:t>李红星先生，法学学士学位，注册会计师。曾任平安证券有限责任公司投资银行一部执行总经理、中国银河证券股份有限公司投资银行总部董事总经理等职务。现任四川汇源光通信股份有限公司董事长、北京鼎耘资产管理有限公司董事兼总经理、北京鼎耘科技发展有限公司董事兼总经理、湖北芯映光电有限公司董事长等职务。</w:t>
      </w:r>
    </w:p>
    <w:p w14:paraId="4DBD37BE" w14:textId="77777777" w:rsidR="00C50114" w:rsidRDefault="00000000">
      <w:pPr>
        <w:pStyle w:val="G"/>
        <w:spacing w:before="156" w:after="156"/>
        <w:ind w:firstLine="480"/>
        <w:jc w:val="both"/>
      </w:pPr>
      <w:r>
        <w:rPr>
          <w:rFonts w:hint="eastAsia"/>
        </w:rPr>
        <w:t>截至本报告书签署日，李红星在其他公司的主要任职情况如下：</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14"/>
        <w:gridCol w:w="4066"/>
        <w:gridCol w:w="2996"/>
      </w:tblGrid>
      <w:tr w:rsidR="00C50114" w14:paraId="7A61A44E" w14:textId="77777777">
        <w:trPr>
          <w:trHeight w:val="397"/>
          <w:tblHeader/>
          <w:jc w:val="center"/>
        </w:trPr>
        <w:tc>
          <w:tcPr>
            <w:tcW w:w="733" w:type="pct"/>
            <w:tcBorders>
              <w:tl2br w:val="nil"/>
              <w:tr2bl w:val="nil"/>
            </w:tcBorders>
            <w:vAlign w:val="center"/>
          </w:tcPr>
          <w:p w14:paraId="6F10464B" w14:textId="77777777" w:rsidR="00C50114" w:rsidRDefault="00000000">
            <w:pPr>
              <w:pStyle w:val="G3"/>
              <w:jc w:val="center"/>
              <w:rPr>
                <w:b/>
                <w:bCs/>
              </w:rPr>
            </w:pPr>
            <w:r>
              <w:rPr>
                <w:b/>
                <w:bCs/>
              </w:rPr>
              <w:t>董监高姓名</w:t>
            </w:r>
          </w:p>
        </w:tc>
        <w:tc>
          <w:tcPr>
            <w:tcW w:w="2456" w:type="pct"/>
            <w:tcBorders>
              <w:tl2br w:val="nil"/>
              <w:tr2bl w:val="nil"/>
            </w:tcBorders>
            <w:vAlign w:val="center"/>
          </w:tcPr>
          <w:p w14:paraId="5E659604" w14:textId="77777777" w:rsidR="00C50114" w:rsidRDefault="00000000">
            <w:pPr>
              <w:pStyle w:val="G3"/>
              <w:jc w:val="center"/>
              <w:rPr>
                <w:b/>
                <w:bCs/>
              </w:rPr>
            </w:pPr>
            <w:r>
              <w:rPr>
                <w:b/>
                <w:bCs/>
              </w:rPr>
              <w:t>其他单位名称</w:t>
            </w:r>
          </w:p>
        </w:tc>
        <w:tc>
          <w:tcPr>
            <w:tcW w:w="1810" w:type="pct"/>
            <w:tcBorders>
              <w:tl2br w:val="nil"/>
              <w:tr2bl w:val="nil"/>
            </w:tcBorders>
            <w:vAlign w:val="center"/>
          </w:tcPr>
          <w:p w14:paraId="7A391182" w14:textId="77777777" w:rsidR="00C50114" w:rsidRDefault="00000000">
            <w:pPr>
              <w:pStyle w:val="G3"/>
              <w:jc w:val="center"/>
              <w:rPr>
                <w:b/>
                <w:bCs/>
              </w:rPr>
            </w:pPr>
            <w:r>
              <w:rPr>
                <w:b/>
                <w:bCs/>
              </w:rPr>
              <w:t>在其他单位担任的职务</w:t>
            </w:r>
          </w:p>
        </w:tc>
      </w:tr>
      <w:tr w:rsidR="00C50114" w14:paraId="6B4B3719" w14:textId="77777777">
        <w:trPr>
          <w:trHeight w:val="397"/>
          <w:jc w:val="center"/>
        </w:trPr>
        <w:tc>
          <w:tcPr>
            <w:tcW w:w="733" w:type="pct"/>
            <w:vMerge w:val="restart"/>
            <w:tcBorders>
              <w:tl2br w:val="nil"/>
              <w:tr2bl w:val="nil"/>
            </w:tcBorders>
            <w:vAlign w:val="center"/>
          </w:tcPr>
          <w:p w14:paraId="0EE93CC0" w14:textId="77777777" w:rsidR="00C50114" w:rsidRDefault="00000000">
            <w:pPr>
              <w:pStyle w:val="G3"/>
            </w:pPr>
            <w:r>
              <w:rPr>
                <w:rFonts w:hint="eastAsia"/>
              </w:rPr>
              <w:t>李红星</w:t>
            </w:r>
          </w:p>
        </w:tc>
        <w:tc>
          <w:tcPr>
            <w:tcW w:w="2456" w:type="pct"/>
            <w:tcBorders>
              <w:tl2br w:val="nil"/>
              <w:tr2bl w:val="nil"/>
            </w:tcBorders>
            <w:vAlign w:val="center"/>
          </w:tcPr>
          <w:p w14:paraId="24CC4155" w14:textId="77777777" w:rsidR="00C50114" w:rsidRDefault="00000000">
            <w:pPr>
              <w:pStyle w:val="G3"/>
            </w:pPr>
            <w:r>
              <w:rPr>
                <w:rFonts w:hint="eastAsia"/>
              </w:rPr>
              <w:t>四川汇源光通信股份有限公司</w:t>
            </w:r>
          </w:p>
        </w:tc>
        <w:tc>
          <w:tcPr>
            <w:tcW w:w="1810" w:type="pct"/>
            <w:tcBorders>
              <w:tl2br w:val="nil"/>
              <w:tr2bl w:val="nil"/>
            </w:tcBorders>
            <w:vAlign w:val="center"/>
          </w:tcPr>
          <w:p w14:paraId="4AF31A77" w14:textId="77777777" w:rsidR="00C50114" w:rsidRDefault="00000000">
            <w:pPr>
              <w:pStyle w:val="G3"/>
            </w:pPr>
            <w:r>
              <w:rPr>
                <w:rFonts w:hint="eastAsia"/>
              </w:rPr>
              <w:t>董事长</w:t>
            </w:r>
          </w:p>
        </w:tc>
      </w:tr>
      <w:tr w:rsidR="00C50114" w14:paraId="6AEFE2E0" w14:textId="77777777">
        <w:trPr>
          <w:trHeight w:val="397"/>
          <w:jc w:val="center"/>
        </w:trPr>
        <w:tc>
          <w:tcPr>
            <w:tcW w:w="733" w:type="pct"/>
            <w:vMerge/>
            <w:tcBorders>
              <w:tl2br w:val="nil"/>
              <w:tr2bl w:val="nil"/>
            </w:tcBorders>
            <w:vAlign w:val="center"/>
          </w:tcPr>
          <w:p w14:paraId="3F8D9B30" w14:textId="77777777" w:rsidR="00C50114" w:rsidRDefault="00C50114">
            <w:pPr>
              <w:pStyle w:val="G3"/>
            </w:pPr>
          </w:p>
        </w:tc>
        <w:tc>
          <w:tcPr>
            <w:tcW w:w="2456" w:type="pct"/>
            <w:tcBorders>
              <w:tl2br w:val="nil"/>
              <w:tr2bl w:val="nil"/>
            </w:tcBorders>
            <w:vAlign w:val="center"/>
          </w:tcPr>
          <w:p w14:paraId="368769DD" w14:textId="77777777" w:rsidR="00C50114" w:rsidRDefault="00000000">
            <w:pPr>
              <w:pStyle w:val="G3"/>
            </w:pPr>
            <w:r>
              <w:rPr>
                <w:rFonts w:hint="eastAsia"/>
              </w:rPr>
              <w:t>北京鼎耘资产管理有限公司</w:t>
            </w:r>
          </w:p>
        </w:tc>
        <w:tc>
          <w:tcPr>
            <w:tcW w:w="1810" w:type="pct"/>
            <w:tcBorders>
              <w:tl2br w:val="nil"/>
              <w:tr2bl w:val="nil"/>
            </w:tcBorders>
            <w:vAlign w:val="center"/>
          </w:tcPr>
          <w:p w14:paraId="03F50C92" w14:textId="77777777" w:rsidR="00C50114" w:rsidRDefault="00000000">
            <w:pPr>
              <w:pStyle w:val="G3"/>
            </w:pPr>
            <w:r>
              <w:rPr>
                <w:rFonts w:hint="eastAsia"/>
              </w:rPr>
              <w:t>执行董事、经理</w:t>
            </w:r>
          </w:p>
        </w:tc>
      </w:tr>
      <w:tr w:rsidR="00C50114" w14:paraId="7423A94E" w14:textId="77777777">
        <w:trPr>
          <w:trHeight w:val="397"/>
          <w:jc w:val="center"/>
        </w:trPr>
        <w:tc>
          <w:tcPr>
            <w:tcW w:w="733" w:type="pct"/>
            <w:vMerge/>
            <w:tcBorders>
              <w:tl2br w:val="nil"/>
              <w:tr2bl w:val="nil"/>
            </w:tcBorders>
            <w:vAlign w:val="center"/>
          </w:tcPr>
          <w:p w14:paraId="0FDFA12A" w14:textId="77777777" w:rsidR="00C50114" w:rsidRDefault="00C50114">
            <w:pPr>
              <w:pStyle w:val="G3"/>
            </w:pPr>
          </w:p>
        </w:tc>
        <w:tc>
          <w:tcPr>
            <w:tcW w:w="2456" w:type="pct"/>
            <w:tcBorders>
              <w:tl2br w:val="nil"/>
              <w:tr2bl w:val="nil"/>
            </w:tcBorders>
            <w:vAlign w:val="center"/>
          </w:tcPr>
          <w:p w14:paraId="1136906B" w14:textId="77777777" w:rsidR="00C50114" w:rsidRDefault="00000000">
            <w:pPr>
              <w:pStyle w:val="G3"/>
            </w:pPr>
            <w:r>
              <w:rPr>
                <w:rFonts w:hint="eastAsia"/>
              </w:rPr>
              <w:t>北京鼎耘科技发展有限公司</w:t>
            </w:r>
          </w:p>
        </w:tc>
        <w:tc>
          <w:tcPr>
            <w:tcW w:w="1810" w:type="pct"/>
            <w:tcBorders>
              <w:tl2br w:val="nil"/>
              <w:tr2bl w:val="nil"/>
            </w:tcBorders>
            <w:vAlign w:val="center"/>
          </w:tcPr>
          <w:p w14:paraId="754F0946" w14:textId="77777777" w:rsidR="00C50114" w:rsidRDefault="00000000">
            <w:pPr>
              <w:pStyle w:val="G3"/>
            </w:pPr>
            <w:r>
              <w:t>执行董事</w:t>
            </w:r>
            <w:r>
              <w:rPr>
                <w:rFonts w:hint="eastAsia"/>
              </w:rPr>
              <w:t>、</w:t>
            </w:r>
            <w:r>
              <w:t>经理</w:t>
            </w:r>
          </w:p>
        </w:tc>
      </w:tr>
      <w:tr w:rsidR="00C50114" w14:paraId="5B4BC254" w14:textId="77777777">
        <w:trPr>
          <w:trHeight w:val="397"/>
          <w:jc w:val="center"/>
        </w:trPr>
        <w:tc>
          <w:tcPr>
            <w:tcW w:w="733" w:type="pct"/>
            <w:vMerge/>
            <w:tcBorders>
              <w:tl2br w:val="nil"/>
              <w:tr2bl w:val="nil"/>
            </w:tcBorders>
            <w:vAlign w:val="center"/>
          </w:tcPr>
          <w:p w14:paraId="1722FE50" w14:textId="77777777" w:rsidR="00C50114" w:rsidRDefault="00C50114">
            <w:pPr>
              <w:pStyle w:val="G3"/>
            </w:pPr>
          </w:p>
        </w:tc>
        <w:tc>
          <w:tcPr>
            <w:tcW w:w="2456" w:type="pct"/>
            <w:tcBorders>
              <w:tl2br w:val="nil"/>
              <w:tr2bl w:val="nil"/>
            </w:tcBorders>
            <w:vAlign w:val="center"/>
          </w:tcPr>
          <w:p w14:paraId="348308F9" w14:textId="77777777" w:rsidR="00C50114" w:rsidRDefault="00000000">
            <w:pPr>
              <w:pStyle w:val="G3"/>
            </w:pPr>
            <w:hyperlink r:id="rId16" w:tgtFrame="https://www.qcc.com/pl/_blank" w:history="1">
              <w:r>
                <w:rPr>
                  <w:rFonts w:hint="eastAsia"/>
                </w:rPr>
                <w:t>合肥鼎耘工业智能科技有限公司</w:t>
              </w:r>
            </w:hyperlink>
          </w:p>
        </w:tc>
        <w:tc>
          <w:tcPr>
            <w:tcW w:w="1810" w:type="pct"/>
            <w:tcBorders>
              <w:tl2br w:val="nil"/>
              <w:tr2bl w:val="nil"/>
            </w:tcBorders>
            <w:vAlign w:val="center"/>
          </w:tcPr>
          <w:p w14:paraId="21FBFDFE" w14:textId="77777777" w:rsidR="00C50114" w:rsidRDefault="00000000">
            <w:pPr>
              <w:pStyle w:val="G3"/>
            </w:pPr>
            <w:r>
              <w:rPr>
                <w:rFonts w:hint="eastAsia"/>
              </w:rPr>
              <w:t>董事、经理</w:t>
            </w:r>
          </w:p>
        </w:tc>
      </w:tr>
      <w:tr w:rsidR="00C50114" w14:paraId="088FE1B9" w14:textId="77777777">
        <w:trPr>
          <w:trHeight w:val="397"/>
          <w:jc w:val="center"/>
        </w:trPr>
        <w:tc>
          <w:tcPr>
            <w:tcW w:w="733" w:type="pct"/>
            <w:vMerge/>
            <w:tcBorders>
              <w:tl2br w:val="nil"/>
              <w:tr2bl w:val="nil"/>
            </w:tcBorders>
            <w:vAlign w:val="center"/>
          </w:tcPr>
          <w:p w14:paraId="046AEE2E" w14:textId="77777777" w:rsidR="00C50114" w:rsidRDefault="00C50114">
            <w:pPr>
              <w:pStyle w:val="G3"/>
            </w:pPr>
          </w:p>
        </w:tc>
        <w:tc>
          <w:tcPr>
            <w:tcW w:w="2456" w:type="pct"/>
            <w:tcBorders>
              <w:tl2br w:val="nil"/>
              <w:tr2bl w:val="nil"/>
            </w:tcBorders>
            <w:vAlign w:val="center"/>
          </w:tcPr>
          <w:p w14:paraId="15401023" w14:textId="77777777" w:rsidR="00C50114" w:rsidRDefault="00000000">
            <w:pPr>
              <w:pStyle w:val="G3"/>
            </w:pPr>
            <w:r>
              <w:rPr>
                <w:rFonts w:hint="eastAsia"/>
              </w:rPr>
              <w:t>湖北芯映光电有限公司</w:t>
            </w:r>
          </w:p>
        </w:tc>
        <w:tc>
          <w:tcPr>
            <w:tcW w:w="1810" w:type="pct"/>
            <w:tcBorders>
              <w:tl2br w:val="nil"/>
              <w:tr2bl w:val="nil"/>
            </w:tcBorders>
            <w:vAlign w:val="center"/>
          </w:tcPr>
          <w:p w14:paraId="55B7D5BF" w14:textId="77777777" w:rsidR="00C50114" w:rsidRDefault="00000000">
            <w:pPr>
              <w:pStyle w:val="G3"/>
            </w:pPr>
            <w:r>
              <w:rPr>
                <w:rFonts w:hint="eastAsia"/>
              </w:rPr>
              <w:t>董事长</w:t>
            </w:r>
          </w:p>
        </w:tc>
      </w:tr>
    </w:tbl>
    <w:p w14:paraId="12D327D0" w14:textId="77777777" w:rsidR="00C50114" w:rsidRDefault="00000000">
      <w:pPr>
        <w:pStyle w:val="G0"/>
        <w:spacing w:before="156" w:after="156"/>
      </w:pPr>
      <w:r>
        <w:rPr>
          <w:rFonts w:hint="eastAsia"/>
        </w:rPr>
        <w:t>（三）收购人及其控股股东、实际控制人控制的核心企业和主营业务情况</w:t>
      </w:r>
    </w:p>
    <w:p w14:paraId="49AB137B" w14:textId="77777777" w:rsidR="00C50114" w:rsidRDefault="00000000">
      <w:pPr>
        <w:pStyle w:val="G0"/>
        <w:spacing w:before="156" w:after="156"/>
        <w:ind w:firstLineChars="200" w:firstLine="482"/>
      </w:pPr>
      <w:r>
        <w:rPr>
          <w:rFonts w:hint="eastAsia"/>
        </w:rPr>
        <w:t>1</w:t>
      </w:r>
      <w:r>
        <w:rPr>
          <w:rFonts w:hint="eastAsia"/>
        </w:rPr>
        <w:t>、收购人所控制的核心企业及其主营业务的情况</w:t>
      </w:r>
    </w:p>
    <w:p w14:paraId="43172302" w14:textId="77777777" w:rsidR="00C50114" w:rsidRDefault="00000000">
      <w:pPr>
        <w:pStyle w:val="G"/>
        <w:spacing w:before="156" w:after="156"/>
        <w:ind w:firstLine="480"/>
        <w:jc w:val="both"/>
      </w:pPr>
      <w:r>
        <w:rPr>
          <w:rFonts w:hint="eastAsia"/>
        </w:rPr>
        <w:t>截至本报告书签署日，鼎耘产业不存在对外控制企业的情况。</w:t>
      </w:r>
    </w:p>
    <w:p w14:paraId="69A6EEF2" w14:textId="77777777" w:rsidR="00C50114" w:rsidRDefault="00000000">
      <w:pPr>
        <w:pStyle w:val="G0"/>
        <w:spacing w:before="156" w:after="156"/>
        <w:ind w:firstLineChars="200" w:firstLine="482"/>
      </w:pPr>
      <w:r>
        <w:rPr>
          <w:rFonts w:hint="eastAsia"/>
        </w:rPr>
        <w:lastRenderedPageBreak/>
        <w:t>2</w:t>
      </w:r>
      <w:r>
        <w:rPr>
          <w:rFonts w:hint="eastAsia"/>
        </w:rPr>
        <w:t>、收购人的执行事务合伙人、实际控制人所控制的核心资产和核心业务的情况</w:t>
      </w:r>
    </w:p>
    <w:p w14:paraId="4429B758" w14:textId="77777777" w:rsidR="00C50114" w:rsidRDefault="00000000">
      <w:pPr>
        <w:pStyle w:val="G"/>
        <w:spacing w:before="156" w:after="156"/>
        <w:ind w:firstLine="480"/>
        <w:jc w:val="both"/>
      </w:pPr>
      <w:r>
        <w:rPr>
          <w:rFonts w:hint="eastAsia"/>
        </w:rPr>
        <w:t>截至本报告书签署日，除鼎耘产业外，收购人的执行事务合伙人不存在对外控制企业的情况。</w:t>
      </w:r>
    </w:p>
    <w:p w14:paraId="0F6B875C" w14:textId="77777777" w:rsidR="00C50114" w:rsidRDefault="00000000">
      <w:pPr>
        <w:pStyle w:val="G"/>
        <w:spacing w:before="156" w:after="156"/>
        <w:ind w:firstLine="480"/>
        <w:jc w:val="both"/>
      </w:pPr>
      <w:r>
        <w:rPr>
          <w:rFonts w:hint="eastAsia"/>
        </w:rPr>
        <w:t>截至本报告书签署日，除鼎耘产业、鼎耘工业外，收购人的实际控制人李红星控制的其他核心企业基本情况如下：</w:t>
      </w:r>
    </w:p>
    <w:tbl>
      <w:tblPr>
        <w:tblW w:w="4944" w:type="pct"/>
        <w:tblInd w:w="92" w:type="dxa"/>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ayout w:type="fixed"/>
        <w:tblLook w:val="04A0" w:firstRow="1" w:lastRow="0" w:firstColumn="1" w:lastColumn="0" w:noHBand="0" w:noVBand="1"/>
      </w:tblPr>
      <w:tblGrid>
        <w:gridCol w:w="476"/>
        <w:gridCol w:w="2997"/>
        <w:gridCol w:w="1550"/>
        <w:gridCol w:w="1915"/>
        <w:gridCol w:w="1245"/>
      </w:tblGrid>
      <w:tr w:rsidR="00C50114" w14:paraId="520577BC" w14:textId="77777777">
        <w:tc>
          <w:tcPr>
            <w:tcW w:w="291" w:type="pct"/>
            <w:tcBorders>
              <w:tl2br w:val="nil"/>
              <w:tr2bl w:val="nil"/>
            </w:tcBorders>
            <w:vAlign w:val="center"/>
          </w:tcPr>
          <w:p w14:paraId="2B34867A" w14:textId="77777777" w:rsidR="00C50114" w:rsidRDefault="00000000">
            <w:pPr>
              <w:pStyle w:val="G3"/>
              <w:jc w:val="center"/>
              <w:rPr>
                <w:b/>
                <w:bCs/>
                <w:szCs w:val="21"/>
              </w:rPr>
            </w:pPr>
            <w:r>
              <w:rPr>
                <w:b/>
                <w:bCs/>
                <w:szCs w:val="21"/>
              </w:rPr>
              <w:t>序号</w:t>
            </w:r>
          </w:p>
        </w:tc>
        <w:tc>
          <w:tcPr>
            <w:tcW w:w="1830" w:type="pct"/>
            <w:tcBorders>
              <w:tl2br w:val="nil"/>
              <w:tr2bl w:val="nil"/>
            </w:tcBorders>
            <w:vAlign w:val="center"/>
          </w:tcPr>
          <w:p w14:paraId="1917B6B0" w14:textId="77777777" w:rsidR="00C50114" w:rsidRDefault="00000000">
            <w:pPr>
              <w:pStyle w:val="G3"/>
              <w:jc w:val="center"/>
              <w:rPr>
                <w:b/>
                <w:bCs/>
                <w:szCs w:val="21"/>
              </w:rPr>
            </w:pPr>
            <w:r>
              <w:rPr>
                <w:b/>
                <w:bCs/>
                <w:szCs w:val="21"/>
              </w:rPr>
              <w:t>企业名称</w:t>
            </w:r>
          </w:p>
        </w:tc>
        <w:tc>
          <w:tcPr>
            <w:tcW w:w="946" w:type="pct"/>
            <w:tcBorders>
              <w:tl2br w:val="nil"/>
              <w:tr2bl w:val="nil"/>
            </w:tcBorders>
            <w:vAlign w:val="center"/>
          </w:tcPr>
          <w:p w14:paraId="3DC8328A" w14:textId="77777777" w:rsidR="00C50114" w:rsidRDefault="00000000">
            <w:pPr>
              <w:pStyle w:val="G3"/>
              <w:jc w:val="center"/>
              <w:rPr>
                <w:b/>
                <w:bCs/>
                <w:szCs w:val="21"/>
              </w:rPr>
            </w:pPr>
            <w:r>
              <w:rPr>
                <w:b/>
                <w:bCs/>
                <w:szCs w:val="21"/>
              </w:rPr>
              <w:t>注册资本</w:t>
            </w:r>
            <w:r>
              <w:rPr>
                <w:b/>
                <w:bCs/>
                <w:szCs w:val="21"/>
              </w:rPr>
              <w:t>/</w:t>
            </w:r>
          </w:p>
          <w:p w14:paraId="44479F3D" w14:textId="77777777" w:rsidR="00C50114" w:rsidRDefault="00000000">
            <w:pPr>
              <w:pStyle w:val="G3"/>
              <w:jc w:val="center"/>
              <w:rPr>
                <w:b/>
                <w:bCs/>
                <w:szCs w:val="21"/>
              </w:rPr>
            </w:pPr>
            <w:r>
              <w:rPr>
                <w:b/>
                <w:bCs/>
                <w:szCs w:val="21"/>
              </w:rPr>
              <w:t>出资额（万元）</w:t>
            </w:r>
          </w:p>
        </w:tc>
        <w:tc>
          <w:tcPr>
            <w:tcW w:w="1169" w:type="pct"/>
            <w:tcBorders>
              <w:tl2br w:val="nil"/>
              <w:tr2bl w:val="nil"/>
            </w:tcBorders>
            <w:vAlign w:val="center"/>
          </w:tcPr>
          <w:p w14:paraId="0AB4CF77" w14:textId="77777777" w:rsidR="00C50114" w:rsidRDefault="00000000">
            <w:pPr>
              <w:pStyle w:val="G3"/>
              <w:jc w:val="center"/>
              <w:rPr>
                <w:b/>
                <w:bCs/>
                <w:szCs w:val="21"/>
              </w:rPr>
            </w:pPr>
            <w:r>
              <w:rPr>
                <w:b/>
                <w:bCs/>
                <w:szCs w:val="21"/>
              </w:rPr>
              <w:t>持股比例</w:t>
            </w:r>
            <w:r>
              <w:rPr>
                <w:b/>
                <w:bCs/>
                <w:szCs w:val="21"/>
              </w:rPr>
              <w:t>/</w:t>
            </w:r>
          </w:p>
          <w:p w14:paraId="5587B5B6" w14:textId="77777777" w:rsidR="00C50114" w:rsidRDefault="00000000">
            <w:pPr>
              <w:pStyle w:val="G3"/>
              <w:jc w:val="center"/>
              <w:rPr>
                <w:b/>
                <w:bCs/>
                <w:szCs w:val="21"/>
              </w:rPr>
            </w:pPr>
            <w:r>
              <w:rPr>
                <w:b/>
                <w:bCs/>
                <w:szCs w:val="21"/>
              </w:rPr>
              <w:t>控制方式</w:t>
            </w:r>
          </w:p>
        </w:tc>
        <w:tc>
          <w:tcPr>
            <w:tcW w:w="761" w:type="pct"/>
            <w:tcBorders>
              <w:tl2br w:val="nil"/>
              <w:tr2bl w:val="nil"/>
            </w:tcBorders>
            <w:vAlign w:val="center"/>
          </w:tcPr>
          <w:p w14:paraId="5252EAC5" w14:textId="77777777" w:rsidR="00C50114" w:rsidRDefault="00000000">
            <w:pPr>
              <w:pStyle w:val="G3"/>
              <w:jc w:val="center"/>
              <w:rPr>
                <w:b/>
                <w:bCs/>
                <w:szCs w:val="21"/>
              </w:rPr>
            </w:pPr>
            <w:r>
              <w:rPr>
                <w:b/>
                <w:bCs/>
                <w:szCs w:val="21"/>
              </w:rPr>
              <w:t>主营业务</w:t>
            </w:r>
          </w:p>
        </w:tc>
      </w:tr>
      <w:tr w:rsidR="00C50114" w14:paraId="4EADB96E" w14:textId="77777777">
        <w:tc>
          <w:tcPr>
            <w:tcW w:w="291" w:type="pct"/>
            <w:tcBorders>
              <w:tl2br w:val="nil"/>
              <w:tr2bl w:val="nil"/>
            </w:tcBorders>
            <w:vAlign w:val="center"/>
          </w:tcPr>
          <w:p w14:paraId="36CF3DEA" w14:textId="77777777" w:rsidR="00C50114" w:rsidRDefault="00000000">
            <w:pPr>
              <w:pStyle w:val="G3"/>
              <w:jc w:val="center"/>
              <w:rPr>
                <w:szCs w:val="21"/>
              </w:rPr>
            </w:pPr>
            <w:r>
              <w:rPr>
                <w:szCs w:val="21"/>
              </w:rPr>
              <w:t>1</w:t>
            </w:r>
          </w:p>
        </w:tc>
        <w:tc>
          <w:tcPr>
            <w:tcW w:w="1830" w:type="pct"/>
            <w:tcBorders>
              <w:tl2br w:val="nil"/>
              <w:tr2bl w:val="nil"/>
            </w:tcBorders>
            <w:vAlign w:val="center"/>
          </w:tcPr>
          <w:p w14:paraId="478712F3" w14:textId="77777777" w:rsidR="00C50114" w:rsidRDefault="00000000">
            <w:pPr>
              <w:pStyle w:val="G3"/>
              <w:rPr>
                <w:szCs w:val="21"/>
              </w:rPr>
            </w:pPr>
            <w:hyperlink r:id="rId17" w:tgtFrame="https://www.qcc.com/pl/_blank" w:history="1">
              <w:r>
                <w:rPr>
                  <w:szCs w:val="21"/>
                </w:rPr>
                <w:t>鼎耘投资发展（海南）有限公司</w:t>
              </w:r>
            </w:hyperlink>
          </w:p>
        </w:tc>
        <w:tc>
          <w:tcPr>
            <w:tcW w:w="946" w:type="pct"/>
            <w:tcBorders>
              <w:tl2br w:val="nil"/>
              <w:tr2bl w:val="nil"/>
            </w:tcBorders>
            <w:vAlign w:val="center"/>
          </w:tcPr>
          <w:p w14:paraId="23EEBF0F" w14:textId="77777777" w:rsidR="00C50114" w:rsidRDefault="00000000">
            <w:pPr>
              <w:pStyle w:val="G3"/>
              <w:jc w:val="right"/>
              <w:rPr>
                <w:szCs w:val="21"/>
              </w:rPr>
            </w:pPr>
            <w:r>
              <w:rPr>
                <w:szCs w:val="21"/>
              </w:rPr>
              <w:t>10,000.00</w:t>
            </w:r>
          </w:p>
        </w:tc>
        <w:tc>
          <w:tcPr>
            <w:tcW w:w="1169" w:type="pct"/>
            <w:tcBorders>
              <w:tl2br w:val="nil"/>
              <w:tr2bl w:val="nil"/>
            </w:tcBorders>
            <w:vAlign w:val="center"/>
          </w:tcPr>
          <w:p w14:paraId="19246091" w14:textId="77777777" w:rsidR="00C50114" w:rsidRDefault="00000000">
            <w:pPr>
              <w:pStyle w:val="G3"/>
              <w:jc w:val="right"/>
              <w:rPr>
                <w:szCs w:val="21"/>
              </w:rPr>
            </w:pPr>
            <w:r>
              <w:rPr>
                <w:szCs w:val="21"/>
              </w:rPr>
              <w:t>100%</w:t>
            </w:r>
          </w:p>
        </w:tc>
        <w:tc>
          <w:tcPr>
            <w:tcW w:w="761" w:type="pct"/>
            <w:tcBorders>
              <w:tl2br w:val="nil"/>
              <w:tr2bl w:val="nil"/>
            </w:tcBorders>
            <w:vAlign w:val="center"/>
          </w:tcPr>
          <w:p w14:paraId="23996468" w14:textId="77777777" w:rsidR="00C50114" w:rsidRDefault="00000000">
            <w:pPr>
              <w:pStyle w:val="G3"/>
              <w:rPr>
                <w:szCs w:val="21"/>
              </w:rPr>
            </w:pPr>
            <w:r>
              <w:rPr>
                <w:szCs w:val="21"/>
              </w:rPr>
              <w:t>私募基金、投资管理</w:t>
            </w:r>
          </w:p>
        </w:tc>
      </w:tr>
      <w:tr w:rsidR="00C50114" w14:paraId="7F9D8E0A" w14:textId="77777777">
        <w:trPr>
          <w:trHeight w:val="161"/>
        </w:trPr>
        <w:tc>
          <w:tcPr>
            <w:tcW w:w="291" w:type="pct"/>
            <w:tcBorders>
              <w:tl2br w:val="nil"/>
              <w:tr2bl w:val="nil"/>
            </w:tcBorders>
            <w:vAlign w:val="center"/>
          </w:tcPr>
          <w:p w14:paraId="79AF8E05" w14:textId="77777777" w:rsidR="00C50114" w:rsidRDefault="00000000">
            <w:pPr>
              <w:pStyle w:val="G3"/>
              <w:jc w:val="center"/>
              <w:rPr>
                <w:szCs w:val="21"/>
              </w:rPr>
            </w:pPr>
            <w:r>
              <w:rPr>
                <w:szCs w:val="21"/>
              </w:rPr>
              <w:t>2</w:t>
            </w:r>
          </w:p>
        </w:tc>
        <w:tc>
          <w:tcPr>
            <w:tcW w:w="1830" w:type="pct"/>
            <w:tcBorders>
              <w:tl2br w:val="nil"/>
              <w:tr2bl w:val="nil"/>
            </w:tcBorders>
            <w:vAlign w:val="center"/>
          </w:tcPr>
          <w:p w14:paraId="5EE84695" w14:textId="77777777" w:rsidR="00C50114" w:rsidRDefault="00000000">
            <w:pPr>
              <w:pStyle w:val="G3"/>
              <w:rPr>
                <w:szCs w:val="21"/>
              </w:rPr>
            </w:pPr>
            <w:hyperlink r:id="rId18" w:tgtFrame="https://www.qcc.com/pl/_blank" w:history="1">
              <w:r>
                <w:rPr>
                  <w:szCs w:val="21"/>
                </w:rPr>
                <w:t>海南鼎耘投资合伙企业（有限合伙）</w:t>
              </w:r>
            </w:hyperlink>
          </w:p>
        </w:tc>
        <w:tc>
          <w:tcPr>
            <w:tcW w:w="946" w:type="pct"/>
            <w:tcBorders>
              <w:tl2br w:val="nil"/>
              <w:tr2bl w:val="nil"/>
            </w:tcBorders>
            <w:vAlign w:val="center"/>
          </w:tcPr>
          <w:p w14:paraId="0FE8AA35" w14:textId="77777777" w:rsidR="00C50114" w:rsidRDefault="00000000">
            <w:pPr>
              <w:pStyle w:val="G3"/>
              <w:jc w:val="right"/>
              <w:rPr>
                <w:szCs w:val="21"/>
              </w:rPr>
            </w:pPr>
            <w:r>
              <w:rPr>
                <w:szCs w:val="21"/>
              </w:rPr>
              <w:t>5,000.00</w:t>
            </w:r>
          </w:p>
        </w:tc>
        <w:tc>
          <w:tcPr>
            <w:tcW w:w="1169" w:type="pct"/>
            <w:tcBorders>
              <w:tl2br w:val="nil"/>
              <w:tr2bl w:val="nil"/>
            </w:tcBorders>
            <w:vAlign w:val="center"/>
          </w:tcPr>
          <w:p w14:paraId="6BD67231" w14:textId="77777777" w:rsidR="00C50114" w:rsidRDefault="00000000">
            <w:pPr>
              <w:pStyle w:val="G3"/>
              <w:jc w:val="right"/>
              <w:rPr>
                <w:szCs w:val="21"/>
              </w:rPr>
            </w:pPr>
            <w:r>
              <w:rPr>
                <w:szCs w:val="21"/>
              </w:rPr>
              <w:t>100%</w:t>
            </w:r>
          </w:p>
        </w:tc>
        <w:tc>
          <w:tcPr>
            <w:tcW w:w="761" w:type="pct"/>
            <w:tcBorders>
              <w:tl2br w:val="nil"/>
              <w:tr2bl w:val="nil"/>
            </w:tcBorders>
            <w:vAlign w:val="center"/>
          </w:tcPr>
          <w:p w14:paraId="1CE7B1D2" w14:textId="77777777" w:rsidR="00C50114" w:rsidRDefault="00000000">
            <w:pPr>
              <w:pStyle w:val="G3"/>
              <w:rPr>
                <w:szCs w:val="21"/>
              </w:rPr>
            </w:pPr>
            <w:r>
              <w:rPr>
                <w:szCs w:val="21"/>
              </w:rPr>
              <w:t>私募基金、投资管理</w:t>
            </w:r>
          </w:p>
        </w:tc>
      </w:tr>
      <w:tr w:rsidR="00C50114" w14:paraId="0D2C3F41" w14:textId="77777777">
        <w:tc>
          <w:tcPr>
            <w:tcW w:w="291" w:type="pct"/>
            <w:tcBorders>
              <w:tl2br w:val="nil"/>
              <w:tr2bl w:val="nil"/>
            </w:tcBorders>
            <w:vAlign w:val="center"/>
          </w:tcPr>
          <w:p w14:paraId="5A5F2425" w14:textId="77777777" w:rsidR="00C50114" w:rsidRDefault="00000000">
            <w:pPr>
              <w:pStyle w:val="G3"/>
              <w:jc w:val="center"/>
              <w:rPr>
                <w:szCs w:val="21"/>
              </w:rPr>
            </w:pPr>
            <w:r>
              <w:rPr>
                <w:szCs w:val="21"/>
              </w:rPr>
              <w:t>3</w:t>
            </w:r>
          </w:p>
        </w:tc>
        <w:tc>
          <w:tcPr>
            <w:tcW w:w="1830" w:type="pct"/>
            <w:tcBorders>
              <w:tl2br w:val="nil"/>
              <w:tr2bl w:val="nil"/>
            </w:tcBorders>
            <w:vAlign w:val="center"/>
          </w:tcPr>
          <w:p w14:paraId="0EFA8BB7" w14:textId="77777777" w:rsidR="00C50114" w:rsidRDefault="00000000">
            <w:pPr>
              <w:pStyle w:val="G3"/>
              <w:rPr>
                <w:szCs w:val="21"/>
              </w:rPr>
            </w:pPr>
            <w:hyperlink r:id="rId19" w:tgtFrame="https://www.qcc.com/pl/_blank" w:history="1">
              <w:r>
                <w:rPr>
                  <w:szCs w:val="21"/>
                </w:rPr>
                <w:t>北京鼎耘资产管理有限公司</w:t>
              </w:r>
            </w:hyperlink>
          </w:p>
        </w:tc>
        <w:tc>
          <w:tcPr>
            <w:tcW w:w="946" w:type="pct"/>
            <w:tcBorders>
              <w:tl2br w:val="nil"/>
              <w:tr2bl w:val="nil"/>
            </w:tcBorders>
            <w:vAlign w:val="center"/>
          </w:tcPr>
          <w:p w14:paraId="3CCEB104" w14:textId="77777777" w:rsidR="00C50114" w:rsidRDefault="00000000">
            <w:pPr>
              <w:pStyle w:val="G3"/>
              <w:jc w:val="right"/>
              <w:rPr>
                <w:szCs w:val="21"/>
              </w:rPr>
            </w:pPr>
            <w:r>
              <w:rPr>
                <w:szCs w:val="21"/>
              </w:rPr>
              <w:t>2,000.00</w:t>
            </w:r>
          </w:p>
        </w:tc>
        <w:tc>
          <w:tcPr>
            <w:tcW w:w="1169" w:type="pct"/>
            <w:tcBorders>
              <w:tl2br w:val="nil"/>
              <w:tr2bl w:val="nil"/>
            </w:tcBorders>
            <w:vAlign w:val="center"/>
          </w:tcPr>
          <w:p w14:paraId="6069AF82" w14:textId="77777777" w:rsidR="00C50114" w:rsidRDefault="00000000">
            <w:pPr>
              <w:pStyle w:val="G3"/>
              <w:jc w:val="right"/>
              <w:rPr>
                <w:szCs w:val="21"/>
              </w:rPr>
            </w:pPr>
            <w:r>
              <w:rPr>
                <w:szCs w:val="21"/>
              </w:rPr>
              <w:t>100%</w:t>
            </w:r>
          </w:p>
        </w:tc>
        <w:tc>
          <w:tcPr>
            <w:tcW w:w="761" w:type="pct"/>
            <w:tcBorders>
              <w:tl2br w:val="nil"/>
              <w:tr2bl w:val="nil"/>
            </w:tcBorders>
            <w:vAlign w:val="center"/>
          </w:tcPr>
          <w:p w14:paraId="517EEBE3" w14:textId="77777777" w:rsidR="00C50114" w:rsidRDefault="00000000">
            <w:pPr>
              <w:pStyle w:val="G3"/>
              <w:rPr>
                <w:szCs w:val="21"/>
              </w:rPr>
            </w:pPr>
            <w:r>
              <w:rPr>
                <w:szCs w:val="21"/>
              </w:rPr>
              <w:t>私募基金、投资管理</w:t>
            </w:r>
          </w:p>
        </w:tc>
      </w:tr>
      <w:tr w:rsidR="00C50114" w14:paraId="6BE23927" w14:textId="77777777">
        <w:tc>
          <w:tcPr>
            <w:tcW w:w="291" w:type="pct"/>
            <w:tcBorders>
              <w:tl2br w:val="nil"/>
              <w:tr2bl w:val="nil"/>
            </w:tcBorders>
            <w:vAlign w:val="center"/>
          </w:tcPr>
          <w:p w14:paraId="758367A4" w14:textId="77777777" w:rsidR="00C50114" w:rsidRDefault="00000000">
            <w:pPr>
              <w:pStyle w:val="G3"/>
              <w:jc w:val="center"/>
              <w:rPr>
                <w:szCs w:val="21"/>
              </w:rPr>
            </w:pPr>
            <w:r>
              <w:rPr>
                <w:szCs w:val="21"/>
              </w:rPr>
              <w:t>4</w:t>
            </w:r>
          </w:p>
        </w:tc>
        <w:tc>
          <w:tcPr>
            <w:tcW w:w="1830" w:type="pct"/>
            <w:tcBorders>
              <w:tl2br w:val="nil"/>
              <w:tr2bl w:val="nil"/>
            </w:tcBorders>
            <w:vAlign w:val="center"/>
          </w:tcPr>
          <w:p w14:paraId="4D2C0646" w14:textId="77777777" w:rsidR="00C50114" w:rsidRDefault="00000000">
            <w:pPr>
              <w:pStyle w:val="G3"/>
              <w:rPr>
                <w:szCs w:val="21"/>
              </w:rPr>
            </w:pPr>
            <w:r>
              <w:rPr>
                <w:szCs w:val="21"/>
              </w:rPr>
              <w:t>北京鼎耘投资管理有限公司</w:t>
            </w:r>
          </w:p>
        </w:tc>
        <w:tc>
          <w:tcPr>
            <w:tcW w:w="946" w:type="pct"/>
            <w:tcBorders>
              <w:tl2br w:val="nil"/>
              <w:tr2bl w:val="nil"/>
            </w:tcBorders>
            <w:vAlign w:val="center"/>
          </w:tcPr>
          <w:p w14:paraId="2CF98379" w14:textId="77777777" w:rsidR="00C50114" w:rsidRDefault="00000000">
            <w:pPr>
              <w:pStyle w:val="G3"/>
              <w:jc w:val="right"/>
              <w:rPr>
                <w:szCs w:val="21"/>
              </w:rPr>
            </w:pPr>
            <w:r>
              <w:rPr>
                <w:szCs w:val="21"/>
              </w:rPr>
              <w:t>1,000.00</w:t>
            </w:r>
          </w:p>
        </w:tc>
        <w:tc>
          <w:tcPr>
            <w:tcW w:w="1169" w:type="pct"/>
            <w:tcBorders>
              <w:tl2br w:val="nil"/>
              <w:tr2bl w:val="nil"/>
            </w:tcBorders>
            <w:vAlign w:val="center"/>
          </w:tcPr>
          <w:p w14:paraId="7B357CD7" w14:textId="77777777" w:rsidR="00C50114" w:rsidRDefault="00000000">
            <w:pPr>
              <w:pStyle w:val="G3"/>
              <w:jc w:val="right"/>
              <w:rPr>
                <w:szCs w:val="21"/>
              </w:rPr>
            </w:pPr>
            <w:r>
              <w:rPr>
                <w:szCs w:val="21"/>
              </w:rPr>
              <w:t>100%</w:t>
            </w:r>
          </w:p>
        </w:tc>
        <w:tc>
          <w:tcPr>
            <w:tcW w:w="761" w:type="pct"/>
            <w:tcBorders>
              <w:tl2br w:val="nil"/>
              <w:tr2bl w:val="nil"/>
            </w:tcBorders>
            <w:vAlign w:val="center"/>
          </w:tcPr>
          <w:p w14:paraId="4E0333AC" w14:textId="77777777" w:rsidR="00C50114" w:rsidRDefault="00000000">
            <w:pPr>
              <w:pStyle w:val="G3"/>
              <w:rPr>
                <w:szCs w:val="21"/>
              </w:rPr>
            </w:pPr>
            <w:r>
              <w:rPr>
                <w:szCs w:val="21"/>
              </w:rPr>
              <w:t>私募基金、投资管理</w:t>
            </w:r>
          </w:p>
        </w:tc>
      </w:tr>
      <w:tr w:rsidR="00C50114" w14:paraId="7448D3FB" w14:textId="77777777">
        <w:tc>
          <w:tcPr>
            <w:tcW w:w="291" w:type="pct"/>
            <w:tcBorders>
              <w:tl2br w:val="nil"/>
              <w:tr2bl w:val="nil"/>
            </w:tcBorders>
            <w:vAlign w:val="center"/>
          </w:tcPr>
          <w:p w14:paraId="60B78E0B" w14:textId="77777777" w:rsidR="00C50114" w:rsidRDefault="00000000">
            <w:pPr>
              <w:pStyle w:val="G3"/>
              <w:jc w:val="center"/>
              <w:rPr>
                <w:szCs w:val="21"/>
              </w:rPr>
            </w:pPr>
            <w:r>
              <w:rPr>
                <w:szCs w:val="21"/>
              </w:rPr>
              <w:t>5</w:t>
            </w:r>
          </w:p>
        </w:tc>
        <w:tc>
          <w:tcPr>
            <w:tcW w:w="1830" w:type="pct"/>
            <w:tcBorders>
              <w:tl2br w:val="nil"/>
              <w:tr2bl w:val="nil"/>
            </w:tcBorders>
            <w:vAlign w:val="center"/>
          </w:tcPr>
          <w:p w14:paraId="7CD12604" w14:textId="77777777" w:rsidR="00C50114" w:rsidRDefault="00000000">
            <w:pPr>
              <w:pStyle w:val="G3"/>
              <w:rPr>
                <w:szCs w:val="21"/>
              </w:rPr>
            </w:pPr>
            <w:hyperlink r:id="rId20" w:tgtFrame="https://www.qcc.com/pl/_blank" w:history="1">
              <w:r>
                <w:rPr>
                  <w:szCs w:val="21"/>
                </w:rPr>
                <w:t>厦门鼎耘投资有限公司</w:t>
              </w:r>
            </w:hyperlink>
          </w:p>
        </w:tc>
        <w:tc>
          <w:tcPr>
            <w:tcW w:w="946" w:type="pct"/>
            <w:tcBorders>
              <w:tl2br w:val="nil"/>
              <w:tr2bl w:val="nil"/>
            </w:tcBorders>
            <w:vAlign w:val="center"/>
          </w:tcPr>
          <w:p w14:paraId="7EAC687A" w14:textId="77777777" w:rsidR="00C50114" w:rsidRDefault="00000000">
            <w:pPr>
              <w:pStyle w:val="G3"/>
              <w:jc w:val="right"/>
              <w:rPr>
                <w:szCs w:val="21"/>
              </w:rPr>
            </w:pPr>
            <w:r>
              <w:rPr>
                <w:szCs w:val="21"/>
              </w:rPr>
              <w:t>1,000.00</w:t>
            </w:r>
          </w:p>
        </w:tc>
        <w:tc>
          <w:tcPr>
            <w:tcW w:w="1169" w:type="pct"/>
            <w:tcBorders>
              <w:tl2br w:val="nil"/>
              <w:tr2bl w:val="nil"/>
            </w:tcBorders>
            <w:vAlign w:val="center"/>
          </w:tcPr>
          <w:p w14:paraId="37310848" w14:textId="77777777" w:rsidR="00C50114" w:rsidRDefault="00000000">
            <w:pPr>
              <w:pStyle w:val="G3"/>
              <w:jc w:val="right"/>
              <w:rPr>
                <w:szCs w:val="21"/>
              </w:rPr>
            </w:pPr>
            <w:r>
              <w:rPr>
                <w:szCs w:val="21"/>
              </w:rPr>
              <w:t>100%</w:t>
            </w:r>
          </w:p>
        </w:tc>
        <w:tc>
          <w:tcPr>
            <w:tcW w:w="761" w:type="pct"/>
            <w:tcBorders>
              <w:tl2br w:val="nil"/>
              <w:tr2bl w:val="nil"/>
            </w:tcBorders>
            <w:vAlign w:val="center"/>
          </w:tcPr>
          <w:p w14:paraId="6F1784A6" w14:textId="77777777" w:rsidR="00C50114" w:rsidRDefault="00000000">
            <w:pPr>
              <w:pStyle w:val="G3"/>
              <w:rPr>
                <w:szCs w:val="21"/>
              </w:rPr>
            </w:pPr>
            <w:r>
              <w:rPr>
                <w:szCs w:val="21"/>
              </w:rPr>
              <w:t>私募基金、投资管理</w:t>
            </w:r>
          </w:p>
        </w:tc>
      </w:tr>
      <w:tr w:rsidR="00C50114" w14:paraId="5C32FF3A" w14:textId="77777777">
        <w:tc>
          <w:tcPr>
            <w:tcW w:w="291" w:type="pct"/>
            <w:tcBorders>
              <w:tl2br w:val="nil"/>
              <w:tr2bl w:val="nil"/>
            </w:tcBorders>
            <w:vAlign w:val="center"/>
          </w:tcPr>
          <w:p w14:paraId="28F931CE" w14:textId="77777777" w:rsidR="00C50114" w:rsidRDefault="00000000">
            <w:pPr>
              <w:pStyle w:val="G3"/>
              <w:jc w:val="center"/>
              <w:rPr>
                <w:szCs w:val="21"/>
              </w:rPr>
            </w:pPr>
            <w:r>
              <w:rPr>
                <w:szCs w:val="21"/>
              </w:rPr>
              <w:t>6</w:t>
            </w:r>
          </w:p>
        </w:tc>
        <w:tc>
          <w:tcPr>
            <w:tcW w:w="1830" w:type="pct"/>
            <w:tcBorders>
              <w:tl2br w:val="nil"/>
              <w:tr2bl w:val="nil"/>
            </w:tcBorders>
            <w:vAlign w:val="center"/>
          </w:tcPr>
          <w:p w14:paraId="7AF87BC8" w14:textId="77777777" w:rsidR="00C50114" w:rsidRDefault="00000000">
            <w:pPr>
              <w:pStyle w:val="G3"/>
              <w:rPr>
                <w:szCs w:val="21"/>
              </w:rPr>
            </w:pPr>
            <w:hyperlink r:id="rId21" w:tgtFrame="https://www.qcc.com/pl/_blank" w:history="1">
              <w:r>
                <w:rPr>
                  <w:szCs w:val="21"/>
                </w:rPr>
                <w:t>宁波鸿晓投资管理有限公司</w:t>
              </w:r>
            </w:hyperlink>
          </w:p>
        </w:tc>
        <w:tc>
          <w:tcPr>
            <w:tcW w:w="946" w:type="pct"/>
            <w:tcBorders>
              <w:tl2br w:val="nil"/>
              <w:tr2bl w:val="nil"/>
            </w:tcBorders>
            <w:vAlign w:val="center"/>
          </w:tcPr>
          <w:p w14:paraId="29B1A098" w14:textId="77777777" w:rsidR="00C50114" w:rsidRDefault="00000000">
            <w:pPr>
              <w:pStyle w:val="G3"/>
              <w:jc w:val="right"/>
              <w:rPr>
                <w:szCs w:val="21"/>
              </w:rPr>
            </w:pPr>
            <w:r>
              <w:rPr>
                <w:szCs w:val="21"/>
              </w:rPr>
              <w:t>1,000.00</w:t>
            </w:r>
          </w:p>
        </w:tc>
        <w:tc>
          <w:tcPr>
            <w:tcW w:w="1169" w:type="pct"/>
            <w:tcBorders>
              <w:tl2br w:val="nil"/>
              <w:tr2bl w:val="nil"/>
            </w:tcBorders>
            <w:vAlign w:val="center"/>
          </w:tcPr>
          <w:p w14:paraId="1E6AA124" w14:textId="77777777" w:rsidR="00C50114" w:rsidRDefault="00000000">
            <w:pPr>
              <w:pStyle w:val="G3"/>
              <w:jc w:val="right"/>
              <w:rPr>
                <w:szCs w:val="21"/>
              </w:rPr>
            </w:pPr>
            <w:r>
              <w:rPr>
                <w:szCs w:val="21"/>
              </w:rPr>
              <w:t>100%</w:t>
            </w:r>
          </w:p>
        </w:tc>
        <w:tc>
          <w:tcPr>
            <w:tcW w:w="761" w:type="pct"/>
            <w:tcBorders>
              <w:tl2br w:val="nil"/>
              <w:tr2bl w:val="nil"/>
            </w:tcBorders>
            <w:vAlign w:val="center"/>
          </w:tcPr>
          <w:p w14:paraId="7BB4A536" w14:textId="77777777" w:rsidR="00C50114" w:rsidRDefault="00000000">
            <w:pPr>
              <w:pStyle w:val="G3"/>
              <w:rPr>
                <w:szCs w:val="21"/>
              </w:rPr>
            </w:pPr>
            <w:r>
              <w:rPr>
                <w:szCs w:val="21"/>
              </w:rPr>
              <w:t>私募基金、投资管理</w:t>
            </w:r>
          </w:p>
        </w:tc>
      </w:tr>
      <w:tr w:rsidR="00C50114" w14:paraId="3D601DC8" w14:textId="77777777">
        <w:tc>
          <w:tcPr>
            <w:tcW w:w="291" w:type="pct"/>
            <w:tcBorders>
              <w:tl2br w:val="nil"/>
              <w:tr2bl w:val="nil"/>
            </w:tcBorders>
            <w:vAlign w:val="center"/>
          </w:tcPr>
          <w:p w14:paraId="2B764297" w14:textId="77777777" w:rsidR="00C50114" w:rsidRDefault="00000000">
            <w:pPr>
              <w:pStyle w:val="G3"/>
              <w:jc w:val="center"/>
              <w:rPr>
                <w:szCs w:val="21"/>
              </w:rPr>
            </w:pPr>
            <w:r>
              <w:rPr>
                <w:rFonts w:hint="eastAsia"/>
                <w:szCs w:val="21"/>
              </w:rPr>
              <w:t>7</w:t>
            </w:r>
          </w:p>
        </w:tc>
        <w:tc>
          <w:tcPr>
            <w:tcW w:w="1830" w:type="pct"/>
            <w:tcBorders>
              <w:tl2br w:val="nil"/>
              <w:tr2bl w:val="nil"/>
            </w:tcBorders>
            <w:vAlign w:val="center"/>
          </w:tcPr>
          <w:p w14:paraId="72E5719F" w14:textId="77777777" w:rsidR="00C50114" w:rsidRDefault="00000000">
            <w:pPr>
              <w:pStyle w:val="G3"/>
              <w:rPr>
                <w:szCs w:val="21"/>
              </w:rPr>
            </w:pPr>
            <w:r>
              <w:rPr>
                <w:szCs w:val="21"/>
              </w:rPr>
              <w:t>湖北芯映光电有限公司</w:t>
            </w:r>
          </w:p>
        </w:tc>
        <w:tc>
          <w:tcPr>
            <w:tcW w:w="946" w:type="pct"/>
            <w:tcBorders>
              <w:tl2br w:val="nil"/>
              <w:tr2bl w:val="nil"/>
            </w:tcBorders>
            <w:vAlign w:val="center"/>
          </w:tcPr>
          <w:p w14:paraId="6744C7A3" w14:textId="77777777" w:rsidR="00C50114" w:rsidRDefault="00000000">
            <w:pPr>
              <w:pStyle w:val="G3"/>
              <w:jc w:val="right"/>
              <w:rPr>
                <w:szCs w:val="21"/>
              </w:rPr>
            </w:pPr>
            <w:r>
              <w:rPr>
                <w:szCs w:val="21"/>
              </w:rPr>
              <w:t>34</w:t>
            </w:r>
            <w:r>
              <w:rPr>
                <w:rFonts w:hint="eastAsia"/>
                <w:szCs w:val="21"/>
              </w:rPr>
              <w:t>,</w:t>
            </w:r>
            <w:r>
              <w:rPr>
                <w:szCs w:val="21"/>
              </w:rPr>
              <w:t>000</w:t>
            </w:r>
            <w:r>
              <w:rPr>
                <w:rFonts w:hint="eastAsia"/>
                <w:szCs w:val="21"/>
              </w:rPr>
              <w:t>.00</w:t>
            </w:r>
          </w:p>
        </w:tc>
        <w:tc>
          <w:tcPr>
            <w:tcW w:w="1169" w:type="pct"/>
            <w:tcBorders>
              <w:tl2br w:val="nil"/>
              <w:tr2bl w:val="nil"/>
            </w:tcBorders>
            <w:vAlign w:val="center"/>
          </w:tcPr>
          <w:p w14:paraId="54ABA130" w14:textId="77777777" w:rsidR="00C50114" w:rsidRDefault="00000000">
            <w:pPr>
              <w:pStyle w:val="G3"/>
              <w:jc w:val="right"/>
              <w:rPr>
                <w:szCs w:val="21"/>
              </w:rPr>
            </w:pPr>
            <w:r>
              <w:rPr>
                <w:szCs w:val="21"/>
              </w:rPr>
              <w:t>66.18%</w:t>
            </w:r>
          </w:p>
        </w:tc>
        <w:tc>
          <w:tcPr>
            <w:tcW w:w="761" w:type="pct"/>
            <w:tcBorders>
              <w:tl2br w:val="nil"/>
              <w:tr2bl w:val="nil"/>
            </w:tcBorders>
            <w:vAlign w:val="center"/>
          </w:tcPr>
          <w:p w14:paraId="57539AA2" w14:textId="77777777" w:rsidR="00C50114" w:rsidRDefault="00000000">
            <w:pPr>
              <w:pStyle w:val="G3"/>
              <w:rPr>
                <w:szCs w:val="21"/>
              </w:rPr>
            </w:pPr>
            <w:r>
              <w:rPr>
                <w:szCs w:val="21"/>
              </w:rPr>
              <w:t>光电子器件制造</w:t>
            </w:r>
          </w:p>
        </w:tc>
      </w:tr>
      <w:tr w:rsidR="00C50114" w14:paraId="2358C264" w14:textId="77777777">
        <w:tc>
          <w:tcPr>
            <w:tcW w:w="291" w:type="pct"/>
            <w:tcBorders>
              <w:tl2br w:val="nil"/>
              <w:tr2bl w:val="nil"/>
            </w:tcBorders>
            <w:vAlign w:val="center"/>
          </w:tcPr>
          <w:p w14:paraId="2B634ED5" w14:textId="77777777" w:rsidR="00C50114" w:rsidRDefault="00000000">
            <w:pPr>
              <w:pStyle w:val="G3"/>
              <w:jc w:val="center"/>
              <w:rPr>
                <w:szCs w:val="21"/>
              </w:rPr>
            </w:pPr>
            <w:r>
              <w:rPr>
                <w:rFonts w:hint="eastAsia"/>
                <w:szCs w:val="21"/>
              </w:rPr>
              <w:t>8</w:t>
            </w:r>
          </w:p>
        </w:tc>
        <w:tc>
          <w:tcPr>
            <w:tcW w:w="1830" w:type="pct"/>
            <w:tcBorders>
              <w:tl2br w:val="nil"/>
              <w:tr2bl w:val="nil"/>
            </w:tcBorders>
            <w:vAlign w:val="center"/>
          </w:tcPr>
          <w:p w14:paraId="1BD41EAB" w14:textId="77777777" w:rsidR="00C50114" w:rsidRDefault="00000000">
            <w:pPr>
              <w:pStyle w:val="G3"/>
              <w:rPr>
                <w:szCs w:val="21"/>
              </w:rPr>
            </w:pPr>
            <w:r>
              <w:t>武汉芯享光电科技有限公司</w:t>
            </w:r>
          </w:p>
        </w:tc>
        <w:tc>
          <w:tcPr>
            <w:tcW w:w="946" w:type="pct"/>
            <w:tcBorders>
              <w:tl2br w:val="nil"/>
              <w:tr2bl w:val="nil"/>
            </w:tcBorders>
            <w:vAlign w:val="center"/>
          </w:tcPr>
          <w:p w14:paraId="33A93F11" w14:textId="77777777" w:rsidR="00C50114" w:rsidRDefault="00000000">
            <w:pPr>
              <w:pStyle w:val="G3"/>
              <w:jc w:val="right"/>
              <w:rPr>
                <w:szCs w:val="21"/>
              </w:rPr>
            </w:pPr>
            <w:r>
              <w:rPr>
                <w:rFonts w:hint="eastAsia"/>
                <w:szCs w:val="21"/>
              </w:rPr>
              <w:t>100.00</w:t>
            </w:r>
          </w:p>
        </w:tc>
        <w:tc>
          <w:tcPr>
            <w:tcW w:w="1169" w:type="pct"/>
            <w:tcBorders>
              <w:tl2br w:val="nil"/>
              <w:tr2bl w:val="nil"/>
            </w:tcBorders>
            <w:vAlign w:val="center"/>
          </w:tcPr>
          <w:p w14:paraId="7EE54ACF" w14:textId="77777777" w:rsidR="00C50114" w:rsidRDefault="00000000">
            <w:pPr>
              <w:pStyle w:val="G3"/>
              <w:jc w:val="right"/>
              <w:rPr>
                <w:szCs w:val="21"/>
              </w:rPr>
            </w:pPr>
            <w:r>
              <w:rPr>
                <w:szCs w:val="21"/>
              </w:rPr>
              <w:t>66.18%</w:t>
            </w:r>
          </w:p>
        </w:tc>
        <w:tc>
          <w:tcPr>
            <w:tcW w:w="761" w:type="pct"/>
            <w:tcBorders>
              <w:tl2br w:val="nil"/>
              <w:tr2bl w:val="nil"/>
            </w:tcBorders>
            <w:vAlign w:val="center"/>
          </w:tcPr>
          <w:p w14:paraId="3D73ED06" w14:textId="77777777" w:rsidR="00C50114" w:rsidRDefault="00000000">
            <w:pPr>
              <w:pStyle w:val="G3"/>
              <w:rPr>
                <w:szCs w:val="21"/>
              </w:rPr>
            </w:pPr>
            <w:r>
              <w:rPr>
                <w:szCs w:val="21"/>
              </w:rPr>
              <w:t>光电子器件制造</w:t>
            </w:r>
          </w:p>
        </w:tc>
      </w:tr>
      <w:tr w:rsidR="00C50114" w14:paraId="58F29B16" w14:textId="77777777">
        <w:tc>
          <w:tcPr>
            <w:tcW w:w="291" w:type="pct"/>
            <w:tcBorders>
              <w:tl2br w:val="nil"/>
              <w:tr2bl w:val="nil"/>
            </w:tcBorders>
            <w:vAlign w:val="center"/>
          </w:tcPr>
          <w:p w14:paraId="1F264D8C" w14:textId="77777777" w:rsidR="00C50114" w:rsidRDefault="00000000">
            <w:pPr>
              <w:pStyle w:val="G3"/>
              <w:jc w:val="center"/>
              <w:rPr>
                <w:szCs w:val="21"/>
              </w:rPr>
            </w:pPr>
            <w:r>
              <w:rPr>
                <w:rFonts w:hint="eastAsia"/>
                <w:szCs w:val="21"/>
              </w:rPr>
              <w:t>9</w:t>
            </w:r>
          </w:p>
        </w:tc>
        <w:tc>
          <w:tcPr>
            <w:tcW w:w="1830" w:type="pct"/>
            <w:tcBorders>
              <w:tl2br w:val="nil"/>
              <w:tr2bl w:val="nil"/>
            </w:tcBorders>
            <w:vAlign w:val="center"/>
          </w:tcPr>
          <w:p w14:paraId="1B79B7D2" w14:textId="77777777" w:rsidR="00C50114" w:rsidRDefault="00000000">
            <w:pPr>
              <w:pStyle w:val="G3"/>
              <w:rPr>
                <w:szCs w:val="21"/>
              </w:rPr>
            </w:pPr>
            <w:hyperlink r:id="rId22" w:tgtFrame="https://www.qcc.com/pl/_blank" w:history="1">
              <w:r>
                <w:rPr>
                  <w:szCs w:val="21"/>
                </w:rPr>
                <w:t>厦门鼎炎股权投资基金合伙企业（有限合伙）</w:t>
              </w:r>
            </w:hyperlink>
          </w:p>
        </w:tc>
        <w:tc>
          <w:tcPr>
            <w:tcW w:w="946" w:type="pct"/>
            <w:tcBorders>
              <w:tl2br w:val="nil"/>
              <w:tr2bl w:val="nil"/>
            </w:tcBorders>
            <w:vAlign w:val="center"/>
          </w:tcPr>
          <w:p w14:paraId="278DC377" w14:textId="77777777" w:rsidR="00C50114" w:rsidRDefault="00000000">
            <w:pPr>
              <w:pStyle w:val="G3"/>
              <w:jc w:val="right"/>
              <w:rPr>
                <w:szCs w:val="21"/>
              </w:rPr>
            </w:pPr>
            <w:r>
              <w:rPr>
                <w:szCs w:val="21"/>
              </w:rPr>
              <w:t>5,000.00</w:t>
            </w:r>
          </w:p>
        </w:tc>
        <w:tc>
          <w:tcPr>
            <w:tcW w:w="1169" w:type="pct"/>
            <w:tcBorders>
              <w:tl2br w:val="nil"/>
              <w:tr2bl w:val="nil"/>
            </w:tcBorders>
            <w:vAlign w:val="center"/>
          </w:tcPr>
          <w:p w14:paraId="04906D59" w14:textId="77777777" w:rsidR="00C50114" w:rsidRDefault="00000000">
            <w:pPr>
              <w:pStyle w:val="G3"/>
              <w:rPr>
                <w:szCs w:val="21"/>
              </w:rPr>
            </w:pPr>
            <w:r>
              <w:rPr>
                <w:szCs w:val="21"/>
              </w:rPr>
              <w:t>54%;</w:t>
            </w:r>
            <w:r>
              <w:rPr>
                <w:szCs w:val="21"/>
              </w:rPr>
              <w:t>其控制的企业任执行事务合伙人</w:t>
            </w:r>
          </w:p>
        </w:tc>
        <w:tc>
          <w:tcPr>
            <w:tcW w:w="761" w:type="pct"/>
            <w:tcBorders>
              <w:tl2br w:val="nil"/>
              <w:tr2bl w:val="nil"/>
            </w:tcBorders>
            <w:vAlign w:val="center"/>
          </w:tcPr>
          <w:p w14:paraId="33BF9CE4" w14:textId="77777777" w:rsidR="00C50114" w:rsidRDefault="00000000">
            <w:pPr>
              <w:pStyle w:val="G3"/>
              <w:rPr>
                <w:szCs w:val="21"/>
              </w:rPr>
            </w:pPr>
            <w:r>
              <w:rPr>
                <w:szCs w:val="21"/>
              </w:rPr>
              <w:t>私募基金</w:t>
            </w:r>
          </w:p>
        </w:tc>
      </w:tr>
      <w:tr w:rsidR="00C50114" w14:paraId="1222C68F" w14:textId="77777777">
        <w:tc>
          <w:tcPr>
            <w:tcW w:w="291" w:type="pct"/>
            <w:tcBorders>
              <w:tl2br w:val="nil"/>
              <w:tr2bl w:val="nil"/>
            </w:tcBorders>
            <w:vAlign w:val="center"/>
          </w:tcPr>
          <w:p w14:paraId="6E348709" w14:textId="77777777" w:rsidR="00C50114" w:rsidRDefault="00000000">
            <w:pPr>
              <w:pStyle w:val="G3"/>
              <w:jc w:val="center"/>
              <w:rPr>
                <w:szCs w:val="21"/>
              </w:rPr>
            </w:pPr>
            <w:r>
              <w:rPr>
                <w:rFonts w:hint="eastAsia"/>
                <w:szCs w:val="21"/>
              </w:rPr>
              <w:t>10</w:t>
            </w:r>
          </w:p>
        </w:tc>
        <w:tc>
          <w:tcPr>
            <w:tcW w:w="1830" w:type="pct"/>
            <w:tcBorders>
              <w:tl2br w:val="nil"/>
              <w:tr2bl w:val="nil"/>
            </w:tcBorders>
            <w:vAlign w:val="center"/>
          </w:tcPr>
          <w:p w14:paraId="702D619F" w14:textId="77777777" w:rsidR="00C50114" w:rsidRDefault="00000000">
            <w:pPr>
              <w:pStyle w:val="G3"/>
              <w:rPr>
                <w:szCs w:val="21"/>
              </w:rPr>
            </w:pPr>
            <w:hyperlink r:id="rId23" w:tgtFrame="https://www.qcc.com/pl/_blank" w:history="1">
              <w:r>
                <w:rPr>
                  <w:szCs w:val="21"/>
                </w:rPr>
                <w:t>潍坊国信鼎安股权投资合伙企业（有限合伙）</w:t>
              </w:r>
            </w:hyperlink>
          </w:p>
        </w:tc>
        <w:tc>
          <w:tcPr>
            <w:tcW w:w="946" w:type="pct"/>
            <w:tcBorders>
              <w:tl2br w:val="nil"/>
              <w:tr2bl w:val="nil"/>
            </w:tcBorders>
            <w:vAlign w:val="center"/>
          </w:tcPr>
          <w:p w14:paraId="18070C9F" w14:textId="77777777" w:rsidR="00C50114" w:rsidRDefault="00000000">
            <w:pPr>
              <w:pStyle w:val="G3"/>
              <w:jc w:val="right"/>
              <w:rPr>
                <w:szCs w:val="21"/>
              </w:rPr>
            </w:pPr>
            <w:r>
              <w:rPr>
                <w:szCs w:val="21"/>
              </w:rPr>
              <w:t>300.00</w:t>
            </w:r>
          </w:p>
        </w:tc>
        <w:tc>
          <w:tcPr>
            <w:tcW w:w="1169" w:type="pct"/>
            <w:tcBorders>
              <w:tl2br w:val="nil"/>
              <w:tr2bl w:val="nil"/>
            </w:tcBorders>
            <w:vAlign w:val="center"/>
          </w:tcPr>
          <w:p w14:paraId="617BECFA" w14:textId="77777777" w:rsidR="00C50114" w:rsidRDefault="00000000">
            <w:pPr>
              <w:pStyle w:val="G3"/>
              <w:rPr>
                <w:szCs w:val="21"/>
              </w:rPr>
            </w:pPr>
            <w:r>
              <w:rPr>
                <w:szCs w:val="21"/>
              </w:rPr>
              <w:t>其控制的企业任执行事务合伙人</w:t>
            </w:r>
          </w:p>
        </w:tc>
        <w:tc>
          <w:tcPr>
            <w:tcW w:w="761" w:type="pct"/>
            <w:tcBorders>
              <w:tl2br w:val="nil"/>
              <w:tr2bl w:val="nil"/>
            </w:tcBorders>
            <w:vAlign w:val="center"/>
          </w:tcPr>
          <w:p w14:paraId="6A3F1C04" w14:textId="77777777" w:rsidR="00C50114" w:rsidRDefault="00000000">
            <w:pPr>
              <w:pStyle w:val="G3"/>
              <w:rPr>
                <w:szCs w:val="21"/>
              </w:rPr>
            </w:pPr>
            <w:r>
              <w:rPr>
                <w:szCs w:val="21"/>
              </w:rPr>
              <w:t>私募基金、投资管理</w:t>
            </w:r>
          </w:p>
        </w:tc>
      </w:tr>
      <w:tr w:rsidR="00C50114" w14:paraId="0711D782" w14:textId="77777777">
        <w:tc>
          <w:tcPr>
            <w:tcW w:w="291" w:type="pct"/>
            <w:tcBorders>
              <w:tl2br w:val="nil"/>
              <w:tr2bl w:val="nil"/>
            </w:tcBorders>
            <w:vAlign w:val="center"/>
          </w:tcPr>
          <w:p w14:paraId="5B280E26" w14:textId="77777777" w:rsidR="00C50114" w:rsidRDefault="00000000">
            <w:pPr>
              <w:pStyle w:val="G3"/>
              <w:jc w:val="center"/>
              <w:rPr>
                <w:szCs w:val="21"/>
              </w:rPr>
            </w:pPr>
            <w:r>
              <w:rPr>
                <w:rFonts w:hint="eastAsia"/>
                <w:szCs w:val="21"/>
              </w:rPr>
              <w:t>11</w:t>
            </w:r>
          </w:p>
        </w:tc>
        <w:tc>
          <w:tcPr>
            <w:tcW w:w="1830" w:type="pct"/>
            <w:tcBorders>
              <w:tl2br w:val="nil"/>
              <w:tr2bl w:val="nil"/>
            </w:tcBorders>
            <w:vAlign w:val="center"/>
          </w:tcPr>
          <w:p w14:paraId="2AB3BC78" w14:textId="77777777" w:rsidR="00C50114" w:rsidRDefault="00000000">
            <w:pPr>
              <w:pStyle w:val="G3"/>
              <w:rPr>
                <w:szCs w:val="21"/>
              </w:rPr>
            </w:pPr>
            <w:r>
              <w:rPr>
                <w:szCs w:val="21"/>
              </w:rPr>
              <w:t>潍坊国信网安股权投资合伙企业（有限合伙）</w:t>
            </w:r>
          </w:p>
        </w:tc>
        <w:tc>
          <w:tcPr>
            <w:tcW w:w="946" w:type="pct"/>
            <w:tcBorders>
              <w:tl2br w:val="nil"/>
              <w:tr2bl w:val="nil"/>
            </w:tcBorders>
            <w:vAlign w:val="center"/>
          </w:tcPr>
          <w:p w14:paraId="4C521A50" w14:textId="77777777" w:rsidR="00C50114" w:rsidRDefault="00000000">
            <w:pPr>
              <w:pStyle w:val="G3"/>
              <w:jc w:val="right"/>
              <w:rPr>
                <w:szCs w:val="21"/>
              </w:rPr>
            </w:pPr>
            <w:r>
              <w:rPr>
                <w:szCs w:val="21"/>
              </w:rPr>
              <w:t>3,600.00</w:t>
            </w:r>
          </w:p>
        </w:tc>
        <w:tc>
          <w:tcPr>
            <w:tcW w:w="1169" w:type="pct"/>
            <w:tcBorders>
              <w:tl2br w:val="nil"/>
              <w:tr2bl w:val="nil"/>
            </w:tcBorders>
            <w:vAlign w:val="center"/>
          </w:tcPr>
          <w:p w14:paraId="04C85D49" w14:textId="77777777" w:rsidR="00C50114" w:rsidRDefault="00000000">
            <w:pPr>
              <w:pStyle w:val="G3"/>
              <w:rPr>
                <w:szCs w:val="21"/>
              </w:rPr>
            </w:pPr>
            <w:r>
              <w:rPr>
                <w:szCs w:val="21"/>
              </w:rPr>
              <w:t>其控制的企业任执行事务合伙人</w:t>
            </w:r>
          </w:p>
        </w:tc>
        <w:tc>
          <w:tcPr>
            <w:tcW w:w="761" w:type="pct"/>
            <w:tcBorders>
              <w:tl2br w:val="nil"/>
              <w:tr2bl w:val="nil"/>
            </w:tcBorders>
            <w:vAlign w:val="center"/>
          </w:tcPr>
          <w:p w14:paraId="15AF746B" w14:textId="77777777" w:rsidR="00C50114" w:rsidRDefault="00000000">
            <w:pPr>
              <w:pStyle w:val="G3"/>
              <w:rPr>
                <w:szCs w:val="21"/>
              </w:rPr>
            </w:pPr>
            <w:r>
              <w:rPr>
                <w:szCs w:val="21"/>
              </w:rPr>
              <w:t>私募基金</w:t>
            </w:r>
          </w:p>
        </w:tc>
      </w:tr>
      <w:tr w:rsidR="00C50114" w14:paraId="2186BA37" w14:textId="77777777">
        <w:tc>
          <w:tcPr>
            <w:tcW w:w="291" w:type="pct"/>
            <w:tcBorders>
              <w:tl2br w:val="nil"/>
              <w:tr2bl w:val="nil"/>
            </w:tcBorders>
            <w:vAlign w:val="center"/>
          </w:tcPr>
          <w:p w14:paraId="52855743" w14:textId="77777777" w:rsidR="00C50114" w:rsidRDefault="00000000">
            <w:pPr>
              <w:pStyle w:val="G3"/>
              <w:jc w:val="center"/>
              <w:rPr>
                <w:szCs w:val="21"/>
              </w:rPr>
            </w:pPr>
            <w:r>
              <w:rPr>
                <w:szCs w:val="21"/>
              </w:rPr>
              <w:t>1</w:t>
            </w:r>
            <w:r>
              <w:rPr>
                <w:rFonts w:hint="eastAsia"/>
                <w:szCs w:val="21"/>
              </w:rPr>
              <w:t>2</w:t>
            </w:r>
          </w:p>
        </w:tc>
        <w:tc>
          <w:tcPr>
            <w:tcW w:w="1830" w:type="pct"/>
            <w:tcBorders>
              <w:tl2br w:val="nil"/>
              <w:tr2bl w:val="nil"/>
            </w:tcBorders>
            <w:vAlign w:val="center"/>
          </w:tcPr>
          <w:p w14:paraId="607198A7" w14:textId="77777777" w:rsidR="00C50114" w:rsidRDefault="00000000">
            <w:pPr>
              <w:pStyle w:val="G3"/>
              <w:rPr>
                <w:szCs w:val="21"/>
              </w:rPr>
            </w:pPr>
            <w:hyperlink r:id="rId24" w:tgtFrame="https://www.qcc.com/pl/_blank" w:history="1">
              <w:r>
                <w:rPr>
                  <w:szCs w:val="21"/>
                </w:rPr>
                <w:t>厦门鼎灿投资合伙企业（有限合伙）</w:t>
              </w:r>
            </w:hyperlink>
          </w:p>
        </w:tc>
        <w:tc>
          <w:tcPr>
            <w:tcW w:w="946" w:type="pct"/>
            <w:tcBorders>
              <w:tl2br w:val="nil"/>
              <w:tr2bl w:val="nil"/>
            </w:tcBorders>
            <w:vAlign w:val="center"/>
          </w:tcPr>
          <w:p w14:paraId="00FA2D6B" w14:textId="77777777" w:rsidR="00C50114" w:rsidRDefault="00000000">
            <w:pPr>
              <w:pStyle w:val="G3"/>
              <w:jc w:val="right"/>
              <w:rPr>
                <w:szCs w:val="21"/>
              </w:rPr>
            </w:pPr>
            <w:r>
              <w:rPr>
                <w:szCs w:val="21"/>
              </w:rPr>
              <w:t>3,310.00</w:t>
            </w:r>
          </w:p>
        </w:tc>
        <w:tc>
          <w:tcPr>
            <w:tcW w:w="1169" w:type="pct"/>
            <w:tcBorders>
              <w:tl2br w:val="nil"/>
              <w:tr2bl w:val="nil"/>
            </w:tcBorders>
            <w:vAlign w:val="center"/>
          </w:tcPr>
          <w:p w14:paraId="18AD00D2" w14:textId="77777777" w:rsidR="00C50114" w:rsidRDefault="00000000">
            <w:pPr>
              <w:pStyle w:val="G3"/>
              <w:rPr>
                <w:szCs w:val="21"/>
              </w:rPr>
            </w:pPr>
            <w:r>
              <w:rPr>
                <w:szCs w:val="21"/>
              </w:rPr>
              <w:t>其控制的企业任执行事务合伙人</w:t>
            </w:r>
          </w:p>
        </w:tc>
        <w:tc>
          <w:tcPr>
            <w:tcW w:w="761" w:type="pct"/>
            <w:tcBorders>
              <w:tl2br w:val="nil"/>
              <w:tr2bl w:val="nil"/>
            </w:tcBorders>
            <w:vAlign w:val="center"/>
          </w:tcPr>
          <w:p w14:paraId="40052C71" w14:textId="77777777" w:rsidR="00C50114" w:rsidRDefault="00000000">
            <w:pPr>
              <w:pStyle w:val="G3"/>
              <w:rPr>
                <w:szCs w:val="21"/>
              </w:rPr>
            </w:pPr>
            <w:r>
              <w:rPr>
                <w:szCs w:val="21"/>
              </w:rPr>
              <w:t>私募基金、投资管理</w:t>
            </w:r>
          </w:p>
        </w:tc>
      </w:tr>
      <w:tr w:rsidR="00C50114" w14:paraId="0D8FADF5" w14:textId="77777777">
        <w:tc>
          <w:tcPr>
            <w:tcW w:w="291" w:type="pct"/>
            <w:tcBorders>
              <w:tl2br w:val="nil"/>
              <w:tr2bl w:val="nil"/>
            </w:tcBorders>
            <w:vAlign w:val="center"/>
          </w:tcPr>
          <w:p w14:paraId="48A292F7" w14:textId="77777777" w:rsidR="00C50114" w:rsidRDefault="00000000">
            <w:pPr>
              <w:pStyle w:val="G3"/>
              <w:jc w:val="center"/>
              <w:rPr>
                <w:szCs w:val="21"/>
              </w:rPr>
            </w:pPr>
            <w:r>
              <w:rPr>
                <w:szCs w:val="21"/>
              </w:rPr>
              <w:t>1</w:t>
            </w:r>
            <w:r>
              <w:rPr>
                <w:rFonts w:hint="eastAsia"/>
                <w:szCs w:val="21"/>
              </w:rPr>
              <w:t>3</w:t>
            </w:r>
          </w:p>
        </w:tc>
        <w:tc>
          <w:tcPr>
            <w:tcW w:w="1830" w:type="pct"/>
            <w:tcBorders>
              <w:tl2br w:val="nil"/>
              <w:tr2bl w:val="nil"/>
            </w:tcBorders>
            <w:vAlign w:val="center"/>
          </w:tcPr>
          <w:p w14:paraId="1FECF668" w14:textId="77777777" w:rsidR="00C50114" w:rsidRDefault="00000000">
            <w:pPr>
              <w:pStyle w:val="G3"/>
              <w:rPr>
                <w:szCs w:val="21"/>
              </w:rPr>
            </w:pPr>
            <w:hyperlink r:id="rId25" w:tgtFrame="https://www.qcc.com/pl/_blank" w:history="1">
              <w:r>
                <w:rPr>
                  <w:szCs w:val="21"/>
                </w:rPr>
                <w:t>厦门鼎岑投资合伙企业（有限合伙）</w:t>
              </w:r>
            </w:hyperlink>
          </w:p>
        </w:tc>
        <w:tc>
          <w:tcPr>
            <w:tcW w:w="946" w:type="pct"/>
            <w:tcBorders>
              <w:tl2br w:val="nil"/>
              <w:tr2bl w:val="nil"/>
            </w:tcBorders>
            <w:vAlign w:val="center"/>
          </w:tcPr>
          <w:p w14:paraId="60B5C41A" w14:textId="77777777" w:rsidR="00C50114" w:rsidRDefault="00000000">
            <w:pPr>
              <w:pStyle w:val="G3"/>
              <w:jc w:val="right"/>
              <w:rPr>
                <w:szCs w:val="21"/>
              </w:rPr>
            </w:pPr>
            <w:r>
              <w:rPr>
                <w:szCs w:val="21"/>
              </w:rPr>
              <w:t>1,000.00</w:t>
            </w:r>
          </w:p>
        </w:tc>
        <w:tc>
          <w:tcPr>
            <w:tcW w:w="1169" w:type="pct"/>
            <w:tcBorders>
              <w:tl2br w:val="nil"/>
              <w:tr2bl w:val="nil"/>
            </w:tcBorders>
            <w:vAlign w:val="center"/>
          </w:tcPr>
          <w:p w14:paraId="38310EDC" w14:textId="77777777" w:rsidR="00C50114" w:rsidRDefault="00000000">
            <w:pPr>
              <w:pStyle w:val="G3"/>
              <w:rPr>
                <w:szCs w:val="21"/>
              </w:rPr>
            </w:pPr>
            <w:r>
              <w:rPr>
                <w:szCs w:val="21"/>
              </w:rPr>
              <w:t>其控制的企业任执行事务合伙人</w:t>
            </w:r>
          </w:p>
        </w:tc>
        <w:tc>
          <w:tcPr>
            <w:tcW w:w="761" w:type="pct"/>
            <w:tcBorders>
              <w:tl2br w:val="nil"/>
              <w:tr2bl w:val="nil"/>
            </w:tcBorders>
            <w:vAlign w:val="center"/>
          </w:tcPr>
          <w:p w14:paraId="4D13D999" w14:textId="77777777" w:rsidR="00C50114" w:rsidRDefault="00000000">
            <w:pPr>
              <w:pStyle w:val="G3"/>
              <w:rPr>
                <w:szCs w:val="21"/>
              </w:rPr>
            </w:pPr>
            <w:r>
              <w:rPr>
                <w:szCs w:val="21"/>
              </w:rPr>
              <w:t>私募基金、投资管理</w:t>
            </w:r>
          </w:p>
        </w:tc>
      </w:tr>
      <w:tr w:rsidR="00C50114" w14:paraId="0304B2F0" w14:textId="77777777">
        <w:tc>
          <w:tcPr>
            <w:tcW w:w="291" w:type="pct"/>
            <w:tcBorders>
              <w:tl2br w:val="nil"/>
              <w:tr2bl w:val="nil"/>
            </w:tcBorders>
            <w:vAlign w:val="center"/>
          </w:tcPr>
          <w:p w14:paraId="5C114EA4" w14:textId="77777777" w:rsidR="00C50114" w:rsidRDefault="00000000">
            <w:pPr>
              <w:pStyle w:val="G3"/>
              <w:jc w:val="center"/>
              <w:rPr>
                <w:szCs w:val="21"/>
              </w:rPr>
            </w:pPr>
            <w:r>
              <w:rPr>
                <w:szCs w:val="21"/>
              </w:rPr>
              <w:t>1</w:t>
            </w:r>
            <w:r>
              <w:rPr>
                <w:rFonts w:hint="eastAsia"/>
                <w:szCs w:val="21"/>
              </w:rPr>
              <w:t>4</w:t>
            </w:r>
          </w:p>
        </w:tc>
        <w:tc>
          <w:tcPr>
            <w:tcW w:w="1830" w:type="pct"/>
            <w:tcBorders>
              <w:tl2br w:val="nil"/>
              <w:tr2bl w:val="nil"/>
            </w:tcBorders>
            <w:vAlign w:val="center"/>
          </w:tcPr>
          <w:p w14:paraId="1F02E417" w14:textId="77777777" w:rsidR="00C50114" w:rsidRDefault="00000000">
            <w:pPr>
              <w:pStyle w:val="G3"/>
              <w:rPr>
                <w:szCs w:val="21"/>
              </w:rPr>
            </w:pPr>
            <w:hyperlink r:id="rId26" w:tgtFrame="https://www.qcc.com/pl/_blank" w:history="1">
              <w:r>
                <w:rPr>
                  <w:szCs w:val="21"/>
                </w:rPr>
                <w:t>厦门鼎樽投资合伙企业（有限合伙）</w:t>
              </w:r>
            </w:hyperlink>
          </w:p>
        </w:tc>
        <w:tc>
          <w:tcPr>
            <w:tcW w:w="946" w:type="pct"/>
            <w:tcBorders>
              <w:tl2br w:val="nil"/>
              <w:tr2bl w:val="nil"/>
            </w:tcBorders>
            <w:vAlign w:val="center"/>
          </w:tcPr>
          <w:p w14:paraId="4CF4F928" w14:textId="77777777" w:rsidR="00C50114" w:rsidRDefault="00000000">
            <w:pPr>
              <w:pStyle w:val="G3"/>
              <w:jc w:val="right"/>
              <w:rPr>
                <w:szCs w:val="21"/>
              </w:rPr>
            </w:pPr>
            <w:r>
              <w:rPr>
                <w:szCs w:val="21"/>
              </w:rPr>
              <w:t>1,000.00</w:t>
            </w:r>
          </w:p>
        </w:tc>
        <w:tc>
          <w:tcPr>
            <w:tcW w:w="1169" w:type="pct"/>
            <w:tcBorders>
              <w:tl2br w:val="nil"/>
              <w:tr2bl w:val="nil"/>
            </w:tcBorders>
            <w:vAlign w:val="center"/>
          </w:tcPr>
          <w:p w14:paraId="6D075336" w14:textId="77777777" w:rsidR="00C50114" w:rsidRDefault="00000000">
            <w:pPr>
              <w:pStyle w:val="G3"/>
              <w:rPr>
                <w:szCs w:val="21"/>
              </w:rPr>
            </w:pPr>
            <w:r>
              <w:rPr>
                <w:szCs w:val="21"/>
              </w:rPr>
              <w:t>其控制的企业任执行事务合伙人</w:t>
            </w:r>
          </w:p>
        </w:tc>
        <w:tc>
          <w:tcPr>
            <w:tcW w:w="761" w:type="pct"/>
            <w:tcBorders>
              <w:tl2br w:val="nil"/>
              <w:tr2bl w:val="nil"/>
            </w:tcBorders>
            <w:vAlign w:val="center"/>
          </w:tcPr>
          <w:p w14:paraId="4D103D18" w14:textId="77777777" w:rsidR="00C50114" w:rsidRDefault="00000000">
            <w:pPr>
              <w:pStyle w:val="G3"/>
              <w:rPr>
                <w:szCs w:val="21"/>
              </w:rPr>
            </w:pPr>
            <w:r>
              <w:rPr>
                <w:szCs w:val="21"/>
              </w:rPr>
              <w:t>私募基金、投资管理</w:t>
            </w:r>
          </w:p>
        </w:tc>
      </w:tr>
      <w:tr w:rsidR="00C50114" w14:paraId="70C3C7A6" w14:textId="77777777">
        <w:tc>
          <w:tcPr>
            <w:tcW w:w="291" w:type="pct"/>
            <w:tcBorders>
              <w:tl2br w:val="nil"/>
              <w:tr2bl w:val="nil"/>
            </w:tcBorders>
            <w:vAlign w:val="center"/>
          </w:tcPr>
          <w:p w14:paraId="66516645" w14:textId="77777777" w:rsidR="00C50114" w:rsidRDefault="00000000">
            <w:pPr>
              <w:pStyle w:val="G3"/>
              <w:jc w:val="center"/>
              <w:rPr>
                <w:szCs w:val="21"/>
              </w:rPr>
            </w:pPr>
            <w:r>
              <w:rPr>
                <w:szCs w:val="21"/>
              </w:rPr>
              <w:t>1</w:t>
            </w:r>
            <w:r>
              <w:rPr>
                <w:rFonts w:hint="eastAsia"/>
                <w:szCs w:val="21"/>
              </w:rPr>
              <w:t>5</w:t>
            </w:r>
          </w:p>
        </w:tc>
        <w:tc>
          <w:tcPr>
            <w:tcW w:w="1830" w:type="pct"/>
            <w:tcBorders>
              <w:tl2br w:val="nil"/>
              <w:tr2bl w:val="nil"/>
            </w:tcBorders>
            <w:vAlign w:val="center"/>
          </w:tcPr>
          <w:p w14:paraId="5BCD510A" w14:textId="77777777" w:rsidR="00C50114" w:rsidRDefault="00000000">
            <w:pPr>
              <w:pStyle w:val="G3"/>
              <w:rPr>
                <w:szCs w:val="21"/>
              </w:rPr>
            </w:pPr>
            <w:hyperlink r:id="rId27" w:tgtFrame="https://www.qcc.com/pl/_blank" w:history="1">
              <w:r>
                <w:rPr>
                  <w:szCs w:val="21"/>
                </w:rPr>
                <w:t>宁波鸿景股权投资合伙企业（有限合伙）</w:t>
              </w:r>
            </w:hyperlink>
          </w:p>
        </w:tc>
        <w:tc>
          <w:tcPr>
            <w:tcW w:w="946" w:type="pct"/>
            <w:tcBorders>
              <w:tl2br w:val="nil"/>
              <w:tr2bl w:val="nil"/>
            </w:tcBorders>
            <w:vAlign w:val="center"/>
          </w:tcPr>
          <w:p w14:paraId="6EAAD3A8" w14:textId="77777777" w:rsidR="00C50114" w:rsidRDefault="00000000">
            <w:pPr>
              <w:pStyle w:val="G3"/>
              <w:jc w:val="right"/>
              <w:rPr>
                <w:szCs w:val="21"/>
              </w:rPr>
            </w:pPr>
            <w:r>
              <w:rPr>
                <w:szCs w:val="21"/>
              </w:rPr>
              <w:t>9,110.00</w:t>
            </w:r>
          </w:p>
        </w:tc>
        <w:tc>
          <w:tcPr>
            <w:tcW w:w="1169" w:type="pct"/>
            <w:tcBorders>
              <w:tl2br w:val="nil"/>
              <w:tr2bl w:val="nil"/>
            </w:tcBorders>
            <w:vAlign w:val="center"/>
          </w:tcPr>
          <w:p w14:paraId="2A86CADF" w14:textId="77777777" w:rsidR="00C50114" w:rsidRDefault="00000000">
            <w:pPr>
              <w:pStyle w:val="G3"/>
              <w:rPr>
                <w:szCs w:val="21"/>
              </w:rPr>
            </w:pPr>
            <w:r>
              <w:rPr>
                <w:szCs w:val="21"/>
              </w:rPr>
              <w:t>其控制的企业任执行事务合伙人</w:t>
            </w:r>
          </w:p>
        </w:tc>
        <w:tc>
          <w:tcPr>
            <w:tcW w:w="761" w:type="pct"/>
            <w:tcBorders>
              <w:tl2br w:val="nil"/>
              <w:tr2bl w:val="nil"/>
            </w:tcBorders>
            <w:vAlign w:val="center"/>
          </w:tcPr>
          <w:p w14:paraId="102183A3" w14:textId="77777777" w:rsidR="00C50114" w:rsidRDefault="00000000">
            <w:pPr>
              <w:pStyle w:val="G3"/>
              <w:rPr>
                <w:szCs w:val="21"/>
              </w:rPr>
            </w:pPr>
            <w:r>
              <w:rPr>
                <w:szCs w:val="21"/>
              </w:rPr>
              <w:t>私募基金</w:t>
            </w:r>
          </w:p>
        </w:tc>
      </w:tr>
      <w:tr w:rsidR="00C50114" w14:paraId="1E0980CD" w14:textId="77777777">
        <w:tc>
          <w:tcPr>
            <w:tcW w:w="291" w:type="pct"/>
            <w:tcBorders>
              <w:tl2br w:val="nil"/>
              <w:tr2bl w:val="nil"/>
            </w:tcBorders>
            <w:vAlign w:val="center"/>
          </w:tcPr>
          <w:p w14:paraId="21CF176E" w14:textId="77777777" w:rsidR="00C50114" w:rsidRDefault="00000000">
            <w:pPr>
              <w:pStyle w:val="G3"/>
              <w:jc w:val="center"/>
              <w:rPr>
                <w:szCs w:val="21"/>
              </w:rPr>
            </w:pPr>
            <w:r>
              <w:rPr>
                <w:szCs w:val="21"/>
              </w:rPr>
              <w:lastRenderedPageBreak/>
              <w:t>1</w:t>
            </w:r>
            <w:r>
              <w:rPr>
                <w:rFonts w:hint="eastAsia"/>
                <w:szCs w:val="21"/>
              </w:rPr>
              <w:t>6</w:t>
            </w:r>
          </w:p>
        </w:tc>
        <w:tc>
          <w:tcPr>
            <w:tcW w:w="1830" w:type="pct"/>
            <w:tcBorders>
              <w:tl2br w:val="nil"/>
              <w:tr2bl w:val="nil"/>
            </w:tcBorders>
            <w:vAlign w:val="center"/>
          </w:tcPr>
          <w:p w14:paraId="20C28EA3" w14:textId="77777777" w:rsidR="00C50114" w:rsidRDefault="00000000">
            <w:pPr>
              <w:pStyle w:val="G3"/>
              <w:rPr>
                <w:szCs w:val="21"/>
              </w:rPr>
            </w:pPr>
            <w:hyperlink r:id="rId28" w:tgtFrame="https://www.qcc.com/pl/_blank" w:history="1">
              <w:r>
                <w:rPr>
                  <w:szCs w:val="21"/>
                </w:rPr>
                <w:t>厦门鼎硕商务合伙企业（有限合伙）</w:t>
              </w:r>
            </w:hyperlink>
          </w:p>
        </w:tc>
        <w:tc>
          <w:tcPr>
            <w:tcW w:w="946" w:type="pct"/>
            <w:tcBorders>
              <w:tl2br w:val="nil"/>
              <w:tr2bl w:val="nil"/>
            </w:tcBorders>
            <w:vAlign w:val="center"/>
          </w:tcPr>
          <w:p w14:paraId="62E6B51E" w14:textId="77777777" w:rsidR="00C50114" w:rsidRDefault="00000000">
            <w:pPr>
              <w:pStyle w:val="G3"/>
              <w:jc w:val="right"/>
              <w:rPr>
                <w:szCs w:val="21"/>
              </w:rPr>
            </w:pPr>
            <w:r>
              <w:rPr>
                <w:szCs w:val="21"/>
              </w:rPr>
              <w:t>15,501.00</w:t>
            </w:r>
          </w:p>
        </w:tc>
        <w:tc>
          <w:tcPr>
            <w:tcW w:w="1169" w:type="pct"/>
            <w:tcBorders>
              <w:tl2br w:val="nil"/>
              <w:tr2bl w:val="nil"/>
            </w:tcBorders>
            <w:vAlign w:val="center"/>
          </w:tcPr>
          <w:p w14:paraId="47BF18B0" w14:textId="77777777" w:rsidR="00C50114" w:rsidRDefault="00000000">
            <w:pPr>
              <w:pStyle w:val="G3"/>
              <w:rPr>
                <w:szCs w:val="21"/>
              </w:rPr>
            </w:pPr>
            <w:r>
              <w:rPr>
                <w:szCs w:val="21"/>
              </w:rPr>
              <w:t>其控制的企业任执行事务合伙人</w:t>
            </w:r>
          </w:p>
        </w:tc>
        <w:tc>
          <w:tcPr>
            <w:tcW w:w="761" w:type="pct"/>
            <w:tcBorders>
              <w:tl2br w:val="nil"/>
              <w:tr2bl w:val="nil"/>
            </w:tcBorders>
            <w:vAlign w:val="center"/>
          </w:tcPr>
          <w:p w14:paraId="0922FB25" w14:textId="77777777" w:rsidR="00C50114" w:rsidRDefault="00000000">
            <w:pPr>
              <w:pStyle w:val="G3"/>
              <w:rPr>
                <w:szCs w:val="21"/>
              </w:rPr>
            </w:pPr>
            <w:r>
              <w:rPr>
                <w:szCs w:val="21"/>
              </w:rPr>
              <w:t>私募基金</w:t>
            </w:r>
          </w:p>
        </w:tc>
      </w:tr>
    </w:tbl>
    <w:p w14:paraId="6D9F0173" w14:textId="77777777" w:rsidR="00C50114" w:rsidRDefault="00000000">
      <w:pPr>
        <w:pStyle w:val="G0"/>
        <w:spacing w:before="156" w:after="156"/>
      </w:pPr>
      <w:r>
        <w:rPr>
          <w:rFonts w:hint="eastAsia"/>
        </w:rPr>
        <w:t>（四）收购人从事的主要业务及最近三年简要财务状况</w:t>
      </w:r>
    </w:p>
    <w:p w14:paraId="080795D6" w14:textId="77777777" w:rsidR="00C50114" w:rsidRDefault="00000000">
      <w:pPr>
        <w:pStyle w:val="G"/>
        <w:spacing w:before="156" w:after="156"/>
        <w:ind w:firstLine="480"/>
        <w:jc w:val="both"/>
      </w:pPr>
      <w:r>
        <w:rPr>
          <w:color w:val="000000"/>
          <w:kern w:val="0"/>
          <w:lang w:bidi="ar"/>
        </w:rPr>
        <w:t>鼎耘产业成立于</w:t>
      </w:r>
      <w:r>
        <w:rPr>
          <w:color w:val="000000"/>
          <w:kern w:val="0"/>
          <w:lang w:bidi="ar"/>
        </w:rPr>
        <w:t>2025</w:t>
      </w:r>
      <w:r>
        <w:rPr>
          <w:color w:val="000000"/>
          <w:kern w:val="0"/>
          <w:lang w:bidi="ar"/>
        </w:rPr>
        <w:t>年</w:t>
      </w:r>
      <w:r>
        <w:rPr>
          <w:color w:val="000000"/>
          <w:kern w:val="0"/>
          <w:lang w:bidi="ar"/>
        </w:rPr>
        <w:t>8</w:t>
      </w:r>
      <w:r>
        <w:rPr>
          <w:color w:val="000000"/>
          <w:kern w:val="0"/>
          <w:lang w:bidi="ar"/>
        </w:rPr>
        <w:t>月</w:t>
      </w:r>
      <w:r>
        <w:rPr>
          <w:color w:val="000000"/>
          <w:kern w:val="0"/>
          <w:lang w:bidi="ar"/>
        </w:rPr>
        <w:t>27</w:t>
      </w:r>
      <w:r>
        <w:rPr>
          <w:color w:val="000000"/>
          <w:kern w:val="0"/>
          <w:lang w:bidi="ar"/>
        </w:rPr>
        <w:t>日，系为本次收购设立的主体，截至目前尚未实际开展经营活动</w:t>
      </w:r>
      <w:r>
        <w:rPr>
          <w:rFonts w:hint="eastAsia"/>
          <w:color w:val="000000"/>
          <w:kern w:val="0"/>
          <w:lang w:bidi="ar"/>
        </w:rPr>
        <w:t>，</w:t>
      </w:r>
      <w:r>
        <w:t>尚无最近三年的主要财务数据。</w:t>
      </w:r>
    </w:p>
    <w:p w14:paraId="260BEC5D" w14:textId="77777777" w:rsidR="00C50114" w:rsidRDefault="00000000">
      <w:pPr>
        <w:pStyle w:val="G"/>
        <w:spacing w:before="156" w:after="156"/>
        <w:ind w:firstLine="480"/>
        <w:jc w:val="both"/>
      </w:pPr>
      <w:r>
        <w:rPr>
          <w:rFonts w:hint="eastAsia"/>
        </w:rPr>
        <w:t>鼎耘产业的执行事务合伙人</w:t>
      </w:r>
      <w:r>
        <w:t>鼎耘</w:t>
      </w:r>
      <w:r>
        <w:rPr>
          <w:rFonts w:hint="eastAsia"/>
        </w:rPr>
        <w:t>工业</w:t>
      </w:r>
      <w:ins w:id="67" w:author="猫猫" w:date="2025-11-18T11:32:00Z">
        <w:r>
          <w:rPr>
            <w:rFonts w:hint="eastAsia"/>
          </w:rPr>
          <w:t>成立</w:t>
        </w:r>
      </w:ins>
      <w:r>
        <w:rPr>
          <w:rFonts w:hint="eastAsia"/>
        </w:rPr>
        <w:t>于</w:t>
      </w:r>
      <w:r>
        <w:t>2025</w:t>
      </w:r>
      <w:r>
        <w:t>年</w:t>
      </w:r>
      <w:r>
        <w:rPr>
          <w:rFonts w:hint="eastAsia"/>
        </w:rPr>
        <w:t>6</w:t>
      </w:r>
      <w:r>
        <w:rPr>
          <w:rFonts w:hint="eastAsia"/>
        </w:rPr>
        <w:t>月</w:t>
      </w:r>
      <w:r>
        <w:rPr>
          <w:rFonts w:hint="eastAsia"/>
        </w:rPr>
        <w:t>11</w:t>
      </w:r>
      <w:r>
        <w:rPr>
          <w:rFonts w:hint="eastAsia"/>
        </w:rPr>
        <w:t>日</w:t>
      </w:r>
      <w:del w:id="68" w:author="猫猫" w:date="2025-11-18T11:32:00Z">
        <w:r>
          <w:delText>成立，其尚未</w:delText>
        </w:r>
      </w:del>
      <w:ins w:id="69" w:author="猫猫" w:date="2025-11-18T11:32:00Z">
        <w:r>
          <w:t>，除投资</w:t>
        </w:r>
        <w:r>
          <w:rPr>
            <w:rFonts w:hint="eastAsia"/>
          </w:rPr>
          <w:t>鼎耘产业</w:t>
        </w:r>
        <w:r>
          <w:t>外，未</w:t>
        </w:r>
      </w:ins>
      <w:r>
        <w:t>实际开展经营活动，尚无最近三年的主要财务数据。</w:t>
      </w:r>
    </w:p>
    <w:p w14:paraId="32777969" w14:textId="77777777" w:rsidR="00C50114" w:rsidRDefault="00000000">
      <w:pPr>
        <w:pStyle w:val="G0"/>
        <w:spacing w:before="156" w:after="156"/>
      </w:pPr>
      <w:r>
        <w:rPr>
          <w:rFonts w:hint="eastAsia"/>
        </w:rPr>
        <w:t>（五）收购人最近五年合法、合规经营情况</w:t>
      </w:r>
    </w:p>
    <w:p w14:paraId="2C7991E1" w14:textId="77777777" w:rsidR="00C50114" w:rsidRDefault="00000000">
      <w:pPr>
        <w:pStyle w:val="G"/>
        <w:spacing w:before="156" w:after="156"/>
        <w:ind w:firstLine="480"/>
        <w:jc w:val="both"/>
      </w:pPr>
      <w:r>
        <w:rPr>
          <w:rFonts w:hint="eastAsia"/>
        </w:rPr>
        <w:t>截至本报告书签署日，收购人最近五年未受过行政处罚（与证券市场明显无关的除外）、刑事处罚，也不涉及与经济纠纷有关的重大民事诉讼或者仲裁</w:t>
      </w:r>
      <w:r>
        <w:rPr>
          <w:rStyle w:val="FootnoteReference"/>
          <w:rFonts w:hint="eastAsia"/>
        </w:rPr>
        <w:footnoteReference w:id="1"/>
      </w:r>
      <w:r>
        <w:rPr>
          <w:rFonts w:hint="eastAsia"/>
        </w:rPr>
        <w:t>。</w:t>
      </w:r>
    </w:p>
    <w:p w14:paraId="4EDE2B52" w14:textId="77777777" w:rsidR="00C50114" w:rsidRDefault="00000000">
      <w:pPr>
        <w:pStyle w:val="G0"/>
        <w:spacing w:before="156" w:after="156"/>
      </w:pPr>
      <w:r>
        <w:rPr>
          <w:rFonts w:hint="eastAsia"/>
        </w:rPr>
        <w:t>（六）收购人的董事、监事、高级管理人员的基本情况</w:t>
      </w:r>
    </w:p>
    <w:p w14:paraId="3C30C6AD" w14:textId="77777777" w:rsidR="00C50114" w:rsidRDefault="00000000">
      <w:pPr>
        <w:pStyle w:val="G"/>
        <w:spacing w:before="156" w:after="156"/>
        <w:ind w:firstLine="480"/>
      </w:pPr>
      <w:r>
        <w:rPr>
          <w:rFonts w:hint="eastAsia"/>
        </w:rPr>
        <w:t>截至本报告书签署日，收购人主要负责人的基本情况如下：</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804"/>
        <w:gridCol w:w="888"/>
        <w:gridCol w:w="655"/>
        <w:gridCol w:w="2382"/>
        <w:gridCol w:w="1708"/>
        <w:gridCol w:w="1839"/>
      </w:tblGrid>
      <w:tr w:rsidR="00C50114" w14:paraId="44CE4D76" w14:textId="77777777">
        <w:trPr>
          <w:trHeight w:val="397"/>
          <w:tblHeader/>
          <w:jc w:val="center"/>
        </w:trPr>
        <w:tc>
          <w:tcPr>
            <w:tcW w:w="485" w:type="pct"/>
            <w:vAlign w:val="center"/>
          </w:tcPr>
          <w:p w14:paraId="3642A52D" w14:textId="77777777" w:rsidR="00C50114" w:rsidRDefault="00000000">
            <w:pPr>
              <w:pStyle w:val="G3"/>
              <w:jc w:val="center"/>
              <w:rPr>
                <w:b/>
                <w:bCs/>
                <w:szCs w:val="21"/>
              </w:rPr>
            </w:pPr>
            <w:r>
              <w:rPr>
                <w:b/>
                <w:bCs/>
                <w:szCs w:val="21"/>
              </w:rPr>
              <w:t>姓名</w:t>
            </w:r>
          </w:p>
        </w:tc>
        <w:tc>
          <w:tcPr>
            <w:tcW w:w="536" w:type="pct"/>
            <w:vAlign w:val="center"/>
          </w:tcPr>
          <w:p w14:paraId="35C79061" w14:textId="77777777" w:rsidR="00C50114" w:rsidRDefault="00000000">
            <w:pPr>
              <w:pStyle w:val="G3"/>
              <w:jc w:val="center"/>
              <w:rPr>
                <w:b/>
                <w:bCs/>
                <w:szCs w:val="21"/>
              </w:rPr>
            </w:pPr>
            <w:r>
              <w:rPr>
                <w:b/>
                <w:bCs/>
                <w:szCs w:val="21"/>
              </w:rPr>
              <w:t>曾用名</w:t>
            </w:r>
          </w:p>
        </w:tc>
        <w:tc>
          <w:tcPr>
            <w:tcW w:w="396" w:type="pct"/>
            <w:vAlign w:val="center"/>
          </w:tcPr>
          <w:p w14:paraId="43FABBB2" w14:textId="77777777" w:rsidR="00C50114" w:rsidRDefault="00000000">
            <w:pPr>
              <w:pStyle w:val="G3"/>
              <w:jc w:val="center"/>
              <w:rPr>
                <w:b/>
                <w:bCs/>
                <w:szCs w:val="21"/>
              </w:rPr>
            </w:pPr>
            <w:r>
              <w:rPr>
                <w:b/>
                <w:bCs/>
                <w:szCs w:val="21"/>
              </w:rPr>
              <w:t>国籍</w:t>
            </w:r>
          </w:p>
        </w:tc>
        <w:tc>
          <w:tcPr>
            <w:tcW w:w="1438" w:type="pct"/>
            <w:vAlign w:val="center"/>
          </w:tcPr>
          <w:p w14:paraId="04FF6912" w14:textId="77777777" w:rsidR="00C50114" w:rsidRDefault="00000000">
            <w:pPr>
              <w:pStyle w:val="G3"/>
              <w:jc w:val="center"/>
              <w:rPr>
                <w:b/>
                <w:bCs/>
                <w:szCs w:val="21"/>
              </w:rPr>
            </w:pPr>
            <w:r>
              <w:rPr>
                <w:b/>
                <w:bCs/>
                <w:szCs w:val="21"/>
              </w:rPr>
              <w:t>身份证件号码</w:t>
            </w:r>
          </w:p>
        </w:tc>
        <w:tc>
          <w:tcPr>
            <w:tcW w:w="1032" w:type="pct"/>
            <w:vAlign w:val="center"/>
          </w:tcPr>
          <w:p w14:paraId="556E7D01" w14:textId="77777777" w:rsidR="00C50114" w:rsidRDefault="00000000">
            <w:pPr>
              <w:pStyle w:val="G3"/>
              <w:jc w:val="center"/>
              <w:rPr>
                <w:b/>
                <w:bCs/>
                <w:szCs w:val="21"/>
              </w:rPr>
            </w:pPr>
            <w:r>
              <w:rPr>
                <w:b/>
                <w:bCs/>
                <w:szCs w:val="21"/>
              </w:rPr>
              <w:t>住所地</w:t>
            </w:r>
          </w:p>
        </w:tc>
        <w:tc>
          <w:tcPr>
            <w:tcW w:w="1111" w:type="pct"/>
            <w:vAlign w:val="center"/>
          </w:tcPr>
          <w:p w14:paraId="0ABE6250" w14:textId="77777777" w:rsidR="00C50114" w:rsidRDefault="00000000">
            <w:pPr>
              <w:pStyle w:val="G3"/>
              <w:jc w:val="center"/>
              <w:rPr>
                <w:b/>
                <w:bCs/>
                <w:szCs w:val="21"/>
              </w:rPr>
            </w:pPr>
            <w:r>
              <w:rPr>
                <w:b/>
                <w:bCs/>
                <w:szCs w:val="21"/>
              </w:rPr>
              <w:t>是否取得其他国家或地区居留权</w:t>
            </w:r>
          </w:p>
        </w:tc>
      </w:tr>
      <w:tr w:rsidR="00C50114" w14:paraId="764038B9" w14:textId="77777777">
        <w:trPr>
          <w:trHeight w:val="397"/>
          <w:jc w:val="center"/>
        </w:trPr>
        <w:tc>
          <w:tcPr>
            <w:tcW w:w="485" w:type="pct"/>
            <w:vAlign w:val="center"/>
          </w:tcPr>
          <w:p w14:paraId="397E7CC3" w14:textId="77777777" w:rsidR="00C50114" w:rsidRDefault="00000000">
            <w:pPr>
              <w:pStyle w:val="G3"/>
              <w:jc w:val="center"/>
              <w:rPr>
                <w:szCs w:val="21"/>
              </w:rPr>
            </w:pPr>
            <w:r>
              <w:rPr>
                <w:rFonts w:hint="eastAsia"/>
                <w:szCs w:val="21"/>
              </w:rPr>
              <w:t>李辉</w:t>
            </w:r>
          </w:p>
        </w:tc>
        <w:tc>
          <w:tcPr>
            <w:tcW w:w="536" w:type="pct"/>
            <w:vAlign w:val="center"/>
          </w:tcPr>
          <w:p w14:paraId="448516F6" w14:textId="77777777" w:rsidR="00C50114" w:rsidRDefault="00000000">
            <w:pPr>
              <w:pStyle w:val="G3"/>
              <w:jc w:val="center"/>
              <w:rPr>
                <w:szCs w:val="21"/>
              </w:rPr>
            </w:pPr>
            <w:r>
              <w:rPr>
                <w:szCs w:val="21"/>
              </w:rPr>
              <w:t>无</w:t>
            </w:r>
          </w:p>
        </w:tc>
        <w:tc>
          <w:tcPr>
            <w:tcW w:w="396" w:type="pct"/>
            <w:vAlign w:val="center"/>
          </w:tcPr>
          <w:p w14:paraId="40CEB834" w14:textId="77777777" w:rsidR="00C50114" w:rsidRDefault="00000000">
            <w:pPr>
              <w:pStyle w:val="G3"/>
              <w:jc w:val="center"/>
              <w:rPr>
                <w:szCs w:val="21"/>
              </w:rPr>
            </w:pPr>
            <w:r>
              <w:rPr>
                <w:szCs w:val="21"/>
              </w:rPr>
              <w:t>中国</w:t>
            </w:r>
          </w:p>
        </w:tc>
        <w:tc>
          <w:tcPr>
            <w:tcW w:w="1438" w:type="pct"/>
            <w:vAlign w:val="center"/>
          </w:tcPr>
          <w:p w14:paraId="557D7EC0" w14:textId="77777777" w:rsidR="00C50114" w:rsidRDefault="00000000">
            <w:pPr>
              <w:pStyle w:val="G3"/>
              <w:jc w:val="center"/>
              <w:rPr>
                <w:szCs w:val="21"/>
              </w:rPr>
            </w:pPr>
            <w:r>
              <w:rPr>
                <w:szCs w:val="21"/>
              </w:rPr>
              <w:t>3412041988</w:t>
            </w:r>
            <w:r>
              <w:rPr>
                <w:color w:val="333333"/>
                <w:kern w:val="0"/>
                <w:szCs w:val="21"/>
                <w:lang w:bidi="ar"/>
              </w:rPr>
              <w:t>********</w:t>
            </w:r>
          </w:p>
        </w:tc>
        <w:tc>
          <w:tcPr>
            <w:tcW w:w="1032" w:type="pct"/>
            <w:vAlign w:val="center"/>
          </w:tcPr>
          <w:p w14:paraId="4A74801D" w14:textId="77777777" w:rsidR="00C50114" w:rsidRDefault="00000000">
            <w:pPr>
              <w:pStyle w:val="G3"/>
              <w:jc w:val="center"/>
              <w:rPr>
                <w:szCs w:val="21"/>
              </w:rPr>
            </w:pPr>
            <w:r>
              <w:rPr>
                <w:rFonts w:hint="eastAsia"/>
                <w:szCs w:val="21"/>
              </w:rPr>
              <w:t>安徽省</w:t>
            </w:r>
          </w:p>
        </w:tc>
        <w:tc>
          <w:tcPr>
            <w:tcW w:w="1111" w:type="pct"/>
            <w:vAlign w:val="center"/>
          </w:tcPr>
          <w:p w14:paraId="7263B5BE" w14:textId="77777777" w:rsidR="00C50114" w:rsidRDefault="00000000">
            <w:pPr>
              <w:pStyle w:val="G3"/>
              <w:jc w:val="center"/>
              <w:rPr>
                <w:szCs w:val="21"/>
              </w:rPr>
            </w:pPr>
            <w:r>
              <w:rPr>
                <w:szCs w:val="21"/>
              </w:rPr>
              <w:t>否</w:t>
            </w:r>
          </w:p>
        </w:tc>
      </w:tr>
    </w:tbl>
    <w:p w14:paraId="18CD1768" w14:textId="77777777" w:rsidR="00C50114" w:rsidRDefault="00000000">
      <w:pPr>
        <w:pStyle w:val="G"/>
        <w:spacing w:before="156" w:after="156"/>
        <w:ind w:firstLine="480"/>
        <w:jc w:val="both"/>
      </w:pPr>
      <w:r>
        <w:rPr>
          <w:rFonts w:hint="eastAsia"/>
        </w:rPr>
        <w:t>截至本报告书签署日，最近五年，收购人主要负责人未受过行政处罚（与证券市场明显无关的除外）、刑事处罚，也不涉及与经济纠纷有关的重大民事诉讼或者仲裁。</w:t>
      </w:r>
    </w:p>
    <w:p w14:paraId="0F07B08C" w14:textId="77777777" w:rsidR="00C50114" w:rsidRDefault="00000000">
      <w:pPr>
        <w:pStyle w:val="G0"/>
        <w:spacing w:before="156" w:after="156"/>
      </w:pPr>
      <w:r>
        <w:rPr>
          <w:rFonts w:hint="eastAsia"/>
        </w:rPr>
        <w:t>（七）收购人及控股股东、实际控制人在境内、境外其他上市公司中拥有权益的股份达到或超过该公司已发行股份</w:t>
      </w:r>
      <w:r>
        <w:rPr>
          <w:rFonts w:hint="eastAsia"/>
        </w:rPr>
        <w:t>5%</w:t>
      </w:r>
      <w:r>
        <w:rPr>
          <w:rFonts w:hint="eastAsia"/>
        </w:rPr>
        <w:t>的情况</w:t>
      </w:r>
    </w:p>
    <w:p w14:paraId="350CB471" w14:textId="77777777" w:rsidR="00C50114" w:rsidRDefault="00000000">
      <w:pPr>
        <w:pStyle w:val="G"/>
        <w:spacing w:before="156" w:after="156"/>
        <w:ind w:firstLine="480"/>
        <w:jc w:val="both"/>
      </w:pPr>
      <w:bookmarkStart w:id="70" w:name="_Toc46376150"/>
      <w:r>
        <w:rPr>
          <w:rFonts w:hint="eastAsia"/>
        </w:rPr>
        <w:t>截至本报告书签署日，收购人及其执行事务合伙人、实际控制人不存在直接及通过子公司间接持有境内、境外其他上市公司</w:t>
      </w:r>
      <w:r>
        <w:rPr>
          <w:rFonts w:hint="eastAsia"/>
        </w:rPr>
        <w:t>5%</w:t>
      </w:r>
      <w:r>
        <w:rPr>
          <w:rFonts w:hint="eastAsia"/>
        </w:rPr>
        <w:t>以上股份的情况。</w:t>
      </w:r>
    </w:p>
    <w:p w14:paraId="437314C3" w14:textId="77777777" w:rsidR="00C50114" w:rsidRDefault="00000000">
      <w:pPr>
        <w:pStyle w:val="G4"/>
        <w:spacing w:before="234" w:after="234"/>
      </w:pPr>
      <w:bookmarkStart w:id="71" w:name="_Toc18381"/>
      <w:r>
        <w:rPr>
          <w:rFonts w:hint="eastAsia"/>
        </w:rPr>
        <w:lastRenderedPageBreak/>
        <w:t>二、一致行动人基本情况</w:t>
      </w:r>
      <w:bookmarkEnd w:id="71"/>
    </w:p>
    <w:p w14:paraId="30F06225" w14:textId="77777777" w:rsidR="00C50114" w:rsidRDefault="00000000">
      <w:pPr>
        <w:pStyle w:val="G0"/>
        <w:spacing w:before="156" w:after="156"/>
      </w:pPr>
      <w:r>
        <w:rPr>
          <w:rFonts w:hint="eastAsia"/>
        </w:rPr>
        <w:t>（一）一致行动人基本情况</w:t>
      </w:r>
    </w:p>
    <w:p w14:paraId="10F1EF19" w14:textId="77777777" w:rsidR="00C50114" w:rsidRDefault="00000000">
      <w:pPr>
        <w:pStyle w:val="G"/>
        <w:spacing w:before="156" w:after="156"/>
        <w:ind w:firstLine="480"/>
        <w:jc w:val="both"/>
      </w:pPr>
      <w:r>
        <w:rPr>
          <w:rFonts w:hint="eastAsia"/>
        </w:rPr>
        <w:t>截至本报告书签署日，鼎耘科技的基本信息如下：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C50114" w14:paraId="3A4BCC36" w14:textId="77777777">
        <w:trPr>
          <w:trHeight w:val="397"/>
          <w:jc w:val="center"/>
        </w:trPr>
        <w:tc>
          <w:tcPr>
            <w:tcW w:w="1068" w:type="pct"/>
            <w:vAlign w:val="center"/>
          </w:tcPr>
          <w:p w14:paraId="2C6E5AC4" w14:textId="77777777" w:rsidR="00C50114" w:rsidRDefault="00000000">
            <w:pPr>
              <w:pStyle w:val="G3"/>
              <w:rPr>
                <w:b/>
                <w:bCs/>
              </w:rPr>
            </w:pPr>
            <w:r>
              <w:rPr>
                <w:rFonts w:hint="eastAsia"/>
                <w:b/>
                <w:bCs/>
              </w:rPr>
              <w:t>公司</w:t>
            </w:r>
            <w:r>
              <w:rPr>
                <w:b/>
                <w:bCs/>
              </w:rPr>
              <w:t>名称</w:t>
            </w:r>
          </w:p>
        </w:tc>
        <w:tc>
          <w:tcPr>
            <w:tcW w:w="3931" w:type="pct"/>
            <w:vAlign w:val="center"/>
          </w:tcPr>
          <w:p w14:paraId="209CCC06" w14:textId="77777777" w:rsidR="00C50114" w:rsidRDefault="00000000">
            <w:pPr>
              <w:pStyle w:val="G3"/>
            </w:pPr>
            <w:r>
              <w:rPr>
                <w:rFonts w:hint="eastAsia"/>
              </w:rPr>
              <w:t>北京鼎耘科技发展有限公司</w:t>
            </w:r>
          </w:p>
        </w:tc>
      </w:tr>
      <w:tr w:rsidR="00C50114" w14:paraId="19C554EB" w14:textId="77777777">
        <w:trPr>
          <w:trHeight w:val="397"/>
          <w:jc w:val="center"/>
        </w:trPr>
        <w:tc>
          <w:tcPr>
            <w:tcW w:w="1068" w:type="pct"/>
            <w:vAlign w:val="center"/>
          </w:tcPr>
          <w:p w14:paraId="08E5F8C8" w14:textId="77777777" w:rsidR="00C50114" w:rsidRDefault="00000000">
            <w:pPr>
              <w:pStyle w:val="G3"/>
              <w:rPr>
                <w:b/>
                <w:bCs/>
              </w:rPr>
            </w:pPr>
            <w:r>
              <w:rPr>
                <w:rFonts w:hint="eastAsia"/>
                <w:b/>
                <w:bCs/>
              </w:rPr>
              <w:t>法定代表人</w:t>
            </w:r>
          </w:p>
        </w:tc>
        <w:tc>
          <w:tcPr>
            <w:tcW w:w="3931" w:type="pct"/>
            <w:vAlign w:val="center"/>
          </w:tcPr>
          <w:p w14:paraId="7985B6DE" w14:textId="77777777" w:rsidR="00C50114" w:rsidRDefault="00000000">
            <w:pPr>
              <w:pStyle w:val="G3"/>
            </w:pPr>
            <w:r>
              <w:rPr>
                <w:rFonts w:hint="eastAsia"/>
              </w:rPr>
              <w:t>李红星</w:t>
            </w:r>
          </w:p>
        </w:tc>
      </w:tr>
      <w:tr w:rsidR="00C50114" w14:paraId="46C49E09" w14:textId="77777777">
        <w:trPr>
          <w:trHeight w:val="397"/>
          <w:jc w:val="center"/>
        </w:trPr>
        <w:tc>
          <w:tcPr>
            <w:tcW w:w="1068" w:type="pct"/>
            <w:vAlign w:val="center"/>
          </w:tcPr>
          <w:p w14:paraId="42576EFF" w14:textId="77777777" w:rsidR="00C50114" w:rsidRDefault="00000000">
            <w:pPr>
              <w:pStyle w:val="G3"/>
              <w:rPr>
                <w:b/>
                <w:bCs/>
              </w:rPr>
            </w:pPr>
            <w:r>
              <w:rPr>
                <w:rFonts w:hint="eastAsia"/>
                <w:b/>
                <w:bCs/>
              </w:rPr>
              <w:t>认缴出资额</w:t>
            </w:r>
          </w:p>
        </w:tc>
        <w:tc>
          <w:tcPr>
            <w:tcW w:w="3931" w:type="pct"/>
            <w:vAlign w:val="center"/>
          </w:tcPr>
          <w:p w14:paraId="2F4A0C3F" w14:textId="77777777" w:rsidR="00C50114" w:rsidRDefault="00000000">
            <w:pPr>
              <w:pStyle w:val="G3"/>
              <w:rPr>
                <w:vertAlign w:val="superscript"/>
              </w:rPr>
            </w:pPr>
            <w:r>
              <w:t>70</w:t>
            </w:r>
            <w:r>
              <w:rPr>
                <w:rFonts w:hint="eastAsia"/>
              </w:rPr>
              <w:t>,</w:t>
            </w:r>
            <w:r>
              <w:t>000.00</w:t>
            </w:r>
            <w:r>
              <w:rPr>
                <w:rFonts w:hint="eastAsia"/>
              </w:rPr>
              <w:t>万元</w:t>
            </w:r>
          </w:p>
        </w:tc>
      </w:tr>
      <w:tr w:rsidR="00C50114" w14:paraId="7EFF75C9" w14:textId="77777777">
        <w:trPr>
          <w:trHeight w:val="397"/>
          <w:jc w:val="center"/>
        </w:trPr>
        <w:tc>
          <w:tcPr>
            <w:tcW w:w="1068" w:type="pct"/>
            <w:vAlign w:val="center"/>
          </w:tcPr>
          <w:p w14:paraId="7FEF8E3E" w14:textId="77777777" w:rsidR="00C50114" w:rsidRDefault="00000000">
            <w:pPr>
              <w:pStyle w:val="G3"/>
              <w:rPr>
                <w:b/>
                <w:bCs/>
              </w:rPr>
            </w:pPr>
            <w:r>
              <w:rPr>
                <w:b/>
                <w:bCs/>
              </w:rPr>
              <w:t>统一社会信用代码</w:t>
            </w:r>
          </w:p>
        </w:tc>
        <w:tc>
          <w:tcPr>
            <w:tcW w:w="3931" w:type="pct"/>
            <w:vAlign w:val="center"/>
          </w:tcPr>
          <w:p w14:paraId="2430CB99" w14:textId="77777777" w:rsidR="00C50114" w:rsidRDefault="00000000">
            <w:pPr>
              <w:pStyle w:val="G3"/>
            </w:pPr>
            <w:r>
              <w:rPr>
                <w:rFonts w:hint="eastAsia"/>
              </w:rPr>
              <w:t>91110105MA01A52F11</w:t>
            </w:r>
          </w:p>
        </w:tc>
      </w:tr>
      <w:tr w:rsidR="00C50114" w14:paraId="7105AEB1" w14:textId="77777777">
        <w:trPr>
          <w:trHeight w:val="397"/>
          <w:jc w:val="center"/>
        </w:trPr>
        <w:tc>
          <w:tcPr>
            <w:tcW w:w="1068" w:type="pct"/>
            <w:vAlign w:val="center"/>
          </w:tcPr>
          <w:p w14:paraId="29568B9E" w14:textId="77777777" w:rsidR="00C50114" w:rsidRDefault="00000000">
            <w:pPr>
              <w:pStyle w:val="G3"/>
              <w:rPr>
                <w:b/>
                <w:bCs/>
              </w:rPr>
            </w:pPr>
            <w:r>
              <w:rPr>
                <w:rFonts w:hint="eastAsia"/>
                <w:b/>
                <w:bCs/>
              </w:rPr>
              <w:t>公司</w:t>
            </w:r>
            <w:r>
              <w:rPr>
                <w:b/>
                <w:bCs/>
              </w:rPr>
              <w:t>类型</w:t>
            </w:r>
          </w:p>
        </w:tc>
        <w:tc>
          <w:tcPr>
            <w:tcW w:w="3931" w:type="pct"/>
            <w:vAlign w:val="center"/>
          </w:tcPr>
          <w:p w14:paraId="7836FFF1" w14:textId="77777777" w:rsidR="00C50114" w:rsidRDefault="00000000">
            <w:pPr>
              <w:pStyle w:val="G3"/>
            </w:pPr>
            <w:r>
              <w:rPr>
                <w:rFonts w:hint="eastAsia"/>
              </w:rPr>
              <w:t>其他有限责任公司</w:t>
            </w:r>
          </w:p>
        </w:tc>
      </w:tr>
      <w:tr w:rsidR="00C50114" w14:paraId="5A1F2660" w14:textId="77777777">
        <w:trPr>
          <w:trHeight w:val="397"/>
          <w:jc w:val="center"/>
        </w:trPr>
        <w:tc>
          <w:tcPr>
            <w:tcW w:w="1068" w:type="pct"/>
            <w:vAlign w:val="center"/>
          </w:tcPr>
          <w:p w14:paraId="020BBCF5" w14:textId="77777777" w:rsidR="00C50114" w:rsidRDefault="00000000">
            <w:pPr>
              <w:pStyle w:val="G3"/>
              <w:rPr>
                <w:b/>
                <w:bCs/>
              </w:rPr>
            </w:pPr>
            <w:r>
              <w:rPr>
                <w:b/>
                <w:bCs/>
              </w:rPr>
              <w:t>经营范围</w:t>
            </w:r>
          </w:p>
        </w:tc>
        <w:tc>
          <w:tcPr>
            <w:tcW w:w="3931" w:type="pct"/>
            <w:vAlign w:val="center"/>
          </w:tcPr>
          <w:p w14:paraId="175CB1D6" w14:textId="77777777" w:rsidR="00C50114" w:rsidRDefault="00000000">
            <w:pPr>
              <w:pStyle w:val="G3"/>
            </w:pPr>
            <w:r>
              <w:rPr>
                <w:rFonts w:hint="eastAsia"/>
              </w:rPr>
              <w:t>技术推广服务；销售计算机、软件及辅助设备、通讯设备；计算机维修；软件开发；经济信息咨询；企业管理咨询。（市场主体依法自主选择经营项目，开展经营活动；依法须经批准的项目，经相关部门批准后依批准的内容开展经营活动；不得从事国家和本市产业政策禁止和限制类项目的经营活动。）</w:t>
            </w:r>
          </w:p>
        </w:tc>
      </w:tr>
      <w:tr w:rsidR="00C50114" w14:paraId="38CD99BF" w14:textId="77777777">
        <w:trPr>
          <w:trHeight w:val="397"/>
          <w:jc w:val="center"/>
        </w:trPr>
        <w:tc>
          <w:tcPr>
            <w:tcW w:w="1068" w:type="pct"/>
            <w:vAlign w:val="center"/>
          </w:tcPr>
          <w:p w14:paraId="7810143A" w14:textId="77777777" w:rsidR="00C50114" w:rsidRDefault="00000000">
            <w:pPr>
              <w:pStyle w:val="G3"/>
              <w:rPr>
                <w:b/>
                <w:bCs/>
              </w:rPr>
            </w:pPr>
            <w:r>
              <w:rPr>
                <w:rFonts w:hint="eastAsia"/>
                <w:b/>
                <w:bCs/>
              </w:rPr>
              <w:t>成立日期</w:t>
            </w:r>
          </w:p>
        </w:tc>
        <w:tc>
          <w:tcPr>
            <w:tcW w:w="3931" w:type="pct"/>
            <w:vAlign w:val="center"/>
          </w:tcPr>
          <w:p w14:paraId="1BE4EFBB" w14:textId="77777777" w:rsidR="00C50114" w:rsidRDefault="00000000">
            <w:pPr>
              <w:pStyle w:val="G3"/>
            </w:pPr>
            <w:r>
              <w:t>2018</w:t>
            </w:r>
            <w:r>
              <w:rPr>
                <w:rFonts w:hint="eastAsia"/>
              </w:rPr>
              <w:t>年</w:t>
            </w:r>
            <w:r>
              <w:t>1</w:t>
            </w:r>
            <w:r>
              <w:rPr>
                <w:rFonts w:hint="eastAsia"/>
              </w:rPr>
              <w:t>月</w:t>
            </w:r>
            <w:r>
              <w:t>29</w:t>
            </w:r>
            <w:r>
              <w:rPr>
                <w:rFonts w:hint="eastAsia"/>
              </w:rPr>
              <w:t>日</w:t>
            </w:r>
          </w:p>
        </w:tc>
      </w:tr>
      <w:tr w:rsidR="00C50114" w14:paraId="797DC5BD" w14:textId="77777777">
        <w:trPr>
          <w:trHeight w:val="397"/>
          <w:jc w:val="center"/>
        </w:trPr>
        <w:tc>
          <w:tcPr>
            <w:tcW w:w="1068" w:type="pct"/>
            <w:vAlign w:val="center"/>
          </w:tcPr>
          <w:p w14:paraId="429012CC" w14:textId="77777777" w:rsidR="00C50114" w:rsidRDefault="00000000">
            <w:pPr>
              <w:pStyle w:val="G3"/>
              <w:rPr>
                <w:b/>
                <w:bCs/>
              </w:rPr>
            </w:pPr>
            <w:r>
              <w:rPr>
                <w:rFonts w:hint="eastAsia"/>
                <w:b/>
                <w:bCs/>
              </w:rPr>
              <w:t>经营</w:t>
            </w:r>
            <w:r>
              <w:rPr>
                <w:b/>
                <w:bCs/>
              </w:rPr>
              <w:t>期限</w:t>
            </w:r>
          </w:p>
        </w:tc>
        <w:tc>
          <w:tcPr>
            <w:tcW w:w="3931" w:type="pct"/>
            <w:vAlign w:val="center"/>
          </w:tcPr>
          <w:p w14:paraId="2C2DF0DB" w14:textId="77777777" w:rsidR="00C50114" w:rsidRDefault="00000000">
            <w:pPr>
              <w:pStyle w:val="G3"/>
            </w:pPr>
            <w:r>
              <w:t>2018</w:t>
            </w:r>
            <w:r>
              <w:rPr>
                <w:rFonts w:hint="eastAsia"/>
              </w:rPr>
              <w:t>年</w:t>
            </w:r>
            <w:r>
              <w:t>1</w:t>
            </w:r>
            <w:r>
              <w:rPr>
                <w:rFonts w:hint="eastAsia"/>
              </w:rPr>
              <w:t>月</w:t>
            </w:r>
            <w:r>
              <w:t>29</w:t>
            </w:r>
            <w:r>
              <w:rPr>
                <w:rFonts w:hint="eastAsia"/>
              </w:rPr>
              <w:t>日至</w:t>
            </w:r>
            <w:r>
              <w:rPr>
                <w:rFonts w:hint="eastAsia"/>
              </w:rPr>
              <w:t>2048</w:t>
            </w:r>
            <w:r>
              <w:rPr>
                <w:rFonts w:hint="eastAsia"/>
              </w:rPr>
              <w:t>年</w:t>
            </w:r>
            <w:r>
              <w:rPr>
                <w:rFonts w:hint="eastAsia"/>
              </w:rPr>
              <w:t>1</w:t>
            </w:r>
            <w:r>
              <w:rPr>
                <w:rFonts w:hint="eastAsia"/>
              </w:rPr>
              <w:t>月</w:t>
            </w:r>
            <w:r>
              <w:rPr>
                <w:rFonts w:hint="eastAsia"/>
              </w:rPr>
              <w:t>28</w:t>
            </w:r>
            <w:r>
              <w:rPr>
                <w:rFonts w:hint="eastAsia"/>
              </w:rPr>
              <w:t>日</w:t>
            </w:r>
          </w:p>
        </w:tc>
      </w:tr>
      <w:tr w:rsidR="00C50114" w14:paraId="6CF889DC" w14:textId="77777777">
        <w:trPr>
          <w:trHeight w:val="397"/>
          <w:jc w:val="center"/>
        </w:trPr>
        <w:tc>
          <w:tcPr>
            <w:tcW w:w="1068" w:type="pct"/>
            <w:vAlign w:val="center"/>
          </w:tcPr>
          <w:p w14:paraId="6917EF19" w14:textId="77777777" w:rsidR="00C50114" w:rsidRDefault="00000000">
            <w:pPr>
              <w:pStyle w:val="G3"/>
              <w:rPr>
                <w:b/>
                <w:bCs/>
              </w:rPr>
            </w:pPr>
            <w:r>
              <w:rPr>
                <w:rFonts w:hint="eastAsia"/>
                <w:b/>
                <w:bCs/>
              </w:rPr>
              <w:t>注册地址</w:t>
            </w:r>
          </w:p>
        </w:tc>
        <w:tc>
          <w:tcPr>
            <w:tcW w:w="3931" w:type="pct"/>
            <w:vAlign w:val="center"/>
          </w:tcPr>
          <w:p w14:paraId="563C93A2" w14:textId="77777777" w:rsidR="00C50114" w:rsidRDefault="00000000">
            <w:pPr>
              <w:pStyle w:val="G3"/>
            </w:pPr>
            <w:r>
              <w:rPr>
                <w:rFonts w:hint="eastAsia"/>
              </w:rPr>
              <w:t>北京市东城区灯市口大街</w:t>
            </w:r>
            <w:r>
              <w:rPr>
                <w:rFonts w:hint="eastAsia"/>
              </w:rPr>
              <w:t>33</w:t>
            </w:r>
            <w:r>
              <w:rPr>
                <w:rFonts w:hint="eastAsia"/>
              </w:rPr>
              <w:t>号</w:t>
            </w:r>
            <w:r>
              <w:rPr>
                <w:rFonts w:hint="eastAsia"/>
              </w:rPr>
              <w:t>3</w:t>
            </w:r>
            <w:r>
              <w:rPr>
                <w:rFonts w:hint="eastAsia"/>
              </w:rPr>
              <w:t>层</w:t>
            </w:r>
            <w:r>
              <w:rPr>
                <w:rFonts w:hint="eastAsia"/>
              </w:rPr>
              <w:t>308B-011</w:t>
            </w:r>
          </w:p>
        </w:tc>
      </w:tr>
      <w:tr w:rsidR="00C50114" w14:paraId="23951FCF" w14:textId="77777777">
        <w:trPr>
          <w:trHeight w:val="397"/>
          <w:jc w:val="center"/>
        </w:trPr>
        <w:tc>
          <w:tcPr>
            <w:tcW w:w="1068" w:type="pct"/>
            <w:vAlign w:val="center"/>
          </w:tcPr>
          <w:p w14:paraId="15CDBF3A" w14:textId="77777777" w:rsidR="00C50114" w:rsidRDefault="00000000">
            <w:pPr>
              <w:pStyle w:val="G3"/>
              <w:rPr>
                <w:b/>
                <w:bCs/>
              </w:rPr>
            </w:pPr>
            <w:r>
              <w:rPr>
                <w:rFonts w:hint="eastAsia"/>
                <w:b/>
                <w:bCs/>
              </w:rPr>
              <w:t>通讯地址</w:t>
            </w:r>
          </w:p>
        </w:tc>
        <w:tc>
          <w:tcPr>
            <w:tcW w:w="3931" w:type="pct"/>
            <w:vAlign w:val="center"/>
          </w:tcPr>
          <w:p w14:paraId="112DC2C1" w14:textId="77777777" w:rsidR="00C50114" w:rsidRDefault="00000000">
            <w:pPr>
              <w:pStyle w:val="G3"/>
            </w:pPr>
            <w:r>
              <w:rPr>
                <w:rFonts w:hint="eastAsia"/>
              </w:rPr>
              <w:t>北京市东城区灯市口大街</w:t>
            </w:r>
            <w:r>
              <w:rPr>
                <w:rFonts w:hint="eastAsia"/>
              </w:rPr>
              <w:t>33</w:t>
            </w:r>
            <w:r>
              <w:rPr>
                <w:rFonts w:hint="eastAsia"/>
              </w:rPr>
              <w:t>号</w:t>
            </w:r>
            <w:r>
              <w:rPr>
                <w:rFonts w:hint="eastAsia"/>
              </w:rPr>
              <w:t>3</w:t>
            </w:r>
            <w:r>
              <w:rPr>
                <w:rFonts w:hint="eastAsia"/>
              </w:rPr>
              <w:t>层</w:t>
            </w:r>
            <w:r>
              <w:rPr>
                <w:rFonts w:hint="eastAsia"/>
              </w:rPr>
              <w:t>308B-011</w:t>
            </w:r>
          </w:p>
        </w:tc>
      </w:tr>
    </w:tbl>
    <w:p w14:paraId="2AF21CCB" w14:textId="77777777" w:rsidR="00C50114" w:rsidRDefault="00000000">
      <w:pPr>
        <w:pStyle w:val="G0"/>
        <w:spacing w:before="156" w:after="156"/>
      </w:pPr>
      <w:r>
        <w:rPr>
          <w:rFonts w:hint="eastAsia"/>
        </w:rPr>
        <w:t>（二）一致行动人的股权及控制关系</w:t>
      </w:r>
    </w:p>
    <w:p w14:paraId="2547745C" w14:textId="77777777" w:rsidR="00C50114" w:rsidRDefault="00000000">
      <w:pPr>
        <w:pStyle w:val="G0"/>
        <w:spacing w:before="156" w:after="156"/>
        <w:ind w:firstLineChars="200" w:firstLine="482"/>
      </w:pPr>
      <w:r>
        <w:rPr>
          <w:rFonts w:hint="eastAsia"/>
        </w:rPr>
        <w:t>1</w:t>
      </w:r>
      <w:r>
        <w:rPr>
          <w:rFonts w:hint="eastAsia"/>
        </w:rPr>
        <w:t>、一致行动人的股权结构关系</w:t>
      </w:r>
    </w:p>
    <w:p w14:paraId="4147B461" w14:textId="77777777" w:rsidR="00C50114" w:rsidRDefault="00000000">
      <w:pPr>
        <w:pStyle w:val="G"/>
        <w:spacing w:before="156" w:after="156"/>
        <w:ind w:firstLine="480"/>
        <w:jc w:val="both"/>
      </w:pPr>
      <w:r>
        <w:rPr>
          <w:rFonts w:hint="eastAsia"/>
        </w:rPr>
        <w:t>截至本报告书签署日，鼎耘科技的出资情况及股权比例如下：</w:t>
      </w:r>
    </w:p>
    <w:tbl>
      <w:tblPr>
        <w:tblW w:w="0" w:type="auto"/>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1004"/>
        <w:gridCol w:w="3430"/>
        <w:gridCol w:w="2435"/>
        <w:gridCol w:w="1407"/>
      </w:tblGrid>
      <w:tr w:rsidR="00C50114" w14:paraId="1F4B4681" w14:textId="77777777">
        <w:tc>
          <w:tcPr>
            <w:tcW w:w="1032" w:type="dxa"/>
            <w:tcBorders>
              <w:tl2br w:val="nil"/>
              <w:tr2bl w:val="nil"/>
            </w:tcBorders>
            <w:vAlign w:val="center"/>
          </w:tcPr>
          <w:p w14:paraId="76DFC799" w14:textId="77777777" w:rsidR="00C50114" w:rsidRDefault="00000000">
            <w:pPr>
              <w:pStyle w:val="G3"/>
              <w:jc w:val="center"/>
              <w:rPr>
                <w:b/>
                <w:bCs/>
              </w:rPr>
            </w:pPr>
            <w:r>
              <w:rPr>
                <w:rFonts w:hint="eastAsia"/>
                <w:b/>
                <w:bCs/>
              </w:rPr>
              <w:t>序号</w:t>
            </w:r>
          </w:p>
        </w:tc>
        <w:tc>
          <w:tcPr>
            <w:tcW w:w="3562" w:type="dxa"/>
            <w:tcBorders>
              <w:tl2br w:val="nil"/>
              <w:tr2bl w:val="nil"/>
            </w:tcBorders>
            <w:vAlign w:val="center"/>
          </w:tcPr>
          <w:p w14:paraId="01F93B09" w14:textId="77777777" w:rsidR="00C50114" w:rsidRDefault="00000000">
            <w:pPr>
              <w:pStyle w:val="G3"/>
              <w:jc w:val="center"/>
              <w:rPr>
                <w:b/>
                <w:bCs/>
              </w:rPr>
            </w:pPr>
            <w:r>
              <w:rPr>
                <w:rFonts w:hint="eastAsia"/>
                <w:b/>
                <w:bCs/>
              </w:rPr>
              <w:t>股东姓名</w:t>
            </w:r>
          </w:p>
        </w:tc>
        <w:tc>
          <w:tcPr>
            <w:tcW w:w="2500" w:type="dxa"/>
            <w:tcBorders>
              <w:tl2br w:val="nil"/>
              <w:tr2bl w:val="nil"/>
            </w:tcBorders>
            <w:vAlign w:val="center"/>
          </w:tcPr>
          <w:p w14:paraId="515A84E3" w14:textId="77777777" w:rsidR="00C50114" w:rsidRDefault="00000000">
            <w:pPr>
              <w:pStyle w:val="G3"/>
              <w:jc w:val="center"/>
              <w:rPr>
                <w:b/>
                <w:bCs/>
              </w:rPr>
            </w:pPr>
            <w:r>
              <w:rPr>
                <w:rFonts w:hint="eastAsia"/>
                <w:b/>
                <w:bCs/>
              </w:rPr>
              <w:t>认缴注册资本（万元）</w:t>
            </w:r>
          </w:p>
        </w:tc>
        <w:tc>
          <w:tcPr>
            <w:tcW w:w="1426" w:type="dxa"/>
            <w:tcBorders>
              <w:tl2br w:val="nil"/>
              <w:tr2bl w:val="nil"/>
            </w:tcBorders>
            <w:vAlign w:val="center"/>
          </w:tcPr>
          <w:p w14:paraId="18A8D049" w14:textId="77777777" w:rsidR="00C50114" w:rsidRDefault="00000000">
            <w:pPr>
              <w:pStyle w:val="G3"/>
              <w:jc w:val="center"/>
              <w:rPr>
                <w:b/>
                <w:bCs/>
              </w:rPr>
            </w:pPr>
            <w:r>
              <w:rPr>
                <w:rFonts w:hint="eastAsia"/>
                <w:b/>
                <w:bCs/>
              </w:rPr>
              <w:t>持股比例</w:t>
            </w:r>
          </w:p>
        </w:tc>
      </w:tr>
      <w:tr w:rsidR="00C50114" w14:paraId="0126E9F9" w14:textId="77777777">
        <w:trPr>
          <w:trHeight w:val="397"/>
        </w:trPr>
        <w:tc>
          <w:tcPr>
            <w:tcW w:w="1032" w:type="dxa"/>
            <w:tcBorders>
              <w:tl2br w:val="nil"/>
              <w:tr2bl w:val="nil"/>
            </w:tcBorders>
            <w:vAlign w:val="center"/>
          </w:tcPr>
          <w:p w14:paraId="25DC8F5E" w14:textId="77777777" w:rsidR="00C50114" w:rsidRDefault="00000000">
            <w:pPr>
              <w:pStyle w:val="G3"/>
              <w:jc w:val="center"/>
            </w:pPr>
            <w:r>
              <w:rPr>
                <w:rFonts w:hint="eastAsia"/>
              </w:rPr>
              <w:t>1</w:t>
            </w:r>
          </w:p>
        </w:tc>
        <w:tc>
          <w:tcPr>
            <w:tcW w:w="3562" w:type="dxa"/>
            <w:tcBorders>
              <w:tl2br w:val="nil"/>
              <w:tr2bl w:val="nil"/>
            </w:tcBorders>
            <w:vAlign w:val="center"/>
          </w:tcPr>
          <w:p w14:paraId="1974CE16" w14:textId="77777777" w:rsidR="00C50114" w:rsidRDefault="00000000">
            <w:pPr>
              <w:pStyle w:val="G3"/>
            </w:pPr>
            <w:hyperlink r:id="rId29" w:tgtFrame="https://www.qcc.com/firm/_blank" w:history="1">
              <w:r>
                <w:rPr>
                  <w:rFonts w:hint="eastAsia"/>
                </w:rPr>
                <w:t>家家悦控股集团股份有限公司</w:t>
              </w:r>
            </w:hyperlink>
          </w:p>
        </w:tc>
        <w:tc>
          <w:tcPr>
            <w:tcW w:w="2500" w:type="dxa"/>
            <w:tcBorders>
              <w:tl2br w:val="nil"/>
              <w:tr2bl w:val="nil"/>
            </w:tcBorders>
            <w:vAlign w:val="center"/>
          </w:tcPr>
          <w:p w14:paraId="3112D9AA" w14:textId="77777777" w:rsidR="00C50114" w:rsidRDefault="00000000">
            <w:pPr>
              <w:pStyle w:val="G3"/>
              <w:jc w:val="right"/>
            </w:pPr>
            <w:r>
              <w:rPr>
                <w:rFonts w:hint="eastAsia"/>
              </w:rPr>
              <w:t>57,000</w:t>
            </w:r>
          </w:p>
        </w:tc>
        <w:tc>
          <w:tcPr>
            <w:tcW w:w="1426" w:type="dxa"/>
            <w:tcBorders>
              <w:tl2br w:val="nil"/>
              <w:tr2bl w:val="nil"/>
            </w:tcBorders>
            <w:vAlign w:val="center"/>
          </w:tcPr>
          <w:p w14:paraId="3B352706" w14:textId="77777777" w:rsidR="00C50114" w:rsidRDefault="00000000">
            <w:pPr>
              <w:pStyle w:val="G3"/>
              <w:jc w:val="right"/>
            </w:pPr>
            <w:r>
              <w:rPr>
                <w:rFonts w:hint="eastAsia"/>
              </w:rPr>
              <w:t>81.43%</w:t>
            </w:r>
          </w:p>
        </w:tc>
      </w:tr>
      <w:tr w:rsidR="00C50114" w14:paraId="77DED536" w14:textId="77777777">
        <w:trPr>
          <w:trHeight w:val="397"/>
        </w:trPr>
        <w:tc>
          <w:tcPr>
            <w:tcW w:w="1032" w:type="dxa"/>
            <w:tcBorders>
              <w:tl2br w:val="nil"/>
              <w:tr2bl w:val="nil"/>
            </w:tcBorders>
            <w:vAlign w:val="center"/>
          </w:tcPr>
          <w:p w14:paraId="4CEAB24C" w14:textId="77777777" w:rsidR="00C50114" w:rsidRDefault="00000000">
            <w:pPr>
              <w:pStyle w:val="G3"/>
              <w:jc w:val="center"/>
            </w:pPr>
            <w:r>
              <w:rPr>
                <w:rFonts w:hint="eastAsia"/>
              </w:rPr>
              <w:t>2</w:t>
            </w:r>
          </w:p>
        </w:tc>
        <w:tc>
          <w:tcPr>
            <w:tcW w:w="3562" w:type="dxa"/>
            <w:tcBorders>
              <w:tl2br w:val="nil"/>
              <w:tr2bl w:val="nil"/>
            </w:tcBorders>
            <w:vAlign w:val="center"/>
          </w:tcPr>
          <w:p w14:paraId="62C6FA54" w14:textId="77777777" w:rsidR="00C50114" w:rsidRDefault="00000000">
            <w:pPr>
              <w:pStyle w:val="G3"/>
            </w:pPr>
            <w:r>
              <w:rPr>
                <w:rFonts w:hint="eastAsia"/>
              </w:rPr>
              <w:t>嘉华东方控股（集团）有限公司</w:t>
            </w:r>
          </w:p>
        </w:tc>
        <w:tc>
          <w:tcPr>
            <w:tcW w:w="2500" w:type="dxa"/>
            <w:tcBorders>
              <w:tl2br w:val="nil"/>
              <w:tr2bl w:val="nil"/>
            </w:tcBorders>
            <w:vAlign w:val="center"/>
          </w:tcPr>
          <w:p w14:paraId="067E6354" w14:textId="77777777" w:rsidR="00C50114" w:rsidRDefault="00000000">
            <w:pPr>
              <w:pStyle w:val="G3"/>
              <w:jc w:val="right"/>
            </w:pPr>
            <w:r>
              <w:t>10</w:t>
            </w:r>
            <w:r>
              <w:rPr>
                <w:rFonts w:hint="eastAsia"/>
              </w:rPr>
              <w:t>,</w:t>
            </w:r>
            <w:r>
              <w:t>000</w:t>
            </w:r>
          </w:p>
        </w:tc>
        <w:tc>
          <w:tcPr>
            <w:tcW w:w="1426" w:type="dxa"/>
            <w:tcBorders>
              <w:tl2br w:val="nil"/>
              <w:tr2bl w:val="nil"/>
            </w:tcBorders>
            <w:vAlign w:val="center"/>
          </w:tcPr>
          <w:p w14:paraId="39B535D4" w14:textId="77777777" w:rsidR="00C50114" w:rsidRDefault="00000000">
            <w:pPr>
              <w:pStyle w:val="G3"/>
              <w:jc w:val="right"/>
            </w:pPr>
            <w:r>
              <w:rPr>
                <w:rFonts w:hint="eastAsia"/>
              </w:rPr>
              <w:t>14.29%</w:t>
            </w:r>
          </w:p>
        </w:tc>
      </w:tr>
      <w:tr w:rsidR="00C50114" w14:paraId="1C36EA0A" w14:textId="77777777">
        <w:trPr>
          <w:trHeight w:val="397"/>
        </w:trPr>
        <w:tc>
          <w:tcPr>
            <w:tcW w:w="1032" w:type="dxa"/>
            <w:tcBorders>
              <w:tl2br w:val="nil"/>
              <w:tr2bl w:val="nil"/>
            </w:tcBorders>
            <w:vAlign w:val="center"/>
          </w:tcPr>
          <w:p w14:paraId="3AA67898" w14:textId="77777777" w:rsidR="00C50114" w:rsidRDefault="00000000">
            <w:pPr>
              <w:pStyle w:val="G3"/>
              <w:jc w:val="center"/>
            </w:pPr>
            <w:r>
              <w:rPr>
                <w:rFonts w:hint="eastAsia"/>
              </w:rPr>
              <w:t>3</w:t>
            </w:r>
          </w:p>
        </w:tc>
        <w:tc>
          <w:tcPr>
            <w:tcW w:w="3562" w:type="dxa"/>
            <w:tcBorders>
              <w:tl2br w:val="nil"/>
              <w:tr2bl w:val="nil"/>
            </w:tcBorders>
            <w:vAlign w:val="center"/>
          </w:tcPr>
          <w:p w14:paraId="1F6D425A" w14:textId="77777777" w:rsidR="00C50114" w:rsidRDefault="00000000">
            <w:pPr>
              <w:pStyle w:val="G3"/>
            </w:pPr>
            <w:r>
              <w:rPr>
                <w:rFonts w:hint="eastAsia"/>
              </w:rPr>
              <w:t>李红星</w:t>
            </w:r>
          </w:p>
        </w:tc>
        <w:tc>
          <w:tcPr>
            <w:tcW w:w="2500" w:type="dxa"/>
            <w:tcBorders>
              <w:tl2br w:val="nil"/>
              <w:tr2bl w:val="nil"/>
            </w:tcBorders>
            <w:vAlign w:val="center"/>
          </w:tcPr>
          <w:p w14:paraId="3D973616" w14:textId="77777777" w:rsidR="00C50114" w:rsidRDefault="00000000">
            <w:pPr>
              <w:pStyle w:val="G3"/>
              <w:jc w:val="right"/>
            </w:pPr>
            <w:r>
              <w:rPr>
                <w:rFonts w:hint="eastAsia"/>
              </w:rPr>
              <w:t>3,000</w:t>
            </w:r>
          </w:p>
        </w:tc>
        <w:tc>
          <w:tcPr>
            <w:tcW w:w="1426" w:type="dxa"/>
            <w:tcBorders>
              <w:tl2br w:val="nil"/>
              <w:tr2bl w:val="nil"/>
            </w:tcBorders>
            <w:vAlign w:val="center"/>
          </w:tcPr>
          <w:p w14:paraId="6D02B717" w14:textId="77777777" w:rsidR="00C50114" w:rsidRDefault="00000000">
            <w:pPr>
              <w:pStyle w:val="G3"/>
              <w:jc w:val="right"/>
            </w:pPr>
            <w:r>
              <w:t>4.2</w:t>
            </w:r>
            <w:r>
              <w:rPr>
                <w:rFonts w:hint="eastAsia"/>
              </w:rPr>
              <w:t>9</w:t>
            </w:r>
            <w:r>
              <w:t>%</w:t>
            </w:r>
          </w:p>
        </w:tc>
      </w:tr>
      <w:tr w:rsidR="00C50114" w14:paraId="6C99561A" w14:textId="77777777">
        <w:tc>
          <w:tcPr>
            <w:tcW w:w="4594" w:type="dxa"/>
            <w:gridSpan w:val="2"/>
            <w:tcBorders>
              <w:tl2br w:val="nil"/>
              <w:tr2bl w:val="nil"/>
            </w:tcBorders>
            <w:vAlign w:val="center"/>
          </w:tcPr>
          <w:p w14:paraId="01BD3EB4" w14:textId="77777777" w:rsidR="00C50114" w:rsidRDefault="00000000">
            <w:pPr>
              <w:pStyle w:val="G3"/>
              <w:jc w:val="center"/>
              <w:rPr>
                <w:b/>
                <w:bCs/>
              </w:rPr>
            </w:pPr>
            <w:r>
              <w:rPr>
                <w:rFonts w:hint="eastAsia"/>
                <w:b/>
                <w:bCs/>
              </w:rPr>
              <w:t>合计</w:t>
            </w:r>
          </w:p>
        </w:tc>
        <w:tc>
          <w:tcPr>
            <w:tcW w:w="2500" w:type="dxa"/>
            <w:tcBorders>
              <w:tl2br w:val="nil"/>
              <w:tr2bl w:val="nil"/>
            </w:tcBorders>
            <w:vAlign w:val="center"/>
          </w:tcPr>
          <w:p w14:paraId="541B344A" w14:textId="77777777" w:rsidR="00C50114" w:rsidRDefault="00000000">
            <w:pPr>
              <w:pStyle w:val="G3"/>
              <w:jc w:val="right"/>
              <w:rPr>
                <w:b/>
                <w:bCs/>
              </w:rPr>
            </w:pPr>
            <w:r>
              <w:rPr>
                <w:b/>
                <w:bCs/>
              </w:rPr>
              <w:t>70</w:t>
            </w:r>
            <w:r>
              <w:rPr>
                <w:rFonts w:hint="eastAsia"/>
                <w:b/>
                <w:bCs/>
              </w:rPr>
              <w:t>,</w:t>
            </w:r>
            <w:r>
              <w:rPr>
                <w:b/>
                <w:bCs/>
              </w:rPr>
              <w:t>000</w:t>
            </w:r>
            <w:r>
              <w:rPr>
                <w:rFonts w:hint="eastAsia"/>
                <w:b/>
                <w:bCs/>
              </w:rPr>
              <w:t>.00</w:t>
            </w:r>
          </w:p>
        </w:tc>
        <w:tc>
          <w:tcPr>
            <w:tcW w:w="1426" w:type="dxa"/>
            <w:tcBorders>
              <w:tl2br w:val="nil"/>
              <w:tr2bl w:val="nil"/>
            </w:tcBorders>
            <w:vAlign w:val="center"/>
          </w:tcPr>
          <w:p w14:paraId="32B1DDDE" w14:textId="77777777" w:rsidR="00C50114" w:rsidRDefault="00000000">
            <w:pPr>
              <w:pStyle w:val="G3"/>
              <w:jc w:val="right"/>
              <w:rPr>
                <w:b/>
                <w:bCs/>
              </w:rPr>
            </w:pPr>
            <w:r>
              <w:rPr>
                <w:rFonts w:hint="eastAsia"/>
                <w:b/>
                <w:bCs/>
              </w:rPr>
              <w:t>100.00%</w:t>
            </w:r>
          </w:p>
        </w:tc>
      </w:tr>
    </w:tbl>
    <w:p w14:paraId="51891616" w14:textId="77777777" w:rsidR="00C50114" w:rsidRDefault="00000000">
      <w:pPr>
        <w:pStyle w:val="G"/>
        <w:spacing w:before="156" w:after="156"/>
        <w:ind w:firstLine="480"/>
        <w:jc w:val="both"/>
      </w:pPr>
      <w:r>
        <w:rPr>
          <w:rFonts w:hint="eastAsia"/>
        </w:rPr>
        <w:t>截至本报告书签署日，家家悦控股持有</w:t>
      </w:r>
      <w:hyperlink r:id="rId30" w:history="1">
        <w:r>
          <w:t>鼎耘科技</w:t>
        </w:r>
      </w:hyperlink>
      <w:r>
        <w:t>81.43%</w:t>
      </w:r>
      <w:r>
        <w:rPr>
          <w:rFonts w:hint="eastAsia"/>
        </w:rPr>
        <w:t>的股份，为其控股股东；王培桓持有家家悦控股</w:t>
      </w:r>
      <w:r>
        <w:rPr>
          <w:rFonts w:hint="eastAsia"/>
        </w:rPr>
        <w:t>44.56%</w:t>
      </w:r>
      <w:r>
        <w:rPr>
          <w:rFonts w:hint="eastAsia"/>
        </w:rPr>
        <w:t>股权，为其实际控制人。</w:t>
      </w:r>
      <w:hyperlink r:id="rId31" w:history="1">
        <w:r>
          <w:t>北京鼎耘科技发展有限公司</w:t>
        </w:r>
      </w:hyperlink>
      <w:r>
        <w:rPr>
          <w:rFonts w:hint="eastAsia"/>
        </w:rPr>
        <w:t>的股权控制关系如下：</w:t>
      </w:r>
    </w:p>
    <w:p w14:paraId="13212063" w14:textId="77777777" w:rsidR="00C50114" w:rsidRDefault="00000000">
      <w:pPr>
        <w:pStyle w:val="G"/>
        <w:spacing w:before="156" w:after="156"/>
        <w:ind w:firstLine="480"/>
        <w:jc w:val="both"/>
      </w:pPr>
      <w:r>
        <w:rPr>
          <w:noProof/>
        </w:rPr>
        <w:lastRenderedPageBreak/>
        <w:drawing>
          <wp:inline distT="0" distB="0" distL="114300" distR="114300" wp14:anchorId="5761CA91" wp14:editId="5DA504D3">
            <wp:extent cx="4702810" cy="1563370"/>
            <wp:effectExtent l="0" t="0" r="635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32"/>
                    <a:stretch>
                      <a:fillRect/>
                    </a:stretch>
                  </pic:blipFill>
                  <pic:spPr>
                    <a:xfrm>
                      <a:off x="0" y="0"/>
                      <a:ext cx="4702810" cy="1563370"/>
                    </a:xfrm>
                    <a:prstGeom prst="rect">
                      <a:avLst/>
                    </a:prstGeom>
                    <a:noFill/>
                    <a:ln>
                      <a:noFill/>
                    </a:ln>
                  </pic:spPr>
                </pic:pic>
              </a:graphicData>
            </a:graphic>
          </wp:inline>
        </w:drawing>
      </w:r>
    </w:p>
    <w:p w14:paraId="78E439FF" w14:textId="77777777" w:rsidR="00C50114" w:rsidRDefault="00000000">
      <w:pPr>
        <w:pStyle w:val="G0"/>
        <w:spacing w:before="156" w:after="156"/>
        <w:ind w:firstLineChars="200" w:firstLine="482"/>
      </w:pPr>
      <w:r>
        <w:rPr>
          <w:rFonts w:hint="eastAsia"/>
        </w:rPr>
        <w:t>2</w:t>
      </w:r>
      <w:r>
        <w:rPr>
          <w:rFonts w:hint="eastAsia"/>
        </w:rPr>
        <w:t>、一致行动人的控股股东和实际控制人基本情况</w:t>
      </w:r>
    </w:p>
    <w:p w14:paraId="6691E924" w14:textId="77777777" w:rsidR="00C50114" w:rsidRDefault="00000000">
      <w:pPr>
        <w:pStyle w:val="G"/>
        <w:spacing w:before="156" w:after="156"/>
        <w:ind w:firstLine="480"/>
        <w:jc w:val="both"/>
      </w:pPr>
      <w:r>
        <w:rPr>
          <w:rFonts w:hint="eastAsia"/>
        </w:rPr>
        <w:t>（</w:t>
      </w:r>
      <w:r>
        <w:rPr>
          <w:rFonts w:hint="eastAsia"/>
        </w:rPr>
        <w:t>1</w:t>
      </w:r>
      <w:r>
        <w:rPr>
          <w:rFonts w:hint="eastAsia"/>
        </w:rPr>
        <w:t>）一致行动人</w:t>
      </w:r>
      <w:r>
        <w:t>的控股股东</w:t>
      </w:r>
    </w:p>
    <w:p w14:paraId="06A9ED83" w14:textId="77777777" w:rsidR="00C50114" w:rsidRDefault="00000000">
      <w:pPr>
        <w:pStyle w:val="G"/>
        <w:spacing w:before="156" w:after="156"/>
        <w:ind w:firstLine="480"/>
        <w:jc w:val="both"/>
      </w:pPr>
      <w:r>
        <w:t>截至本报告书签署日，</w:t>
      </w:r>
      <w:r>
        <w:rPr>
          <w:rFonts w:hint="eastAsia"/>
        </w:rPr>
        <w:t>家家悦控股</w:t>
      </w:r>
      <w:r>
        <w:t>持有鼎耘科技</w:t>
      </w:r>
      <w:r>
        <w:t>81.43%</w:t>
      </w:r>
      <w:r>
        <w:t>股份，为鼎耘科技的控股股东。其基本情况如下：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C50114" w14:paraId="36676125" w14:textId="77777777">
        <w:trPr>
          <w:trHeight w:val="397"/>
          <w:jc w:val="center"/>
        </w:trPr>
        <w:tc>
          <w:tcPr>
            <w:tcW w:w="1068" w:type="pct"/>
            <w:vAlign w:val="center"/>
          </w:tcPr>
          <w:p w14:paraId="40096F7D" w14:textId="77777777" w:rsidR="00C50114" w:rsidRDefault="00000000">
            <w:pPr>
              <w:pStyle w:val="G3"/>
              <w:rPr>
                <w:b/>
                <w:bCs/>
              </w:rPr>
            </w:pPr>
            <w:r>
              <w:rPr>
                <w:rFonts w:hint="eastAsia"/>
                <w:b/>
                <w:bCs/>
              </w:rPr>
              <w:t>公司</w:t>
            </w:r>
            <w:r>
              <w:rPr>
                <w:b/>
                <w:bCs/>
              </w:rPr>
              <w:t>名称</w:t>
            </w:r>
          </w:p>
        </w:tc>
        <w:tc>
          <w:tcPr>
            <w:tcW w:w="3931" w:type="pct"/>
            <w:vAlign w:val="center"/>
          </w:tcPr>
          <w:p w14:paraId="4506F164" w14:textId="77777777" w:rsidR="00C50114" w:rsidRDefault="00000000">
            <w:pPr>
              <w:pStyle w:val="G3"/>
            </w:pPr>
            <w:r>
              <w:rPr>
                <w:rFonts w:hint="eastAsia"/>
              </w:rPr>
              <w:t>家家悦控股集团股份有限公司</w:t>
            </w:r>
          </w:p>
        </w:tc>
      </w:tr>
      <w:tr w:rsidR="00C50114" w14:paraId="13104DF8" w14:textId="77777777">
        <w:trPr>
          <w:trHeight w:val="397"/>
          <w:jc w:val="center"/>
        </w:trPr>
        <w:tc>
          <w:tcPr>
            <w:tcW w:w="1068" w:type="pct"/>
            <w:vAlign w:val="center"/>
          </w:tcPr>
          <w:p w14:paraId="37069DC9" w14:textId="77777777" w:rsidR="00C50114" w:rsidRDefault="00000000">
            <w:pPr>
              <w:pStyle w:val="G3"/>
              <w:rPr>
                <w:b/>
                <w:bCs/>
              </w:rPr>
            </w:pPr>
            <w:r>
              <w:rPr>
                <w:rFonts w:hint="eastAsia"/>
                <w:b/>
                <w:bCs/>
              </w:rPr>
              <w:t>法定代表人</w:t>
            </w:r>
          </w:p>
        </w:tc>
        <w:tc>
          <w:tcPr>
            <w:tcW w:w="3931" w:type="pct"/>
            <w:vAlign w:val="center"/>
          </w:tcPr>
          <w:p w14:paraId="13DFFD97" w14:textId="77777777" w:rsidR="00C50114" w:rsidRDefault="00000000">
            <w:pPr>
              <w:pStyle w:val="G3"/>
            </w:pPr>
            <w:r>
              <w:rPr>
                <w:rFonts w:hint="eastAsia"/>
              </w:rPr>
              <w:t>王培桓</w:t>
            </w:r>
          </w:p>
        </w:tc>
      </w:tr>
      <w:tr w:rsidR="00C50114" w14:paraId="4AA56359" w14:textId="77777777">
        <w:trPr>
          <w:trHeight w:val="397"/>
          <w:jc w:val="center"/>
        </w:trPr>
        <w:tc>
          <w:tcPr>
            <w:tcW w:w="1068" w:type="pct"/>
            <w:vAlign w:val="center"/>
          </w:tcPr>
          <w:p w14:paraId="738BDAD6" w14:textId="77777777" w:rsidR="00C50114" w:rsidRDefault="00000000">
            <w:pPr>
              <w:pStyle w:val="G3"/>
              <w:rPr>
                <w:b/>
                <w:bCs/>
              </w:rPr>
            </w:pPr>
            <w:r>
              <w:rPr>
                <w:rFonts w:hint="eastAsia"/>
                <w:b/>
                <w:bCs/>
              </w:rPr>
              <w:t>注册资本</w:t>
            </w:r>
          </w:p>
        </w:tc>
        <w:tc>
          <w:tcPr>
            <w:tcW w:w="3931" w:type="pct"/>
            <w:vAlign w:val="center"/>
          </w:tcPr>
          <w:p w14:paraId="57574957" w14:textId="77777777" w:rsidR="00C50114" w:rsidRDefault="00000000">
            <w:pPr>
              <w:pStyle w:val="G3"/>
              <w:rPr>
                <w:vertAlign w:val="superscript"/>
              </w:rPr>
            </w:pPr>
            <w:r>
              <w:t>9</w:t>
            </w:r>
            <w:r>
              <w:rPr>
                <w:rFonts w:hint="eastAsia"/>
              </w:rPr>
              <w:t>,</w:t>
            </w:r>
            <w:r>
              <w:t>000.00</w:t>
            </w:r>
            <w:r>
              <w:rPr>
                <w:rFonts w:hint="eastAsia"/>
              </w:rPr>
              <w:t>万元</w:t>
            </w:r>
          </w:p>
        </w:tc>
      </w:tr>
      <w:tr w:rsidR="00C50114" w14:paraId="12B2080B" w14:textId="77777777">
        <w:trPr>
          <w:trHeight w:val="397"/>
          <w:jc w:val="center"/>
        </w:trPr>
        <w:tc>
          <w:tcPr>
            <w:tcW w:w="1068" w:type="pct"/>
            <w:vAlign w:val="center"/>
          </w:tcPr>
          <w:p w14:paraId="45E137E1" w14:textId="77777777" w:rsidR="00C50114" w:rsidRDefault="00000000">
            <w:pPr>
              <w:pStyle w:val="G3"/>
              <w:rPr>
                <w:b/>
                <w:bCs/>
              </w:rPr>
            </w:pPr>
            <w:r>
              <w:rPr>
                <w:b/>
                <w:bCs/>
              </w:rPr>
              <w:t>统一社会信用代码</w:t>
            </w:r>
          </w:p>
        </w:tc>
        <w:tc>
          <w:tcPr>
            <w:tcW w:w="3931" w:type="pct"/>
            <w:vAlign w:val="center"/>
          </w:tcPr>
          <w:p w14:paraId="6C2997D0" w14:textId="77777777" w:rsidR="00C50114" w:rsidRDefault="00000000">
            <w:pPr>
              <w:pStyle w:val="G3"/>
            </w:pPr>
            <w:r>
              <w:rPr>
                <w:rFonts w:hint="eastAsia"/>
              </w:rPr>
              <w:t>91371000575487614H</w:t>
            </w:r>
          </w:p>
        </w:tc>
      </w:tr>
      <w:tr w:rsidR="00C50114" w14:paraId="448DD0E0" w14:textId="77777777">
        <w:trPr>
          <w:trHeight w:val="397"/>
          <w:jc w:val="center"/>
        </w:trPr>
        <w:tc>
          <w:tcPr>
            <w:tcW w:w="1068" w:type="pct"/>
            <w:vAlign w:val="center"/>
          </w:tcPr>
          <w:p w14:paraId="52EB3CAD" w14:textId="77777777" w:rsidR="00C50114" w:rsidRDefault="00000000">
            <w:pPr>
              <w:pStyle w:val="G3"/>
              <w:rPr>
                <w:b/>
                <w:bCs/>
              </w:rPr>
            </w:pPr>
            <w:r>
              <w:rPr>
                <w:rFonts w:hint="eastAsia"/>
                <w:b/>
                <w:bCs/>
              </w:rPr>
              <w:t>公司</w:t>
            </w:r>
            <w:r>
              <w:rPr>
                <w:b/>
                <w:bCs/>
              </w:rPr>
              <w:t>类型</w:t>
            </w:r>
          </w:p>
        </w:tc>
        <w:tc>
          <w:tcPr>
            <w:tcW w:w="3931" w:type="pct"/>
            <w:vAlign w:val="center"/>
          </w:tcPr>
          <w:p w14:paraId="258398E8" w14:textId="77777777" w:rsidR="00C50114" w:rsidRDefault="00000000">
            <w:pPr>
              <w:pStyle w:val="G3"/>
            </w:pPr>
            <w:r>
              <w:rPr>
                <w:rFonts w:hint="eastAsia"/>
              </w:rPr>
              <w:t>股份有限公司（非上市、自然人投资或控股）</w:t>
            </w:r>
          </w:p>
        </w:tc>
      </w:tr>
      <w:tr w:rsidR="00C50114" w14:paraId="04E9B404" w14:textId="77777777">
        <w:trPr>
          <w:trHeight w:val="397"/>
          <w:jc w:val="center"/>
        </w:trPr>
        <w:tc>
          <w:tcPr>
            <w:tcW w:w="1068" w:type="pct"/>
            <w:vAlign w:val="center"/>
          </w:tcPr>
          <w:p w14:paraId="0F92FDFD" w14:textId="77777777" w:rsidR="00C50114" w:rsidRDefault="00000000">
            <w:pPr>
              <w:pStyle w:val="G3"/>
              <w:rPr>
                <w:b/>
                <w:bCs/>
              </w:rPr>
            </w:pPr>
            <w:r>
              <w:rPr>
                <w:b/>
                <w:bCs/>
              </w:rPr>
              <w:t>经营范围</w:t>
            </w:r>
          </w:p>
        </w:tc>
        <w:tc>
          <w:tcPr>
            <w:tcW w:w="3931" w:type="pct"/>
            <w:vAlign w:val="center"/>
          </w:tcPr>
          <w:p w14:paraId="152699DF" w14:textId="77777777" w:rsidR="00C50114" w:rsidRDefault="00000000">
            <w:pPr>
              <w:pStyle w:val="G3"/>
            </w:pPr>
            <w:r>
              <w:rPr>
                <w:rFonts w:hint="eastAsia"/>
              </w:rPr>
              <w:t>以自有资金在国家允许范围内进行实业投资；投资咨询及策划；投资项目管理。（依法禁止的项目除外，依法须经批准的项目，经相关部门批准后方可开展经营活动）</w:t>
            </w:r>
          </w:p>
        </w:tc>
      </w:tr>
      <w:tr w:rsidR="00C50114" w14:paraId="66149675" w14:textId="77777777">
        <w:trPr>
          <w:trHeight w:val="397"/>
          <w:jc w:val="center"/>
        </w:trPr>
        <w:tc>
          <w:tcPr>
            <w:tcW w:w="1068" w:type="pct"/>
            <w:vAlign w:val="center"/>
          </w:tcPr>
          <w:p w14:paraId="14ABB32E" w14:textId="77777777" w:rsidR="00C50114" w:rsidRDefault="00000000">
            <w:pPr>
              <w:pStyle w:val="G3"/>
              <w:rPr>
                <w:b/>
                <w:bCs/>
              </w:rPr>
            </w:pPr>
            <w:r>
              <w:rPr>
                <w:rFonts w:hint="eastAsia"/>
                <w:b/>
                <w:bCs/>
              </w:rPr>
              <w:t>成立日期</w:t>
            </w:r>
          </w:p>
        </w:tc>
        <w:tc>
          <w:tcPr>
            <w:tcW w:w="3931" w:type="pct"/>
            <w:vAlign w:val="center"/>
          </w:tcPr>
          <w:p w14:paraId="1A05A841" w14:textId="77777777" w:rsidR="00C50114" w:rsidRDefault="00000000">
            <w:pPr>
              <w:pStyle w:val="G3"/>
            </w:pPr>
            <w:r>
              <w:t>2011-05-13</w:t>
            </w:r>
          </w:p>
        </w:tc>
      </w:tr>
      <w:tr w:rsidR="00C50114" w14:paraId="41FD6089" w14:textId="77777777">
        <w:trPr>
          <w:trHeight w:val="397"/>
          <w:jc w:val="center"/>
        </w:trPr>
        <w:tc>
          <w:tcPr>
            <w:tcW w:w="1068" w:type="pct"/>
            <w:vAlign w:val="center"/>
          </w:tcPr>
          <w:p w14:paraId="3EDD0655" w14:textId="77777777" w:rsidR="00C50114" w:rsidRDefault="00000000">
            <w:pPr>
              <w:pStyle w:val="G3"/>
              <w:rPr>
                <w:b/>
                <w:bCs/>
              </w:rPr>
            </w:pPr>
            <w:r>
              <w:rPr>
                <w:rFonts w:hint="eastAsia"/>
                <w:b/>
                <w:bCs/>
              </w:rPr>
              <w:t>经营</w:t>
            </w:r>
            <w:r>
              <w:rPr>
                <w:b/>
                <w:bCs/>
              </w:rPr>
              <w:t>期限</w:t>
            </w:r>
          </w:p>
        </w:tc>
        <w:tc>
          <w:tcPr>
            <w:tcW w:w="3931" w:type="pct"/>
            <w:vAlign w:val="center"/>
          </w:tcPr>
          <w:p w14:paraId="4048C013" w14:textId="77777777" w:rsidR="00C50114" w:rsidRDefault="00000000">
            <w:pPr>
              <w:pStyle w:val="G3"/>
            </w:pPr>
            <w:r>
              <w:rPr>
                <w:rFonts w:hint="eastAsia"/>
              </w:rPr>
              <w:t>2011-05-13</w:t>
            </w:r>
            <w:r>
              <w:rPr>
                <w:rFonts w:hint="eastAsia"/>
              </w:rPr>
              <w:t>至</w:t>
            </w:r>
            <w:r>
              <w:rPr>
                <w:rFonts w:hint="eastAsia"/>
              </w:rPr>
              <w:t>2061-05-13</w:t>
            </w:r>
          </w:p>
        </w:tc>
      </w:tr>
      <w:tr w:rsidR="00C50114" w14:paraId="7AEEC809" w14:textId="77777777">
        <w:trPr>
          <w:trHeight w:val="397"/>
          <w:jc w:val="center"/>
        </w:trPr>
        <w:tc>
          <w:tcPr>
            <w:tcW w:w="1068" w:type="pct"/>
            <w:vAlign w:val="center"/>
          </w:tcPr>
          <w:p w14:paraId="306D341F" w14:textId="77777777" w:rsidR="00C50114" w:rsidRDefault="00000000">
            <w:pPr>
              <w:pStyle w:val="G3"/>
              <w:rPr>
                <w:b/>
                <w:bCs/>
              </w:rPr>
            </w:pPr>
            <w:r>
              <w:rPr>
                <w:rFonts w:hint="eastAsia"/>
                <w:b/>
                <w:bCs/>
              </w:rPr>
              <w:t>注册地址</w:t>
            </w:r>
          </w:p>
        </w:tc>
        <w:tc>
          <w:tcPr>
            <w:tcW w:w="3931" w:type="pct"/>
            <w:vAlign w:val="center"/>
          </w:tcPr>
          <w:p w14:paraId="6875669F" w14:textId="77777777" w:rsidR="00C50114" w:rsidRDefault="00000000">
            <w:pPr>
              <w:pStyle w:val="G3"/>
            </w:pPr>
            <w:r>
              <w:rPr>
                <w:rFonts w:hint="eastAsia"/>
              </w:rPr>
              <w:t>威海经区香港路西、浦东路南</w:t>
            </w:r>
          </w:p>
        </w:tc>
      </w:tr>
      <w:tr w:rsidR="00C50114" w14:paraId="3AD13745" w14:textId="77777777">
        <w:trPr>
          <w:trHeight w:val="397"/>
          <w:jc w:val="center"/>
        </w:trPr>
        <w:tc>
          <w:tcPr>
            <w:tcW w:w="1068" w:type="pct"/>
            <w:vAlign w:val="center"/>
          </w:tcPr>
          <w:p w14:paraId="357CFF26" w14:textId="77777777" w:rsidR="00C50114" w:rsidRDefault="00000000">
            <w:pPr>
              <w:pStyle w:val="G3"/>
              <w:rPr>
                <w:b/>
                <w:bCs/>
              </w:rPr>
            </w:pPr>
            <w:r>
              <w:rPr>
                <w:rFonts w:hint="eastAsia"/>
                <w:b/>
                <w:bCs/>
              </w:rPr>
              <w:t>通讯地址</w:t>
            </w:r>
          </w:p>
        </w:tc>
        <w:tc>
          <w:tcPr>
            <w:tcW w:w="3931" w:type="pct"/>
            <w:vAlign w:val="center"/>
          </w:tcPr>
          <w:p w14:paraId="175534A4" w14:textId="77777777" w:rsidR="00C50114" w:rsidRDefault="00000000">
            <w:pPr>
              <w:pStyle w:val="G3"/>
            </w:pPr>
            <w:r>
              <w:rPr>
                <w:rFonts w:hint="eastAsia"/>
              </w:rPr>
              <w:t>威海经区香港路西、浦东路南</w:t>
            </w:r>
          </w:p>
        </w:tc>
      </w:tr>
    </w:tbl>
    <w:p w14:paraId="074214AE" w14:textId="77777777" w:rsidR="00C50114" w:rsidRDefault="00000000">
      <w:pPr>
        <w:pStyle w:val="G"/>
        <w:spacing w:before="156" w:after="156"/>
        <w:ind w:firstLine="480"/>
        <w:jc w:val="both"/>
      </w:pPr>
      <w:r>
        <w:rPr>
          <w:rFonts w:hint="eastAsia"/>
        </w:rPr>
        <w:t>（</w:t>
      </w:r>
      <w:r>
        <w:rPr>
          <w:rFonts w:hint="eastAsia"/>
        </w:rPr>
        <w:t>2</w:t>
      </w:r>
      <w:r>
        <w:rPr>
          <w:rFonts w:hint="eastAsia"/>
        </w:rPr>
        <w:t>）一致行动人的实际控制人</w:t>
      </w:r>
      <w:r>
        <w:rPr>
          <w:rFonts w:hint="eastAsia"/>
        </w:rPr>
        <w:t xml:space="preserve"> </w:t>
      </w:r>
    </w:p>
    <w:p w14:paraId="0D201D0C" w14:textId="77777777" w:rsidR="00C50114" w:rsidRDefault="00000000">
      <w:pPr>
        <w:pStyle w:val="G"/>
        <w:spacing w:before="156" w:after="156"/>
        <w:ind w:firstLine="480"/>
        <w:jc w:val="both"/>
      </w:pPr>
      <w:r>
        <w:rPr>
          <w:rFonts w:hint="eastAsia"/>
        </w:rPr>
        <w:t>截至本报告书签署日，王培桓持有家家悦控股</w:t>
      </w:r>
      <w:r>
        <w:rPr>
          <w:rFonts w:hint="eastAsia"/>
        </w:rPr>
        <w:t>44.56%</w:t>
      </w:r>
      <w:r>
        <w:rPr>
          <w:rFonts w:hint="eastAsia"/>
        </w:rPr>
        <w:t>股权，为鼎耘科技的实际控制人。其基本情况如下：</w:t>
      </w:r>
    </w:p>
    <w:tbl>
      <w:tblPr>
        <w:tblW w:w="4998"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018"/>
        <w:gridCol w:w="937"/>
        <w:gridCol w:w="807"/>
        <w:gridCol w:w="2318"/>
        <w:gridCol w:w="1431"/>
        <w:gridCol w:w="1762"/>
      </w:tblGrid>
      <w:tr w:rsidR="00C50114" w14:paraId="2EDDDC01" w14:textId="77777777">
        <w:trPr>
          <w:trHeight w:val="397"/>
          <w:tblHeader/>
        </w:trPr>
        <w:tc>
          <w:tcPr>
            <w:tcW w:w="615" w:type="pct"/>
            <w:vAlign w:val="center"/>
          </w:tcPr>
          <w:p w14:paraId="240713ED"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姓名</w:t>
            </w:r>
          </w:p>
        </w:tc>
        <w:tc>
          <w:tcPr>
            <w:tcW w:w="566" w:type="pct"/>
            <w:vAlign w:val="center"/>
          </w:tcPr>
          <w:p w14:paraId="3E943846" w14:textId="77777777" w:rsidR="00C50114"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曾用名</w:t>
            </w:r>
          </w:p>
        </w:tc>
        <w:tc>
          <w:tcPr>
            <w:tcW w:w="488" w:type="pct"/>
            <w:vAlign w:val="center"/>
          </w:tcPr>
          <w:p w14:paraId="573FB2B7"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国籍</w:t>
            </w:r>
          </w:p>
        </w:tc>
        <w:tc>
          <w:tcPr>
            <w:tcW w:w="1400" w:type="pct"/>
            <w:vAlign w:val="center"/>
          </w:tcPr>
          <w:p w14:paraId="41B7F5CA"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证件号码</w:t>
            </w:r>
          </w:p>
        </w:tc>
        <w:tc>
          <w:tcPr>
            <w:tcW w:w="864" w:type="pct"/>
            <w:vAlign w:val="center"/>
          </w:tcPr>
          <w:p w14:paraId="495D2205" w14:textId="77777777" w:rsidR="00C50114" w:rsidRDefault="00000000">
            <w:pPr>
              <w:spacing w:beforeLines="0" w:before="0" w:afterLines="0" w:after="0" w:line="240" w:lineRule="auto"/>
              <w:jc w:val="center"/>
              <w:textAlignment w:val="center"/>
              <w:rPr>
                <w:b/>
                <w:bCs/>
                <w:color w:val="333333"/>
                <w:sz w:val="21"/>
                <w:szCs w:val="21"/>
              </w:rPr>
            </w:pPr>
            <w:r>
              <w:rPr>
                <w:rFonts w:hint="eastAsia"/>
                <w:b/>
                <w:bCs/>
                <w:color w:val="333333"/>
                <w:sz w:val="21"/>
                <w:szCs w:val="21"/>
              </w:rPr>
              <w:t>住所地</w:t>
            </w:r>
          </w:p>
        </w:tc>
        <w:tc>
          <w:tcPr>
            <w:tcW w:w="1064" w:type="pct"/>
            <w:vAlign w:val="center"/>
          </w:tcPr>
          <w:p w14:paraId="14EEF947"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是否取得其他国家或地区居留权</w:t>
            </w:r>
          </w:p>
        </w:tc>
      </w:tr>
      <w:tr w:rsidR="00C50114" w14:paraId="668713EA" w14:textId="77777777">
        <w:trPr>
          <w:trHeight w:val="397"/>
        </w:trPr>
        <w:tc>
          <w:tcPr>
            <w:tcW w:w="615" w:type="pct"/>
            <w:vAlign w:val="center"/>
          </w:tcPr>
          <w:p w14:paraId="104DE995" w14:textId="77777777" w:rsidR="00C50114" w:rsidRDefault="00000000">
            <w:pPr>
              <w:pStyle w:val="G3"/>
              <w:jc w:val="center"/>
              <w:rPr>
                <w:color w:val="333333"/>
                <w:szCs w:val="21"/>
              </w:rPr>
            </w:pPr>
            <w:r>
              <w:rPr>
                <w:szCs w:val="21"/>
              </w:rPr>
              <w:t>王培桓</w:t>
            </w:r>
          </w:p>
        </w:tc>
        <w:tc>
          <w:tcPr>
            <w:tcW w:w="566" w:type="pct"/>
            <w:vAlign w:val="center"/>
          </w:tcPr>
          <w:p w14:paraId="1806BD17" w14:textId="77777777" w:rsidR="00C50114"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无</w:t>
            </w:r>
          </w:p>
        </w:tc>
        <w:tc>
          <w:tcPr>
            <w:tcW w:w="488" w:type="pct"/>
            <w:vAlign w:val="center"/>
          </w:tcPr>
          <w:p w14:paraId="5590EB87" w14:textId="77777777" w:rsidR="00C50114"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中国</w:t>
            </w:r>
          </w:p>
        </w:tc>
        <w:tc>
          <w:tcPr>
            <w:tcW w:w="1400" w:type="pct"/>
            <w:vAlign w:val="center"/>
          </w:tcPr>
          <w:p w14:paraId="33A88185" w14:textId="77777777" w:rsidR="00C50114" w:rsidRDefault="00000000">
            <w:pPr>
              <w:spacing w:beforeLines="0" w:before="0" w:afterLines="0" w:after="0" w:line="240" w:lineRule="auto"/>
              <w:textAlignment w:val="center"/>
              <w:rPr>
                <w:color w:val="333333"/>
                <w:sz w:val="21"/>
                <w:szCs w:val="21"/>
              </w:rPr>
            </w:pPr>
            <w:r>
              <w:rPr>
                <w:sz w:val="21"/>
                <w:szCs w:val="21"/>
              </w:rPr>
              <w:t>3706201955********</w:t>
            </w:r>
          </w:p>
        </w:tc>
        <w:tc>
          <w:tcPr>
            <w:tcW w:w="864" w:type="pct"/>
            <w:vAlign w:val="center"/>
          </w:tcPr>
          <w:p w14:paraId="627D9F3C" w14:textId="77777777" w:rsidR="00C50114"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山东省</w:t>
            </w:r>
          </w:p>
        </w:tc>
        <w:tc>
          <w:tcPr>
            <w:tcW w:w="1064" w:type="pct"/>
            <w:vAlign w:val="center"/>
          </w:tcPr>
          <w:p w14:paraId="0852AB6C" w14:textId="77777777" w:rsidR="00C50114"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否</w:t>
            </w:r>
          </w:p>
        </w:tc>
      </w:tr>
    </w:tbl>
    <w:p w14:paraId="6713F55C" w14:textId="77777777" w:rsidR="00C50114" w:rsidRDefault="00000000">
      <w:pPr>
        <w:pStyle w:val="G"/>
        <w:spacing w:before="156" w:after="156"/>
        <w:ind w:firstLine="480"/>
        <w:jc w:val="both"/>
      </w:pPr>
      <w:r>
        <w:rPr>
          <w:rFonts w:hint="eastAsia"/>
        </w:rPr>
        <w:t>王培桓先生简历如下：</w:t>
      </w:r>
    </w:p>
    <w:p w14:paraId="03B8C635" w14:textId="77777777" w:rsidR="00C50114" w:rsidRDefault="00000000">
      <w:pPr>
        <w:pStyle w:val="G"/>
        <w:spacing w:before="156" w:after="156"/>
        <w:ind w:firstLine="480"/>
        <w:jc w:val="both"/>
      </w:pPr>
      <w:r>
        <w:rPr>
          <w:rFonts w:hint="eastAsia"/>
        </w:rPr>
        <w:lastRenderedPageBreak/>
        <w:t>王培桓先生，</w:t>
      </w:r>
      <w:r>
        <w:rPr>
          <w:rFonts w:hint="eastAsia"/>
        </w:rPr>
        <w:t>1955</w:t>
      </w:r>
      <w:r>
        <w:rPr>
          <w:rFonts w:hint="eastAsia"/>
        </w:rPr>
        <w:t>年生，中国国籍，本科学历。现任家家悦集团股份有限公司董事长、总经理。历任威海糖茶酒类公司经理、党支部书记，山东省威海糖酒采购供应站董事长、总经理，山东家家悦集团有限公司董事长、总经理。</w:t>
      </w:r>
    </w:p>
    <w:p w14:paraId="6298956D" w14:textId="77777777" w:rsidR="00C50114" w:rsidRDefault="00000000">
      <w:pPr>
        <w:pStyle w:val="G0"/>
        <w:spacing w:before="156" w:after="156"/>
      </w:pPr>
      <w:r>
        <w:rPr>
          <w:rFonts w:hint="eastAsia"/>
        </w:rPr>
        <w:t>（三）一致行动人及其控股股东、实际控制人控制的核心企业和主营业务情况</w:t>
      </w:r>
    </w:p>
    <w:p w14:paraId="12A95CF4" w14:textId="77777777" w:rsidR="00C50114" w:rsidRDefault="00000000">
      <w:pPr>
        <w:pStyle w:val="G0"/>
        <w:spacing w:before="156" w:after="156"/>
        <w:ind w:firstLineChars="200" w:firstLine="482"/>
      </w:pPr>
      <w:r>
        <w:rPr>
          <w:rFonts w:hint="eastAsia"/>
        </w:rPr>
        <w:t>1</w:t>
      </w:r>
      <w:r>
        <w:rPr>
          <w:rFonts w:hint="eastAsia"/>
        </w:rPr>
        <w:t>、一致行动人所控制的核心企业及其主营业务的情况</w:t>
      </w:r>
    </w:p>
    <w:p w14:paraId="065FB4C4" w14:textId="77777777" w:rsidR="00C50114" w:rsidRDefault="00000000">
      <w:pPr>
        <w:pStyle w:val="G"/>
        <w:spacing w:before="156" w:after="156"/>
        <w:ind w:firstLine="480"/>
        <w:jc w:val="both"/>
      </w:pPr>
      <w:r>
        <w:rPr>
          <w:rFonts w:hint="eastAsia"/>
        </w:rPr>
        <w:t>截至本报告书签署日，鼎耘科技不存在对外控制企业的情况。</w:t>
      </w:r>
    </w:p>
    <w:p w14:paraId="20A6788E" w14:textId="77777777" w:rsidR="00C50114" w:rsidRDefault="00000000">
      <w:pPr>
        <w:pStyle w:val="G0"/>
        <w:spacing w:before="156" w:after="156"/>
        <w:ind w:firstLineChars="200" w:firstLine="482"/>
      </w:pPr>
      <w:r>
        <w:rPr>
          <w:rFonts w:hint="eastAsia"/>
        </w:rPr>
        <w:t>2</w:t>
      </w:r>
      <w:r>
        <w:rPr>
          <w:rFonts w:hint="eastAsia"/>
        </w:rPr>
        <w:t>、一致行动人及其控股股东、实际控制人控制的核心企业和主营业务情况</w:t>
      </w:r>
    </w:p>
    <w:p w14:paraId="2D6B9FA7" w14:textId="77777777" w:rsidR="00C50114" w:rsidRDefault="00000000">
      <w:pPr>
        <w:pStyle w:val="G"/>
        <w:spacing w:before="156" w:after="156"/>
        <w:ind w:firstLine="480"/>
        <w:jc w:val="both"/>
      </w:pPr>
      <w:r>
        <w:t>截至本报告书签署日，</w:t>
      </w:r>
      <w:r>
        <w:rPr>
          <w:rFonts w:hint="eastAsia"/>
        </w:rPr>
        <w:t>家家悦控股</w:t>
      </w:r>
      <w:r>
        <w:t>的主营业务为实业投资</w:t>
      </w:r>
      <w:r>
        <w:rPr>
          <w:rFonts w:hint="eastAsia"/>
        </w:rPr>
        <w:t>，</w:t>
      </w:r>
      <w:r>
        <w:t>除鼎耘科技外</w:t>
      </w:r>
      <w:r>
        <w:rPr>
          <w:rFonts w:hint="eastAsia"/>
        </w:rPr>
        <w:t>，家家悦控股</w:t>
      </w:r>
      <w:r>
        <w:t>控制的</w:t>
      </w:r>
      <w:r>
        <w:rPr>
          <w:rFonts w:hint="eastAsia"/>
        </w:rPr>
        <w:t>其他</w:t>
      </w:r>
      <w:r>
        <w:t>核心企业及主营业务情况如下</w:t>
      </w:r>
      <w:r>
        <w:rPr>
          <w:rFonts w:hint="eastAsia"/>
        </w:rPr>
        <w:t>：</w:t>
      </w:r>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622"/>
        <w:gridCol w:w="1663"/>
        <w:gridCol w:w="1281"/>
        <w:gridCol w:w="1336"/>
        <w:gridCol w:w="3374"/>
      </w:tblGrid>
      <w:tr w:rsidR="00C50114" w14:paraId="6FBF7EC1" w14:textId="77777777">
        <w:trPr>
          <w:trHeight w:val="397"/>
          <w:tblHeader/>
        </w:trPr>
        <w:tc>
          <w:tcPr>
            <w:tcW w:w="403" w:type="pct"/>
            <w:tcBorders>
              <w:bottom w:val="single" w:sz="4" w:space="0" w:color="auto"/>
              <w:right w:val="single" w:sz="4" w:space="0" w:color="auto"/>
            </w:tcBorders>
            <w:vAlign w:val="center"/>
          </w:tcPr>
          <w:p w14:paraId="14D888C3" w14:textId="77777777" w:rsidR="00C50114" w:rsidRDefault="00000000">
            <w:pPr>
              <w:pStyle w:val="G3"/>
              <w:jc w:val="center"/>
              <w:rPr>
                <w:b/>
                <w:bCs/>
              </w:rPr>
            </w:pPr>
            <w:r>
              <w:rPr>
                <w:rFonts w:hint="eastAsia"/>
                <w:b/>
                <w:bCs/>
              </w:rPr>
              <w:t>序号</w:t>
            </w:r>
          </w:p>
        </w:tc>
        <w:tc>
          <w:tcPr>
            <w:tcW w:w="1032" w:type="pct"/>
            <w:tcBorders>
              <w:left w:val="single" w:sz="4" w:space="0" w:color="auto"/>
              <w:bottom w:val="single" w:sz="4" w:space="0" w:color="auto"/>
              <w:right w:val="single" w:sz="4" w:space="0" w:color="auto"/>
            </w:tcBorders>
            <w:vAlign w:val="center"/>
          </w:tcPr>
          <w:p w14:paraId="52035211" w14:textId="77777777" w:rsidR="00C50114" w:rsidRDefault="00000000">
            <w:pPr>
              <w:pStyle w:val="G3"/>
              <w:jc w:val="center"/>
              <w:rPr>
                <w:b/>
                <w:bCs/>
              </w:rPr>
            </w:pPr>
            <w:r>
              <w:rPr>
                <w:rFonts w:hint="eastAsia"/>
                <w:b/>
                <w:bCs/>
              </w:rPr>
              <w:t>企业名称</w:t>
            </w:r>
          </w:p>
        </w:tc>
        <w:tc>
          <w:tcPr>
            <w:tcW w:w="801" w:type="pct"/>
            <w:tcBorders>
              <w:left w:val="single" w:sz="4" w:space="0" w:color="auto"/>
              <w:bottom w:val="single" w:sz="4" w:space="0" w:color="auto"/>
              <w:right w:val="single" w:sz="4" w:space="0" w:color="auto"/>
            </w:tcBorders>
            <w:vAlign w:val="center"/>
          </w:tcPr>
          <w:p w14:paraId="64703CFA" w14:textId="77777777" w:rsidR="00C50114" w:rsidRDefault="00000000">
            <w:pPr>
              <w:pStyle w:val="G3"/>
              <w:jc w:val="center"/>
              <w:rPr>
                <w:b/>
                <w:bCs/>
              </w:rPr>
            </w:pPr>
            <w:r>
              <w:rPr>
                <w:rFonts w:hint="eastAsia"/>
                <w:b/>
                <w:bCs/>
              </w:rPr>
              <w:t>注册资本（万元）</w:t>
            </w:r>
          </w:p>
        </w:tc>
        <w:tc>
          <w:tcPr>
            <w:tcW w:w="698" w:type="pct"/>
            <w:tcBorders>
              <w:left w:val="single" w:sz="4" w:space="0" w:color="auto"/>
              <w:bottom w:val="single" w:sz="4" w:space="0" w:color="auto"/>
              <w:right w:val="single" w:sz="4" w:space="0" w:color="auto"/>
            </w:tcBorders>
            <w:vAlign w:val="center"/>
          </w:tcPr>
          <w:p w14:paraId="40E024C0" w14:textId="77777777" w:rsidR="00C50114" w:rsidRDefault="00000000">
            <w:pPr>
              <w:pStyle w:val="G3"/>
              <w:jc w:val="center"/>
              <w:rPr>
                <w:b/>
                <w:bCs/>
              </w:rPr>
            </w:pPr>
            <w:r>
              <w:rPr>
                <w:rFonts w:hint="eastAsia"/>
                <w:b/>
                <w:bCs/>
              </w:rPr>
              <w:t>持股比例</w:t>
            </w:r>
          </w:p>
        </w:tc>
        <w:tc>
          <w:tcPr>
            <w:tcW w:w="2065" w:type="pct"/>
            <w:tcBorders>
              <w:left w:val="single" w:sz="4" w:space="0" w:color="auto"/>
              <w:bottom w:val="single" w:sz="4" w:space="0" w:color="auto"/>
            </w:tcBorders>
            <w:vAlign w:val="center"/>
          </w:tcPr>
          <w:p w14:paraId="71EEC319" w14:textId="77777777" w:rsidR="00C50114" w:rsidRDefault="00000000">
            <w:pPr>
              <w:pStyle w:val="G3"/>
              <w:jc w:val="center"/>
              <w:rPr>
                <w:b/>
                <w:bCs/>
              </w:rPr>
            </w:pPr>
            <w:r>
              <w:rPr>
                <w:rFonts w:hint="eastAsia"/>
                <w:b/>
                <w:bCs/>
              </w:rPr>
              <w:t>主营业务</w:t>
            </w:r>
          </w:p>
        </w:tc>
      </w:tr>
      <w:tr w:rsidR="00C50114" w14:paraId="57246F26" w14:textId="77777777">
        <w:trPr>
          <w:trHeight w:val="397"/>
        </w:trPr>
        <w:tc>
          <w:tcPr>
            <w:tcW w:w="403" w:type="pct"/>
            <w:tcBorders>
              <w:top w:val="single" w:sz="4" w:space="0" w:color="auto"/>
              <w:bottom w:val="single" w:sz="4" w:space="0" w:color="auto"/>
              <w:right w:val="single" w:sz="4" w:space="0" w:color="auto"/>
            </w:tcBorders>
            <w:vAlign w:val="center"/>
          </w:tcPr>
          <w:p w14:paraId="206EA8E0" w14:textId="77777777" w:rsidR="00C50114" w:rsidRDefault="00000000">
            <w:pPr>
              <w:pStyle w:val="G3"/>
              <w:jc w:val="center"/>
            </w:pPr>
            <w:r>
              <w:t>1</w:t>
            </w:r>
          </w:p>
        </w:tc>
        <w:tc>
          <w:tcPr>
            <w:tcW w:w="1032" w:type="pct"/>
            <w:tcBorders>
              <w:top w:val="single" w:sz="4" w:space="0" w:color="auto"/>
              <w:left w:val="single" w:sz="4" w:space="0" w:color="auto"/>
              <w:bottom w:val="single" w:sz="4" w:space="0" w:color="auto"/>
              <w:right w:val="single" w:sz="4" w:space="0" w:color="auto"/>
            </w:tcBorders>
            <w:vAlign w:val="center"/>
          </w:tcPr>
          <w:p w14:paraId="50516F78" w14:textId="77777777" w:rsidR="00C50114" w:rsidRDefault="00000000">
            <w:pPr>
              <w:pStyle w:val="G3"/>
            </w:pPr>
            <w:r>
              <w:rPr>
                <w:rFonts w:hint="eastAsia"/>
              </w:rPr>
              <w:t>山东鼎云科技创新有限公司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5F2E1D1E" w14:textId="77777777" w:rsidR="00C50114" w:rsidRDefault="00000000">
            <w:pPr>
              <w:pStyle w:val="G3"/>
              <w:jc w:val="right"/>
            </w:pPr>
            <w:r>
              <w:t>10,000</w:t>
            </w:r>
          </w:p>
        </w:tc>
        <w:tc>
          <w:tcPr>
            <w:tcW w:w="698" w:type="pct"/>
            <w:tcBorders>
              <w:top w:val="single" w:sz="4" w:space="0" w:color="auto"/>
              <w:left w:val="single" w:sz="4" w:space="0" w:color="auto"/>
              <w:bottom w:val="single" w:sz="4" w:space="0" w:color="auto"/>
              <w:right w:val="single" w:sz="4" w:space="0" w:color="auto"/>
            </w:tcBorders>
            <w:vAlign w:val="center"/>
          </w:tcPr>
          <w:p w14:paraId="071FEF87" w14:textId="77777777" w:rsidR="00C50114"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6F34C989" w14:textId="77777777" w:rsidR="00C50114" w:rsidRDefault="00000000">
            <w:pPr>
              <w:pStyle w:val="G3"/>
            </w:pPr>
            <w:r>
              <w:rPr>
                <w:rFonts w:hint="eastAsia"/>
              </w:rPr>
              <w:t>信息技术咨询服务；技术服务、技术开发、技术咨询、技术交流、技术转让、技术推广</w:t>
            </w:r>
          </w:p>
        </w:tc>
      </w:tr>
      <w:tr w:rsidR="00C50114" w14:paraId="786FA1FE" w14:textId="77777777">
        <w:trPr>
          <w:trHeight w:val="397"/>
        </w:trPr>
        <w:tc>
          <w:tcPr>
            <w:tcW w:w="403" w:type="pct"/>
            <w:tcBorders>
              <w:top w:val="single" w:sz="4" w:space="0" w:color="auto"/>
              <w:bottom w:val="single" w:sz="4" w:space="0" w:color="auto"/>
              <w:right w:val="single" w:sz="4" w:space="0" w:color="auto"/>
            </w:tcBorders>
            <w:vAlign w:val="center"/>
          </w:tcPr>
          <w:p w14:paraId="2BC8F1AD" w14:textId="77777777" w:rsidR="00C50114" w:rsidRDefault="00000000">
            <w:pPr>
              <w:pStyle w:val="G3"/>
              <w:jc w:val="center"/>
            </w:pPr>
            <w:r>
              <w:t>2</w:t>
            </w:r>
          </w:p>
        </w:tc>
        <w:tc>
          <w:tcPr>
            <w:tcW w:w="1032" w:type="pct"/>
            <w:tcBorders>
              <w:top w:val="single" w:sz="4" w:space="0" w:color="auto"/>
              <w:left w:val="single" w:sz="4" w:space="0" w:color="auto"/>
              <w:bottom w:val="single" w:sz="4" w:space="0" w:color="auto"/>
              <w:right w:val="single" w:sz="4" w:space="0" w:color="auto"/>
            </w:tcBorders>
            <w:vAlign w:val="center"/>
          </w:tcPr>
          <w:p w14:paraId="56EC50C3" w14:textId="77777777" w:rsidR="00C50114" w:rsidRDefault="00000000">
            <w:pPr>
              <w:pStyle w:val="G3"/>
            </w:pPr>
            <w:r>
              <w:rPr>
                <w:rFonts w:hint="eastAsia"/>
              </w:rPr>
              <w:t>威海家家悦房地产开发有限公司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42E33DA7" w14:textId="77777777" w:rsidR="00C50114" w:rsidRDefault="00000000">
            <w:pPr>
              <w:pStyle w:val="G3"/>
              <w:jc w:val="right"/>
            </w:pPr>
            <w:r>
              <w:t>3,000</w:t>
            </w:r>
          </w:p>
        </w:tc>
        <w:tc>
          <w:tcPr>
            <w:tcW w:w="698" w:type="pct"/>
            <w:tcBorders>
              <w:top w:val="single" w:sz="4" w:space="0" w:color="auto"/>
              <w:left w:val="single" w:sz="4" w:space="0" w:color="auto"/>
              <w:bottom w:val="single" w:sz="4" w:space="0" w:color="auto"/>
              <w:right w:val="single" w:sz="4" w:space="0" w:color="auto"/>
            </w:tcBorders>
            <w:vAlign w:val="center"/>
          </w:tcPr>
          <w:p w14:paraId="22C11054" w14:textId="77777777" w:rsidR="00C50114"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639C2621" w14:textId="77777777" w:rsidR="00C50114" w:rsidRDefault="00000000">
            <w:pPr>
              <w:pStyle w:val="G3"/>
            </w:pPr>
            <w:r>
              <w:rPr>
                <w:rFonts w:hint="eastAsia"/>
              </w:rPr>
              <w:t>凭资质从事房地产开发与销售，项目管理，建设工程咨询</w:t>
            </w:r>
          </w:p>
        </w:tc>
      </w:tr>
      <w:tr w:rsidR="00C50114" w14:paraId="689C5D5B" w14:textId="77777777">
        <w:trPr>
          <w:trHeight w:val="397"/>
        </w:trPr>
        <w:tc>
          <w:tcPr>
            <w:tcW w:w="403" w:type="pct"/>
            <w:tcBorders>
              <w:top w:val="single" w:sz="4" w:space="0" w:color="auto"/>
              <w:bottom w:val="single" w:sz="4" w:space="0" w:color="auto"/>
              <w:right w:val="single" w:sz="4" w:space="0" w:color="auto"/>
            </w:tcBorders>
            <w:vAlign w:val="center"/>
          </w:tcPr>
          <w:p w14:paraId="6DA67D97" w14:textId="77777777" w:rsidR="00C50114" w:rsidRDefault="00000000">
            <w:pPr>
              <w:pStyle w:val="G3"/>
              <w:jc w:val="center"/>
            </w:pPr>
            <w:r>
              <w:t>3</w:t>
            </w:r>
          </w:p>
        </w:tc>
        <w:tc>
          <w:tcPr>
            <w:tcW w:w="1032" w:type="pct"/>
            <w:tcBorders>
              <w:top w:val="single" w:sz="4" w:space="0" w:color="auto"/>
              <w:left w:val="single" w:sz="4" w:space="0" w:color="auto"/>
              <w:bottom w:val="single" w:sz="4" w:space="0" w:color="auto"/>
              <w:right w:val="single" w:sz="4" w:space="0" w:color="auto"/>
            </w:tcBorders>
            <w:vAlign w:val="center"/>
          </w:tcPr>
          <w:p w14:paraId="272CEE7C" w14:textId="77777777" w:rsidR="00C50114" w:rsidRDefault="00000000">
            <w:pPr>
              <w:pStyle w:val="G3"/>
            </w:pPr>
            <w:r>
              <w:rPr>
                <w:rFonts w:hint="eastAsia"/>
              </w:rPr>
              <w:t>威海信悦物业服务有限公司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01C5E2CB" w14:textId="77777777" w:rsidR="00C50114" w:rsidRDefault="00000000">
            <w:pPr>
              <w:pStyle w:val="G3"/>
              <w:jc w:val="right"/>
            </w:pPr>
            <w:r>
              <w:t>100</w:t>
            </w:r>
          </w:p>
        </w:tc>
        <w:tc>
          <w:tcPr>
            <w:tcW w:w="698" w:type="pct"/>
            <w:tcBorders>
              <w:top w:val="single" w:sz="4" w:space="0" w:color="auto"/>
              <w:left w:val="single" w:sz="4" w:space="0" w:color="auto"/>
              <w:bottom w:val="single" w:sz="4" w:space="0" w:color="auto"/>
              <w:right w:val="single" w:sz="4" w:space="0" w:color="auto"/>
            </w:tcBorders>
            <w:vAlign w:val="center"/>
          </w:tcPr>
          <w:p w14:paraId="1F9A2DC3" w14:textId="77777777" w:rsidR="00C50114"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78DA452A" w14:textId="77777777" w:rsidR="00C50114" w:rsidRDefault="00000000">
            <w:pPr>
              <w:pStyle w:val="G3"/>
            </w:pPr>
            <w:r>
              <w:rPr>
                <w:rFonts w:hint="eastAsia"/>
              </w:rPr>
              <w:t>凭资质从事物业管理服务、小区绿化、房屋修缮；家政服务；房屋租赁</w:t>
            </w:r>
          </w:p>
        </w:tc>
      </w:tr>
      <w:tr w:rsidR="00C50114" w14:paraId="0CE53488" w14:textId="77777777">
        <w:trPr>
          <w:trHeight w:val="397"/>
        </w:trPr>
        <w:tc>
          <w:tcPr>
            <w:tcW w:w="403" w:type="pct"/>
            <w:tcBorders>
              <w:top w:val="single" w:sz="4" w:space="0" w:color="auto"/>
              <w:bottom w:val="single" w:sz="4" w:space="0" w:color="auto"/>
              <w:right w:val="single" w:sz="4" w:space="0" w:color="auto"/>
            </w:tcBorders>
            <w:vAlign w:val="center"/>
          </w:tcPr>
          <w:p w14:paraId="51B66B10" w14:textId="77777777" w:rsidR="00C50114" w:rsidRDefault="00000000">
            <w:pPr>
              <w:pStyle w:val="G3"/>
              <w:jc w:val="center"/>
            </w:pPr>
            <w:r>
              <w:t>4</w:t>
            </w:r>
          </w:p>
        </w:tc>
        <w:tc>
          <w:tcPr>
            <w:tcW w:w="1032" w:type="pct"/>
            <w:tcBorders>
              <w:top w:val="single" w:sz="4" w:space="0" w:color="auto"/>
              <w:left w:val="single" w:sz="4" w:space="0" w:color="auto"/>
              <w:bottom w:val="single" w:sz="4" w:space="0" w:color="auto"/>
              <w:right w:val="single" w:sz="4" w:space="0" w:color="auto"/>
            </w:tcBorders>
            <w:vAlign w:val="center"/>
          </w:tcPr>
          <w:p w14:paraId="5E361A14" w14:textId="77777777" w:rsidR="00C50114" w:rsidRDefault="00000000">
            <w:pPr>
              <w:pStyle w:val="G3"/>
            </w:pPr>
            <w:r>
              <w:rPr>
                <w:rFonts w:hint="eastAsia"/>
              </w:rPr>
              <w:t>威海九龙晟酒店管理有限公司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5C93663A" w14:textId="77777777" w:rsidR="00C50114" w:rsidRDefault="00000000">
            <w:pPr>
              <w:pStyle w:val="G3"/>
              <w:jc w:val="right"/>
            </w:pPr>
            <w:r>
              <w:t>200</w:t>
            </w:r>
          </w:p>
        </w:tc>
        <w:tc>
          <w:tcPr>
            <w:tcW w:w="698" w:type="pct"/>
            <w:tcBorders>
              <w:top w:val="single" w:sz="4" w:space="0" w:color="auto"/>
              <w:left w:val="single" w:sz="4" w:space="0" w:color="auto"/>
              <w:bottom w:val="single" w:sz="4" w:space="0" w:color="auto"/>
              <w:right w:val="single" w:sz="4" w:space="0" w:color="auto"/>
            </w:tcBorders>
            <w:vAlign w:val="center"/>
          </w:tcPr>
          <w:p w14:paraId="1DC5ADAB" w14:textId="77777777" w:rsidR="00C50114"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43A4307E" w14:textId="77777777" w:rsidR="00C50114" w:rsidRDefault="00000000">
            <w:pPr>
              <w:pStyle w:val="G3"/>
            </w:pPr>
            <w:r>
              <w:rPr>
                <w:rFonts w:hint="eastAsia"/>
              </w:rPr>
              <w:t>酒店管理；中餐类制售，住宿，卷烟、雪茄烟的零售；会议服务、展览展示服务；公关活动组织策划、企业营销策划</w:t>
            </w:r>
          </w:p>
        </w:tc>
      </w:tr>
      <w:tr w:rsidR="00C50114" w14:paraId="1CDA2D09" w14:textId="77777777">
        <w:trPr>
          <w:trHeight w:val="397"/>
        </w:trPr>
        <w:tc>
          <w:tcPr>
            <w:tcW w:w="403" w:type="pct"/>
            <w:tcBorders>
              <w:top w:val="single" w:sz="4" w:space="0" w:color="auto"/>
              <w:bottom w:val="single" w:sz="4" w:space="0" w:color="auto"/>
              <w:right w:val="single" w:sz="4" w:space="0" w:color="auto"/>
            </w:tcBorders>
            <w:vAlign w:val="center"/>
          </w:tcPr>
          <w:p w14:paraId="501D0851" w14:textId="77777777" w:rsidR="00C50114" w:rsidRDefault="00000000">
            <w:pPr>
              <w:pStyle w:val="G3"/>
              <w:jc w:val="center"/>
            </w:pPr>
            <w:r>
              <w:t>5</w:t>
            </w:r>
          </w:p>
        </w:tc>
        <w:tc>
          <w:tcPr>
            <w:tcW w:w="1032" w:type="pct"/>
            <w:tcBorders>
              <w:top w:val="single" w:sz="4" w:space="0" w:color="auto"/>
              <w:left w:val="single" w:sz="4" w:space="0" w:color="auto"/>
              <w:bottom w:val="single" w:sz="4" w:space="0" w:color="auto"/>
              <w:right w:val="single" w:sz="4" w:space="0" w:color="auto"/>
            </w:tcBorders>
            <w:vAlign w:val="center"/>
          </w:tcPr>
          <w:p w14:paraId="04D4ED23" w14:textId="77777777" w:rsidR="00C50114" w:rsidRDefault="00000000">
            <w:pPr>
              <w:pStyle w:val="G3"/>
            </w:pPr>
            <w:r>
              <w:rPr>
                <w:rFonts w:hint="eastAsia"/>
              </w:rPr>
              <w:t>荣成九龙晟酒店管理有限公司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779A05CB" w14:textId="77777777" w:rsidR="00C50114" w:rsidRDefault="00000000">
            <w:pPr>
              <w:pStyle w:val="G3"/>
              <w:jc w:val="right"/>
            </w:pPr>
            <w:r>
              <w:t>300</w:t>
            </w:r>
          </w:p>
        </w:tc>
        <w:tc>
          <w:tcPr>
            <w:tcW w:w="698" w:type="pct"/>
            <w:tcBorders>
              <w:top w:val="single" w:sz="4" w:space="0" w:color="auto"/>
              <w:left w:val="single" w:sz="4" w:space="0" w:color="auto"/>
              <w:bottom w:val="single" w:sz="4" w:space="0" w:color="auto"/>
              <w:right w:val="single" w:sz="4" w:space="0" w:color="auto"/>
            </w:tcBorders>
            <w:vAlign w:val="center"/>
          </w:tcPr>
          <w:p w14:paraId="6ADD31C8" w14:textId="77777777" w:rsidR="00C50114"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42CBBB38" w14:textId="77777777" w:rsidR="00C50114" w:rsidRDefault="00000000">
            <w:pPr>
              <w:pStyle w:val="G3"/>
            </w:pPr>
            <w:r>
              <w:rPr>
                <w:rFonts w:hint="eastAsia"/>
              </w:rPr>
              <w:t>许可项目：餐饮服务；食品经营；食品生产；住宿服务；烟草制品零售</w:t>
            </w:r>
          </w:p>
        </w:tc>
      </w:tr>
      <w:tr w:rsidR="00C50114" w14:paraId="3C6571BB" w14:textId="77777777">
        <w:trPr>
          <w:trHeight w:val="397"/>
        </w:trPr>
        <w:tc>
          <w:tcPr>
            <w:tcW w:w="403" w:type="pct"/>
            <w:tcBorders>
              <w:top w:val="single" w:sz="4" w:space="0" w:color="auto"/>
              <w:bottom w:val="single" w:sz="4" w:space="0" w:color="auto"/>
              <w:right w:val="single" w:sz="4" w:space="0" w:color="auto"/>
            </w:tcBorders>
            <w:vAlign w:val="center"/>
          </w:tcPr>
          <w:p w14:paraId="78FE7600" w14:textId="77777777" w:rsidR="00C50114" w:rsidRDefault="00000000">
            <w:pPr>
              <w:pStyle w:val="G3"/>
              <w:jc w:val="center"/>
            </w:pPr>
            <w:r>
              <w:t>6</w:t>
            </w:r>
          </w:p>
        </w:tc>
        <w:tc>
          <w:tcPr>
            <w:tcW w:w="1032" w:type="pct"/>
            <w:tcBorders>
              <w:top w:val="single" w:sz="4" w:space="0" w:color="auto"/>
              <w:left w:val="single" w:sz="4" w:space="0" w:color="auto"/>
              <w:bottom w:val="single" w:sz="4" w:space="0" w:color="auto"/>
              <w:right w:val="single" w:sz="4" w:space="0" w:color="auto"/>
            </w:tcBorders>
            <w:vAlign w:val="center"/>
          </w:tcPr>
          <w:p w14:paraId="5501E5FE" w14:textId="77777777" w:rsidR="00C50114" w:rsidRDefault="00000000">
            <w:pPr>
              <w:pStyle w:val="G3"/>
            </w:pPr>
            <w:r>
              <w:rPr>
                <w:rFonts w:hint="eastAsia"/>
              </w:rPr>
              <w:t>威海九龙城休闲购物广场有限公司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44E13530" w14:textId="77777777" w:rsidR="00C50114"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0EC24C34" w14:textId="77777777" w:rsidR="00C50114"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4EF23198" w14:textId="77777777" w:rsidR="00C50114" w:rsidRDefault="00000000">
            <w:pPr>
              <w:pStyle w:val="G3"/>
            </w:pPr>
            <w:r>
              <w:rPr>
                <w:rFonts w:hint="eastAsia"/>
              </w:rPr>
              <w:t>房地产的开发、销售、租赁服务；会议及展览服务；企业形象策划服务；停车场收费管理</w:t>
            </w:r>
          </w:p>
        </w:tc>
      </w:tr>
      <w:tr w:rsidR="00C50114" w14:paraId="2BEABF48" w14:textId="77777777">
        <w:trPr>
          <w:trHeight w:val="397"/>
        </w:trPr>
        <w:tc>
          <w:tcPr>
            <w:tcW w:w="403" w:type="pct"/>
            <w:tcBorders>
              <w:top w:val="single" w:sz="4" w:space="0" w:color="auto"/>
              <w:bottom w:val="single" w:sz="4" w:space="0" w:color="auto"/>
              <w:right w:val="single" w:sz="4" w:space="0" w:color="auto"/>
            </w:tcBorders>
            <w:vAlign w:val="center"/>
          </w:tcPr>
          <w:p w14:paraId="1AC8E0C9" w14:textId="77777777" w:rsidR="00C50114" w:rsidRDefault="00000000">
            <w:pPr>
              <w:pStyle w:val="G3"/>
              <w:jc w:val="center"/>
            </w:pPr>
            <w:r>
              <w:t>7</w:t>
            </w:r>
          </w:p>
        </w:tc>
        <w:tc>
          <w:tcPr>
            <w:tcW w:w="1032" w:type="pct"/>
            <w:tcBorders>
              <w:top w:val="single" w:sz="4" w:space="0" w:color="auto"/>
              <w:left w:val="single" w:sz="4" w:space="0" w:color="auto"/>
              <w:bottom w:val="single" w:sz="4" w:space="0" w:color="auto"/>
              <w:right w:val="single" w:sz="4" w:space="0" w:color="auto"/>
            </w:tcBorders>
            <w:vAlign w:val="center"/>
          </w:tcPr>
          <w:p w14:paraId="27644E4C" w14:textId="77777777" w:rsidR="00C50114" w:rsidRDefault="00000000">
            <w:pPr>
              <w:pStyle w:val="G3"/>
            </w:pPr>
            <w:r>
              <w:rPr>
                <w:rFonts w:hint="eastAsia"/>
              </w:rPr>
              <w:t>威海信悦投资管理有限公司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4E1C73D4" w14:textId="77777777" w:rsidR="00C50114"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34946B07" w14:textId="77777777" w:rsidR="00C50114"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3CDAAB4F" w14:textId="77777777" w:rsidR="00C50114" w:rsidRDefault="00000000">
            <w:pPr>
              <w:pStyle w:val="G3"/>
            </w:pPr>
            <w:r>
              <w:rPr>
                <w:rFonts w:hint="eastAsia"/>
              </w:rPr>
              <w:t>以自有资金对批发零售业、金融业、房地产业进行投资</w:t>
            </w:r>
          </w:p>
        </w:tc>
      </w:tr>
      <w:tr w:rsidR="00C50114" w14:paraId="347C8B48" w14:textId="77777777">
        <w:trPr>
          <w:trHeight w:val="397"/>
        </w:trPr>
        <w:tc>
          <w:tcPr>
            <w:tcW w:w="403" w:type="pct"/>
            <w:tcBorders>
              <w:top w:val="single" w:sz="4" w:space="0" w:color="auto"/>
              <w:bottom w:val="single" w:sz="4" w:space="0" w:color="auto"/>
              <w:right w:val="single" w:sz="4" w:space="0" w:color="auto"/>
            </w:tcBorders>
            <w:vAlign w:val="center"/>
          </w:tcPr>
          <w:p w14:paraId="67B8EEDE" w14:textId="77777777" w:rsidR="00C50114" w:rsidRDefault="00000000">
            <w:pPr>
              <w:pStyle w:val="G3"/>
              <w:jc w:val="center"/>
            </w:pPr>
            <w:r>
              <w:t>8</w:t>
            </w:r>
          </w:p>
        </w:tc>
        <w:tc>
          <w:tcPr>
            <w:tcW w:w="1032" w:type="pct"/>
            <w:tcBorders>
              <w:top w:val="single" w:sz="4" w:space="0" w:color="auto"/>
              <w:left w:val="single" w:sz="4" w:space="0" w:color="auto"/>
              <w:bottom w:val="single" w:sz="4" w:space="0" w:color="auto"/>
              <w:right w:val="single" w:sz="4" w:space="0" w:color="auto"/>
            </w:tcBorders>
            <w:vAlign w:val="center"/>
          </w:tcPr>
          <w:p w14:paraId="3CB09FF4" w14:textId="77777777" w:rsidR="00C50114" w:rsidRDefault="00000000">
            <w:pPr>
              <w:pStyle w:val="G3"/>
            </w:pPr>
            <w:r>
              <w:rPr>
                <w:rFonts w:hint="eastAsia"/>
              </w:rPr>
              <w:t>山东易思凯斯企业管理有限公司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5EF51D4B" w14:textId="77777777" w:rsidR="00C50114"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7C71B549" w14:textId="77777777" w:rsidR="00C50114" w:rsidRDefault="00000000">
            <w:pPr>
              <w:pStyle w:val="G3"/>
              <w:jc w:val="right"/>
            </w:pPr>
            <w:r>
              <w:t>90%</w:t>
            </w:r>
          </w:p>
        </w:tc>
        <w:tc>
          <w:tcPr>
            <w:tcW w:w="2065" w:type="pct"/>
            <w:tcBorders>
              <w:top w:val="single" w:sz="4" w:space="0" w:color="auto"/>
              <w:left w:val="single" w:sz="4" w:space="0" w:color="auto"/>
              <w:bottom w:val="single" w:sz="4" w:space="0" w:color="auto"/>
            </w:tcBorders>
            <w:vAlign w:val="center"/>
          </w:tcPr>
          <w:p w14:paraId="3144B911" w14:textId="77777777" w:rsidR="00C50114" w:rsidRDefault="00000000">
            <w:pPr>
              <w:pStyle w:val="G3"/>
            </w:pPr>
            <w:r>
              <w:rPr>
                <w:rFonts w:hint="eastAsia"/>
              </w:rPr>
              <w:t>许可项目：食品生产；食品经营；餐饮服务；食品互联网销售</w:t>
            </w:r>
          </w:p>
        </w:tc>
      </w:tr>
      <w:tr w:rsidR="00C50114" w14:paraId="4C02AB25" w14:textId="77777777">
        <w:trPr>
          <w:trHeight w:val="397"/>
        </w:trPr>
        <w:tc>
          <w:tcPr>
            <w:tcW w:w="403" w:type="pct"/>
            <w:tcBorders>
              <w:top w:val="single" w:sz="4" w:space="0" w:color="auto"/>
              <w:bottom w:val="single" w:sz="4" w:space="0" w:color="auto"/>
              <w:right w:val="single" w:sz="4" w:space="0" w:color="auto"/>
            </w:tcBorders>
            <w:vAlign w:val="center"/>
          </w:tcPr>
          <w:p w14:paraId="28F81549" w14:textId="77777777" w:rsidR="00C50114" w:rsidRDefault="00000000">
            <w:pPr>
              <w:pStyle w:val="G3"/>
              <w:jc w:val="center"/>
            </w:pPr>
            <w:r>
              <w:t>9</w:t>
            </w:r>
          </w:p>
        </w:tc>
        <w:tc>
          <w:tcPr>
            <w:tcW w:w="1032" w:type="pct"/>
            <w:tcBorders>
              <w:top w:val="single" w:sz="4" w:space="0" w:color="auto"/>
              <w:left w:val="single" w:sz="4" w:space="0" w:color="auto"/>
              <w:bottom w:val="single" w:sz="4" w:space="0" w:color="auto"/>
              <w:right w:val="single" w:sz="4" w:space="0" w:color="auto"/>
            </w:tcBorders>
            <w:vAlign w:val="center"/>
          </w:tcPr>
          <w:p w14:paraId="505559F9" w14:textId="77777777" w:rsidR="00C50114" w:rsidRDefault="00000000">
            <w:pPr>
              <w:pStyle w:val="G3"/>
            </w:pPr>
            <w:r>
              <w:rPr>
                <w:rFonts w:hint="eastAsia"/>
              </w:rPr>
              <w:t>家家悦集团股份有限公司（</w:t>
            </w:r>
            <w:r>
              <w:t>603708.SH</w:t>
            </w:r>
            <w:r>
              <w:rPr>
                <w:rFonts w:hint="eastAsia"/>
              </w:rPr>
              <w:t>）</w:t>
            </w:r>
          </w:p>
        </w:tc>
        <w:tc>
          <w:tcPr>
            <w:tcW w:w="801" w:type="pct"/>
            <w:tcBorders>
              <w:top w:val="single" w:sz="4" w:space="0" w:color="auto"/>
              <w:left w:val="single" w:sz="4" w:space="0" w:color="auto"/>
              <w:bottom w:val="single" w:sz="4" w:space="0" w:color="auto"/>
              <w:right w:val="single" w:sz="4" w:space="0" w:color="auto"/>
            </w:tcBorders>
            <w:vAlign w:val="center"/>
          </w:tcPr>
          <w:p w14:paraId="75699818" w14:textId="77777777" w:rsidR="00C50114" w:rsidRDefault="00000000">
            <w:pPr>
              <w:pStyle w:val="G3"/>
              <w:jc w:val="right"/>
            </w:pPr>
            <w:r>
              <w:t>64,733.67</w:t>
            </w:r>
          </w:p>
        </w:tc>
        <w:tc>
          <w:tcPr>
            <w:tcW w:w="698" w:type="pct"/>
            <w:tcBorders>
              <w:top w:val="single" w:sz="4" w:space="0" w:color="auto"/>
              <w:left w:val="single" w:sz="4" w:space="0" w:color="auto"/>
              <w:bottom w:val="single" w:sz="4" w:space="0" w:color="auto"/>
              <w:right w:val="single" w:sz="4" w:space="0" w:color="auto"/>
            </w:tcBorders>
            <w:vAlign w:val="center"/>
          </w:tcPr>
          <w:p w14:paraId="6EFCCD79" w14:textId="77777777" w:rsidR="00C50114" w:rsidRDefault="00000000">
            <w:pPr>
              <w:pStyle w:val="G3"/>
              <w:jc w:val="right"/>
            </w:pPr>
            <w:del w:id="72" w:author="猫猫" w:date="2025-11-18T11:32:00Z">
              <w:r>
                <w:delText>62.07</w:delText>
              </w:r>
            </w:del>
            <w:ins w:id="73" w:author="猫猫" w:date="2025-11-18T11:32:00Z">
              <w:r>
                <w:t>70.39</w:t>
              </w:r>
            </w:ins>
            <w:r>
              <w:t>%</w:t>
            </w:r>
          </w:p>
        </w:tc>
        <w:tc>
          <w:tcPr>
            <w:tcW w:w="2065" w:type="pct"/>
            <w:tcBorders>
              <w:top w:val="single" w:sz="4" w:space="0" w:color="auto"/>
              <w:left w:val="single" w:sz="4" w:space="0" w:color="auto"/>
              <w:bottom w:val="single" w:sz="4" w:space="0" w:color="auto"/>
            </w:tcBorders>
            <w:vAlign w:val="center"/>
          </w:tcPr>
          <w:p w14:paraId="7363856D" w14:textId="77777777" w:rsidR="00C50114" w:rsidRDefault="00000000">
            <w:pPr>
              <w:pStyle w:val="G3"/>
            </w:pPr>
            <w:r>
              <w:rPr>
                <w:rFonts w:hint="eastAsia"/>
              </w:rPr>
              <w:t>以超市连锁为主业，以区域一体化物流为支撑，以发展现代农业生产基地和食品加工产业链为保障，以经营生鲜为特色的全供应链、多业态的综合</w:t>
            </w:r>
            <w:r>
              <w:rPr>
                <w:rFonts w:hint="eastAsia"/>
              </w:rPr>
              <w:lastRenderedPageBreak/>
              <w:t>性零售渠道商</w:t>
            </w:r>
          </w:p>
        </w:tc>
      </w:tr>
      <w:tr w:rsidR="00C50114" w14:paraId="6F36AE21" w14:textId="77777777">
        <w:trPr>
          <w:trHeight w:val="397"/>
        </w:trPr>
        <w:tc>
          <w:tcPr>
            <w:tcW w:w="403" w:type="pct"/>
            <w:tcBorders>
              <w:top w:val="single" w:sz="4" w:space="0" w:color="auto"/>
              <w:right w:val="single" w:sz="4" w:space="0" w:color="auto"/>
            </w:tcBorders>
            <w:vAlign w:val="center"/>
          </w:tcPr>
          <w:p w14:paraId="1D6C90B9" w14:textId="77777777" w:rsidR="00C50114" w:rsidRDefault="00000000">
            <w:pPr>
              <w:pStyle w:val="G3"/>
              <w:jc w:val="center"/>
            </w:pPr>
            <w:r>
              <w:lastRenderedPageBreak/>
              <w:t>10</w:t>
            </w:r>
          </w:p>
        </w:tc>
        <w:tc>
          <w:tcPr>
            <w:tcW w:w="1032" w:type="pct"/>
            <w:tcBorders>
              <w:top w:val="single" w:sz="4" w:space="0" w:color="auto"/>
              <w:left w:val="single" w:sz="4" w:space="0" w:color="auto"/>
              <w:right w:val="single" w:sz="4" w:space="0" w:color="auto"/>
            </w:tcBorders>
            <w:vAlign w:val="center"/>
          </w:tcPr>
          <w:p w14:paraId="68F8BA5C" w14:textId="77777777" w:rsidR="00C50114" w:rsidRDefault="00000000">
            <w:pPr>
              <w:pStyle w:val="G3"/>
            </w:pPr>
            <w:r>
              <w:rPr>
                <w:rFonts w:hint="eastAsia"/>
              </w:rPr>
              <w:t>威海信悦小额贷款有限公司</w:t>
            </w:r>
          </w:p>
        </w:tc>
        <w:tc>
          <w:tcPr>
            <w:tcW w:w="801" w:type="pct"/>
            <w:tcBorders>
              <w:top w:val="single" w:sz="4" w:space="0" w:color="auto"/>
              <w:left w:val="single" w:sz="4" w:space="0" w:color="auto"/>
              <w:right w:val="single" w:sz="4" w:space="0" w:color="auto"/>
            </w:tcBorders>
            <w:vAlign w:val="center"/>
          </w:tcPr>
          <w:p w14:paraId="29123B42" w14:textId="77777777" w:rsidR="00C50114" w:rsidRDefault="00000000">
            <w:pPr>
              <w:pStyle w:val="G3"/>
              <w:jc w:val="right"/>
            </w:pPr>
            <w:r>
              <w:t>15,000</w:t>
            </w:r>
          </w:p>
        </w:tc>
        <w:tc>
          <w:tcPr>
            <w:tcW w:w="698" w:type="pct"/>
            <w:tcBorders>
              <w:top w:val="single" w:sz="4" w:space="0" w:color="auto"/>
              <w:left w:val="single" w:sz="4" w:space="0" w:color="auto"/>
              <w:right w:val="single" w:sz="4" w:space="0" w:color="auto"/>
            </w:tcBorders>
            <w:vAlign w:val="center"/>
          </w:tcPr>
          <w:p w14:paraId="3B7812AB" w14:textId="77777777" w:rsidR="00C50114" w:rsidRDefault="00000000">
            <w:pPr>
              <w:pStyle w:val="G3"/>
              <w:jc w:val="right"/>
            </w:pPr>
            <w:r>
              <w:t>50%</w:t>
            </w:r>
          </w:p>
        </w:tc>
        <w:tc>
          <w:tcPr>
            <w:tcW w:w="2065" w:type="pct"/>
            <w:tcBorders>
              <w:top w:val="single" w:sz="4" w:space="0" w:color="auto"/>
              <w:left w:val="single" w:sz="4" w:space="0" w:color="auto"/>
            </w:tcBorders>
            <w:vAlign w:val="center"/>
          </w:tcPr>
          <w:p w14:paraId="0870ECBC" w14:textId="77777777" w:rsidR="00C50114" w:rsidRDefault="00000000">
            <w:pPr>
              <w:pStyle w:val="G3"/>
            </w:pPr>
            <w:r>
              <w:rPr>
                <w:rFonts w:hint="eastAsia"/>
              </w:rPr>
              <w:t>在威海市区域内办理各项小额贷款；开展小企业发展、管理、财务等咨询业务；开展委托贷款和股权投资</w:t>
            </w:r>
          </w:p>
        </w:tc>
      </w:tr>
    </w:tbl>
    <w:p w14:paraId="1FC30CEB" w14:textId="77777777" w:rsidR="00C50114" w:rsidRDefault="00000000">
      <w:pPr>
        <w:pStyle w:val="G"/>
        <w:spacing w:before="156" w:after="156"/>
        <w:ind w:firstLine="480"/>
        <w:jc w:val="both"/>
      </w:pPr>
      <w:r>
        <w:rPr>
          <w:rFonts w:hint="eastAsia"/>
        </w:rPr>
        <w:t>截至本报告书签署日，除家家悦控股及其下属企业外，王培桓无其他控制的企业。</w:t>
      </w:r>
    </w:p>
    <w:p w14:paraId="18D360A0" w14:textId="77777777" w:rsidR="00C50114" w:rsidRDefault="00000000">
      <w:pPr>
        <w:pStyle w:val="G0"/>
        <w:spacing w:before="156" w:after="156"/>
      </w:pPr>
      <w:r>
        <w:rPr>
          <w:rFonts w:hint="eastAsia"/>
        </w:rPr>
        <w:t>（四）一致行动人从事的主要业务及最近三年简要财务状况</w:t>
      </w:r>
    </w:p>
    <w:p w14:paraId="002E9805" w14:textId="77777777" w:rsidR="00C50114" w:rsidRDefault="00000000">
      <w:pPr>
        <w:pStyle w:val="G"/>
        <w:spacing w:before="156" w:after="156"/>
        <w:ind w:firstLine="480"/>
        <w:jc w:val="both"/>
      </w:pPr>
      <w:r>
        <w:rPr>
          <w:rFonts w:hint="eastAsia"/>
        </w:rPr>
        <w:t>鼎耘科技为持股平台公司，暂无实际业务经营活动，最近</w:t>
      </w:r>
      <w:r>
        <w:rPr>
          <w:rFonts w:hint="eastAsia"/>
        </w:rPr>
        <w:t>3</w:t>
      </w:r>
      <w:r>
        <w:rPr>
          <w:rFonts w:hint="eastAsia"/>
        </w:rPr>
        <w:t>年的主要财务数据如下：</w:t>
      </w:r>
    </w:p>
    <w:p w14:paraId="168AACA5" w14:textId="77777777" w:rsidR="00C50114" w:rsidRDefault="00000000">
      <w:pPr>
        <w:pStyle w:val="G"/>
        <w:spacing w:beforeLines="0" w:before="0" w:afterLines="0" w:after="0" w:line="240" w:lineRule="auto"/>
        <w:ind w:firstLineChars="0" w:firstLine="0"/>
        <w:jc w:val="right"/>
      </w:pPr>
      <w:r>
        <w:rPr>
          <w:rFonts w:hint="eastAsia"/>
        </w:rPr>
        <w:t>单位：元</w:t>
      </w:r>
    </w:p>
    <w:tbl>
      <w:tblPr>
        <w:tblW w:w="4998"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800"/>
        <w:gridCol w:w="2156"/>
        <w:gridCol w:w="2158"/>
        <w:gridCol w:w="2159"/>
      </w:tblGrid>
      <w:tr w:rsidR="00C50114" w14:paraId="14AFDEFB" w14:textId="77777777">
        <w:trPr>
          <w:trHeight w:val="397"/>
        </w:trPr>
        <w:tc>
          <w:tcPr>
            <w:tcW w:w="1088" w:type="pct"/>
            <w:vAlign w:val="center"/>
          </w:tcPr>
          <w:p w14:paraId="610DEB97" w14:textId="77777777" w:rsidR="00C50114" w:rsidRDefault="00000000">
            <w:pPr>
              <w:pStyle w:val="G3"/>
              <w:jc w:val="center"/>
              <w:rPr>
                <w:b/>
                <w:bCs/>
              </w:rPr>
            </w:pPr>
            <w:r>
              <w:rPr>
                <w:b/>
                <w:bCs/>
              </w:rPr>
              <w:t>项目</w:t>
            </w:r>
          </w:p>
        </w:tc>
        <w:tc>
          <w:tcPr>
            <w:tcW w:w="1303" w:type="pct"/>
            <w:vAlign w:val="center"/>
          </w:tcPr>
          <w:p w14:paraId="6E13EA28" w14:textId="77777777" w:rsidR="00C50114" w:rsidRDefault="00000000">
            <w:pPr>
              <w:pStyle w:val="G3"/>
              <w:jc w:val="center"/>
              <w:rPr>
                <w:b/>
                <w:bCs/>
              </w:rPr>
            </w:pPr>
            <w:r>
              <w:rPr>
                <w:b/>
                <w:bCs/>
              </w:rPr>
              <w:t>202</w:t>
            </w:r>
            <w:r>
              <w:rPr>
                <w:rFonts w:hint="eastAsia"/>
                <w:b/>
                <w:bCs/>
              </w:rPr>
              <w:t>4</w:t>
            </w:r>
            <w:r>
              <w:rPr>
                <w:b/>
                <w:bCs/>
              </w:rPr>
              <w:t>年</w:t>
            </w:r>
            <w:r>
              <w:rPr>
                <w:b/>
                <w:bCs/>
              </w:rPr>
              <w:t>12</w:t>
            </w:r>
            <w:r>
              <w:rPr>
                <w:b/>
                <w:bCs/>
              </w:rPr>
              <w:t>月</w:t>
            </w:r>
            <w:r>
              <w:rPr>
                <w:b/>
                <w:bCs/>
              </w:rPr>
              <w:t>31</w:t>
            </w:r>
            <w:r>
              <w:rPr>
                <w:b/>
                <w:bCs/>
              </w:rPr>
              <w:t>日</w:t>
            </w:r>
            <w:r>
              <w:rPr>
                <w:b/>
                <w:bCs/>
              </w:rPr>
              <w:t>/202</w:t>
            </w:r>
            <w:r>
              <w:rPr>
                <w:rFonts w:hint="eastAsia"/>
                <w:b/>
                <w:bCs/>
              </w:rPr>
              <w:t>4</w:t>
            </w:r>
            <w:r>
              <w:rPr>
                <w:b/>
                <w:bCs/>
              </w:rPr>
              <w:t>年度</w:t>
            </w:r>
          </w:p>
        </w:tc>
        <w:tc>
          <w:tcPr>
            <w:tcW w:w="2221" w:type="dxa"/>
            <w:vAlign w:val="center"/>
          </w:tcPr>
          <w:p w14:paraId="0D0AFEF0" w14:textId="77777777" w:rsidR="00C50114" w:rsidRDefault="00000000">
            <w:pPr>
              <w:pStyle w:val="G3"/>
              <w:jc w:val="center"/>
              <w:rPr>
                <w:b/>
                <w:bCs/>
              </w:rPr>
            </w:pPr>
            <w:r>
              <w:rPr>
                <w:b/>
                <w:bCs/>
              </w:rPr>
              <w:t>2023</w:t>
            </w:r>
            <w:r>
              <w:rPr>
                <w:b/>
                <w:bCs/>
              </w:rPr>
              <w:t>年</w:t>
            </w:r>
            <w:r>
              <w:rPr>
                <w:b/>
                <w:bCs/>
              </w:rPr>
              <w:t>12</w:t>
            </w:r>
            <w:r>
              <w:rPr>
                <w:b/>
                <w:bCs/>
              </w:rPr>
              <w:t>月</w:t>
            </w:r>
            <w:r>
              <w:rPr>
                <w:b/>
                <w:bCs/>
              </w:rPr>
              <w:t>31</w:t>
            </w:r>
            <w:r>
              <w:rPr>
                <w:b/>
                <w:bCs/>
              </w:rPr>
              <w:t>日</w:t>
            </w:r>
            <w:r>
              <w:rPr>
                <w:b/>
                <w:bCs/>
              </w:rPr>
              <w:t>/2023</w:t>
            </w:r>
            <w:r>
              <w:rPr>
                <w:b/>
                <w:bCs/>
              </w:rPr>
              <w:t>年度</w:t>
            </w:r>
          </w:p>
        </w:tc>
        <w:tc>
          <w:tcPr>
            <w:tcW w:w="2223" w:type="dxa"/>
            <w:vAlign w:val="center"/>
          </w:tcPr>
          <w:p w14:paraId="79E30125" w14:textId="77777777" w:rsidR="00C50114" w:rsidRDefault="00000000">
            <w:pPr>
              <w:pStyle w:val="G3"/>
              <w:jc w:val="center"/>
              <w:rPr>
                <w:b/>
                <w:bCs/>
              </w:rPr>
            </w:pPr>
            <w:r>
              <w:rPr>
                <w:b/>
                <w:bCs/>
              </w:rPr>
              <w:t>2022</w:t>
            </w:r>
            <w:r>
              <w:rPr>
                <w:b/>
                <w:bCs/>
              </w:rPr>
              <w:t>年</w:t>
            </w:r>
            <w:r>
              <w:rPr>
                <w:b/>
                <w:bCs/>
              </w:rPr>
              <w:t>12</w:t>
            </w:r>
            <w:r>
              <w:rPr>
                <w:b/>
                <w:bCs/>
              </w:rPr>
              <w:t>月</w:t>
            </w:r>
            <w:r>
              <w:rPr>
                <w:b/>
                <w:bCs/>
              </w:rPr>
              <w:t>31</w:t>
            </w:r>
            <w:r>
              <w:rPr>
                <w:b/>
                <w:bCs/>
              </w:rPr>
              <w:t>日</w:t>
            </w:r>
            <w:r>
              <w:rPr>
                <w:b/>
                <w:bCs/>
              </w:rPr>
              <w:t>/2022</w:t>
            </w:r>
            <w:r>
              <w:rPr>
                <w:b/>
                <w:bCs/>
              </w:rPr>
              <w:t>年度</w:t>
            </w:r>
          </w:p>
        </w:tc>
      </w:tr>
      <w:tr w:rsidR="00C50114" w14:paraId="3CADCAD4" w14:textId="77777777">
        <w:trPr>
          <w:trHeight w:val="397"/>
        </w:trPr>
        <w:tc>
          <w:tcPr>
            <w:tcW w:w="1088" w:type="pct"/>
            <w:vAlign w:val="center"/>
          </w:tcPr>
          <w:p w14:paraId="3A0A044C" w14:textId="77777777" w:rsidR="00C50114" w:rsidRDefault="00000000">
            <w:pPr>
              <w:pStyle w:val="G3"/>
              <w:jc w:val="center"/>
              <w:rPr>
                <w:b/>
                <w:bCs/>
              </w:rPr>
            </w:pPr>
            <w:r>
              <w:rPr>
                <w:b/>
                <w:bCs/>
              </w:rPr>
              <w:t>资产总额</w:t>
            </w:r>
          </w:p>
        </w:tc>
        <w:tc>
          <w:tcPr>
            <w:tcW w:w="2220" w:type="dxa"/>
            <w:vAlign w:val="center"/>
          </w:tcPr>
          <w:p w14:paraId="2D53AB88" w14:textId="77777777" w:rsidR="00C50114" w:rsidRDefault="00000000">
            <w:pPr>
              <w:pStyle w:val="G3"/>
              <w:jc w:val="right"/>
            </w:pPr>
            <w:r>
              <w:rPr>
                <w:szCs w:val="21"/>
              </w:rPr>
              <w:t>587,308,481.92</w:t>
            </w:r>
          </w:p>
        </w:tc>
        <w:tc>
          <w:tcPr>
            <w:tcW w:w="2221" w:type="dxa"/>
            <w:vAlign w:val="center"/>
          </w:tcPr>
          <w:p w14:paraId="7DE844AA" w14:textId="77777777" w:rsidR="00C50114" w:rsidRDefault="00000000">
            <w:pPr>
              <w:pStyle w:val="G3"/>
              <w:jc w:val="right"/>
            </w:pPr>
            <w:r>
              <w:rPr>
                <w:szCs w:val="21"/>
              </w:rPr>
              <w:t>681,642,277.70</w:t>
            </w:r>
          </w:p>
        </w:tc>
        <w:tc>
          <w:tcPr>
            <w:tcW w:w="2223" w:type="dxa"/>
            <w:vAlign w:val="center"/>
          </w:tcPr>
          <w:p w14:paraId="529F19CE" w14:textId="77777777" w:rsidR="00C50114" w:rsidRDefault="00000000">
            <w:pPr>
              <w:pStyle w:val="G3"/>
              <w:jc w:val="right"/>
            </w:pPr>
            <w:r>
              <w:rPr>
                <w:szCs w:val="21"/>
              </w:rPr>
              <w:t>758,057,208.78</w:t>
            </w:r>
          </w:p>
        </w:tc>
      </w:tr>
      <w:tr w:rsidR="00C50114" w14:paraId="14FCE59D" w14:textId="77777777">
        <w:trPr>
          <w:trHeight w:val="397"/>
        </w:trPr>
        <w:tc>
          <w:tcPr>
            <w:tcW w:w="1088" w:type="pct"/>
            <w:vAlign w:val="center"/>
          </w:tcPr>
          <w:p w14:paraId="724AFC6E" w14:textId="77777777" w:rsidR="00C50114" w:rsidRDefault="00000000">
            <w:pPr>
              <w:pStyle w:val="G3"/>
              <w:jc w:val="center"/>
              <w:rPr>
                <w:b/>
                <w:bCs/>
              </w:rPr>
            </w:pPr>
            <w:r>
              <w:rPr>
                <w:b/>
                <w:bCs/>
              </w:rPr>
              <w:t>负债总额</w:t>
            </w:r>
          </w:p>
        </w:tc>
        <w:tc>
          <w:tcPr>
            <w:tcW w:w="2220" w:type="dxa"/>
            <w:vAlign w:val="center"/>
          </w:tcPr>
          <w:p w14:paraId="41C30ADC" w14:textId="77777777" w:rsidR="00C50114" w:rsidRDefault="00000000">
            <w:pPr>
              <w:pStyle w:val="G3"/>
              <w:jc w:val="right"/>
            </w:pPr>
            <w:r>
              <w:rPr>
                <w:szCs w:val="21"/>
              </w:rPr>
              <w:t>337,781,189.64</w:t>
            </w:r>
          </w:p>
        </w:tc>
        <w:tc>
          <w:tcPr>
            <w:tcW w:w="2221" w:type="dxa"/>
            <w:vAlign w:val="center"/>
          </w:tcPr>
          <w:p w14:paraId="72848059" w14:textId="77777777" w:rsidR="00C50114" w:rsidRDefault="00000000">
            <w:pPr>
              <w:pStyle w:val="G3"/>
              <w:jc w:val="right"/>
            </w:pPr>
            <w:r>
              <w:rPr>
                <w:szCs w:val="21"/>
              </w:rPr>
              <w:t>527,962,725.26</w:t>
            </w:r>
          </w:p>
        </w:tc>
        <w:tc>
          <w:tcPr>
            <w:tcW w:w="2223" w:type="dxa"/>
            <w:vAlign w:val="center"/>
          </w:tcPr>
          <w:p w14:paraId="603CBBC9" w14:textId="77777777" w:rsidR="00C50114" w:rsidRDefault="00000000">
            <w:pPr>
              <w:pStyle w:val="G3"/>
              <w:jc w:val="right"/>
            </w:pPr>
            <w:r>
              <w:rPr>
                <w:szCs w:val="21"/>
              </w:rPr>
              <w:t>544,339,486.17</w:t>
            </w:r>
          </w:p>
        </w:tc>
      </w:tr>
      <w:tr w:rsidR="00C50114" w14:paraId="7D50547B" w14:textId="77777777">
        <w:trPr>
          <w:trHeight w:val="407"/>
        </w:trPr>
        <w:tc>
          <w:tcPr>
            <w:tcW w:w="1088" w:type="pct"/>
            <w:vAlign w:val="center"/>
          </w:tcPr>
          <w:p w14:paraId="45017879" w14:textId="77777777" w:rsidR="00C50114" w:rsidRDefault="00000000">
            <w:pPr>
              <w:pStyle w:val="G3"/>
              <w:jc w:val="center"/>
              <w:rPr>
                <w:b/>
                <w:bCs/>
              </w:rPr>
            </w:pPr>
            <w:r>
              <w:rPr>
                <w:b/>
                <w:bCs/>
              </w:rPr>
              <w:t>净资产</w:t>
            </w:r>
          </w:p>
        </w:tc>
        <w:tc>
          <w:tcPr>
            <w:tcW w:w="2220" w:type="dxa"/>
            <w:vAlign w:val="center"/>
          </w:tcPr>
          <w:p w14:paraId="64779BE3" w14:textId="77777777" w:rsidR="00C50114" w:rsidRDefault="00000000">
            <w:pPr>
              <w:pStyle w:val="G3"/>
              <w:jc w:val="right"/>
            </w:pPr>
            <w:r>
              <w:rPr>
                <w:szCs w:val="21"/>
              </w:rPr>
              <w:t>249,527,292.28</w:t>
            </w:r>
          </w:p>
        </w:tc>
        <w:tc>
          <w:tcPr>
            <w:tcW w:w="2221" w:type="dxa"/>
            <w:vAlign w:val="center"/>
          </w:tcPr>
          <w:p w14:paraId="5BA43CD0" w14:textId="77777777" w:rsidR="00C50114" w:rsidRDefault="00000000">
            <w:pPr>
              <w:pStyle w:val="G3"/>
              <w:jc w:val="right"/>
            </w:pPr>
            <w:r>
              <w:rPr>
                <w:szCs w:val="21"/>
              </w:rPr>
              <w:t>153,679,552.44</w:t>
            </w:r>
          </w:p>
        </w:tc>
        <w:tc>
          <w:tcPr>
            <w:tcW w:w="2223" w:type="dxa"/>
            <w:vAlign w:val="center"/>
          </w:tcPr>
          <w:p w14:paraId="46BDE03D" w14:textId="77777777" w:rsidR="00C50114" w:rsidRDefault="00000000">
            <w:pPr>
              <w:pStyle w:val="G3"/>
              <w:jc w:val="right"/>
            </w:pPr>
            <w:r>
              <w:rPr>
                <w:szCs w:val="21"/>
              </w:rPr>
              <w:t>213,717,722.61</w:t>
            </w:r>
          </w:p>
        </w:tc>
      </w:tr>
      <w:tr w:rsidR="00C50114" w14:paraId="625C1A16" w14:textId="77777777">
        <w:trPr>
          <w:trHeight w:val="397"/>
        </w:trPr>
        <w:tc>
          <w:tcPr>
            <w:tcW w:w="1088" w:type="pct"/>
            <w:vAlign w:val="center"/>
          </w:tcPr>
          <w:p w14:paraId="0DC5E81A" w14:textId="77777777" w:rsidR="00C50114" w:rsidRDefault="00000000">
            <w:pPr>
              <w:pStyle w:val="G3"/>
              <w:jc w:val="center"/>
              <w:rPr>
                <w:b/>
                <w:bCs/>
              </w:rPr>
            </w:pPr>
            <w:r>
              <w:rPr>
                <w:b/>
                <w:bCs/>
              </w:rPr>
              <w:t>资产负债率</w:t>
            </w:r>
          </w:p>
        </w:tc>
        <w:tc>
          <w:tcPr>
            <w:tcW w:w="2220" w:type="dxa"/>
            <w:vAlign w:val="center"/>
          </w:tcPr>
          <w:p w14:paraId="7C65D2D5" w14:textId="77777777" w:rsidR="00C50114" w:rsidRDefault="00000000">
            <w:pPr>
              <w:pStyle w:val="G3"/>
              <w:jc w:val="right"/>
            </w:pPr>
            <w:r>
              <w:rPr>
                <w:rFonts w:hint="eastAsia"/>
                <w:szCs w:val="21"/>
              </w:rPr>
              <w:t>57.51%</w:t>
            </w:r>
          </w:p>
        </w:tc>
        <w:tc>
          <w:tcPr>
            <w:tcW w:w="2221" w:type="dxa"/>
            <w:vAlign w:val="center"/>
          </w:tcPr>
          <w:p w14:paraId="695627B8" w14:textId="77777777" w:rsidR="00C50114" w:rsidRDefault="00000000">
            <w:pPr>
              <w:pStyle w:val="G3"/>
              <w:jc w:val="right"/>
            </w:pPr>
            <w:r>
              <w:rPr>
                <w:szCs w:val="21"/>
              </w:rPr>
              <w:t>77.45%</w:t>
            </w:r>
          </w:p>
        </w:tc>
        <w:tc>
          <w:tcPr>
            <w:tcW w:w="2223" w:type="dxa"/>
            <w:vAlign w:val="center"/>
          </w:tcPr>
          <w:p w14:paraId="293E9EBA" w14:textId="77777777" w:rsidR="00C50114" w:rsidRDefault="00000000">
            <w:pPr>
              <w:pStyle w:val="G3"/>
              <w:jc w:val="right"/>
            </w:pPr>
            <w:r>
              <w:rPr>
                <w:szCs w:val="21"/>
              </w:rPr>
              <w:t>71.81%</w:t>
            </w:r>
          </w:p>
        </w:tc>
      </w:tr>
      <w:tr w:rsidR="00C50114" w14:paraId="052A0F28" w14:textId="77777777">
        <w:trPr>
          <w:trHeight w:val="397"/>
        </w:trPr>
        <w:tc>
          <w:tcPr>
            <w:tcW w:w="1088" w:type="pct"/>
            <w:vAlign w:val="center"/>
          </w:tcPr>
          <w:p w14:paraId="0261BA01" w14:textId="77777777" w:rsidR="00C50114" w:rsidRDefault="00000000">
            <w:pPr>
              <w:pStyle w:val="G3"/>
              <w:jc w:val="center"/>
              <w:rPr>
                <w:b/>
                <w:bCs/>
              </w:rPr>
            </w:pPr>
            <w:r>
              <w:rPr>
                <w:b/>
                <w:bCs/>
              </w:rPr>
              <w:t>项目</w:t>
            </w:r>
          </w:p>
        </w:tc>
        <w:tc>
          <w:tcPr>
            <w:tcW w:w="2220" w:type="dxa"/>
            <w:vAlign w:val="center"/>
          </w:tcPr>
          <w:p w14:paraId="7A295D13" w14:textId="77777777" w:rsidR="00C50114" w:rsidRDefault="00000000">
            <w:pPr>
              <w:pStyle w:val="G3"/>
              <w:jc w:val="right"/>
              <w:rPr>
                <w:b/>
                <w:bCs/>
              </w:rPr>
            </w:pPr>
            <w:r>
              <w:rPr>
                <w:b/>
                <w:bCs/>
                <w:szCs w:val="21"/>
              </w:rPr>
              <w:t>202</w:t>
            </w:r>
            <w:r>
              <w:rPr>
                <w:rFonts w:hint="eastAsia"/>
                <w:b/>
                <w:bCs/>
                <w:szCs w:val="21"/>
              </w:rPr>
              <w:t>4</w:t>
            </w:r>
            <w:r>
              <w:rPr>
                <w:b/>
                <w:bCs/>
                <w:szCs w:val="21"/>
              </w:rPr>
              <w:t>年度</w:t>
            </w:r>
          </w:p>
        </w:tc>
        <w:tc>
          <w:tcPr>
            <w:tcW w:w="2221" w:type="dxa"/>
            <w:vAlign w:val="center"/>
          </w:tcPr>
          <w:p w14:paraId="1FE4A242" w14:textId="77777777" w:rsidR="00C50114" w:rsidRDefault="00000000">
            <w:pPr>
              <w:pStyle w:val="G3"/>
              <w:jc w:val="right"/>
              <w:rPr>
                <w:b/>
                <w:bCs/>
              </w:rPr>
            </w:pPr>
            <w:r>
              <w:rPr>
                <w:b/>
                <w:bCs/>
                <w:szCs w:val="21"/>
              </w:rPr>
              <w:t>2023</w:t>
            </w:r>
            <w:r>
              <w:rPr>
                <w:b/>
                <w:bCs/>
                <w:szCs w:val="21"/>
              </w:rPr>
              <w:t>年度</w:t>
            </w:r>
          </w:p>
        </w:tc>
        <w:tc>
          <w:tcPr>
            <w:tcW w:w="2223" w:type="dxa"/>
            <w:vAlign w:val="center"/>
          </w:tcPr>
          <w:p w14:paraId="21318E3A" w14:textId="77777777" w:rsidR="00C50114" w:rsidRDefault="00000000">
            <w:pPr>
              <w:pStyle w:val="G3"/>
              <w:jc w:val="right"/>
              <w:rPr>
                <w:b/>
                <w:bCs/>
              </w:rPr>
            </w:pPr>
            <w:r>
              <w:rPr>
                <w:b/>
                <w:bCs/>
                <w:szCs w:val="21"/>
              </w:rPr>
              <w:t>2022</w:t>
            </w:r>
            <w:r>
              <w:rPr>
                <w:b/>
                <w:bCs/>
                <w:szCs w:val="21"/>
              </w:rPr>
              <w:t>年度</w:t>
            </w:r>
          </w:p>
        </w:tc>
      </w:tr>
      <w:tr w:rsidR="00C50114" w14:paraId="1639AEE4" w14:textId="77777777">
        <w:trPr>
          <w:trHeight w:val="397"/>
        </w:trPr>
        <w:tc>
          <w:tcPr>
            <w:tcW w:w="1088" w:type="pct"/>
            <w:vAlign w:val="center"/>
          </w:tcPr>
          <w:p w14:paraId="39941AF8" w14:textId="77777777" w:rsidR="00C50114" w:rsidRDefault="00000000">
            <w:pPr>
              <w:pStyle w:val="G3"/>
              <w:jc w:val="center"/>
              <w:rPr>
                <w:b/>
                <w:bCs/>
              </w:rPr>
            </w:pPr>
            <w:r>
              <w:rPr>
                <w:b/>
                <w:bCs/>
              </w:rPr>
              <w:t>营业收入</w:t>
            </w:r>
          </w:p>
        </w:tc>
        <w:tc>
          <w:tcPr>
            <w:tcW w:w="2220" w:type="dxa"/>
            <w:vAlign w:val="center"/>
          </w:tcPr>
          <w:p w14:paraId="01DB60BB" w14:textId="77777777" w:rsidR="00C50114" w:rsidRDefault="00000000">
            <w:pPr>
              <w:pStyle w:val="G3"/>
              <w:jc w:val="right"/>
            </w:pPr>
            <w:r>
              <w:rPr>
                <w:szCs w:val="21"/>
              </w:rPr>
              <w:t>228,571.43</w:t>
            </w:r>
          </w:p>
        </w:tc>
        <w:tc>
          <w:tcPr>
            <w:tcW w:w="2221" w:type="dxa"/>
            <w:vAlign w:val="center"/>
          </w:tcPr>
          <w:p w14:paraId="581AA818" w14:textId="77777777" w:rsidR="00C50114" w:rsidRDefault="00000000">
            <w:pPr>
              <w:pStyle w:val="G3"/>
              <w:jc w:val="right"/>
            </w:pPr>
            <w:r>
              <w:rPr>
                <w:szCs w:val="21"/>
              </w:rPr>
              <w:t>-</w:t>
            </w:r>
          </w:p>
        </w:tc>
        <w:tc>
          <w:tcPr>
            <w:tcW w:w="2223" w:type="dxa"/>
            <w:vAlign w:val="center"/>
          </w:tcPr>
          <w:p w14:paraId="11AF8979" w14:textId="77777777" w:rsidR="00C50114" w:rsidRDefault="00000000">
            <w:pPr>
              <w:pStyle w:val="G3"/>
              <w:jc w:val="right"/>
            </w:pPr>
            <w:r>
              <w:rPr>
                <w:szCs w:val="21"/>
              </w:rPr>
              <w:t>-</w:t>
            </w:r>
          </w:p>
        </w:tc>
      </w:tr>
      <w:tr w:rsidR="00C50114" w14:paraId="1998CB3A" w14:textId="77777777">
        <w:trPr>
          <w:trHeight w:val="397"/>
        </w:trPr>
        <w:tc>
          <w:tcPr>
            <w:tcW w:w="1088" w:type="pct"/>
            <w:vAlign w:val="center"/>
          </w:tcPr>
          <w:p w14:paraId="3DF722B1" w14:textId="77777777" w:rsidR="00C50114" w:rsidRDefault="00000000">
            <w:pPr>
              <w:pStyle w:val="G3"/>
              <w:jc w:val="center"/>
              <w:rPr>
                <w:b/>
                <w:bCs/>
              </w:rPr>
            </w:pPr>
            <w:r>
              <w:rPr>
                <w:b/>
                <w:bCs/>
              </w:rPr>
              <w:t>净利润</w:t>
            </w:r>
          </w:p>
        </w:tc>
        <w:tc>
          <w:tcPr>
            <w:tcW w:w="2220" w:type="dxa"/>
            <w:vAlign w:val="center"/>
          </w:tcPr>
          <w:p w14:paraId="4CFAAD2D" w14:textId="77777777" w:rsidR="00C50114" w:rsidRDefault="00000000">
            <w:pPr>
              <w:pStyle w:val="G3"/>
              <w:jc w:val="right"/>
            </w:pPr>
            <w:r>
              <w:rPr>
                <w:szCs w:val="21"/>
              </w:rPr>
              <w:t>-34,152,260.16</w:t>
            </w:r>
          </w:p>
        </w:tc>
        <w:tc>
          <w:tcPr>
            <w:tcW w:w="2221" w:type="dxa"/>
            <w:vAlign w:val="center"/>
          </w:tcPr>
          <w:p w14:paraId="47D27F20" w14:textId="77777777" w:rsidR="00C50114" w:rsidRDefault="00000000">
            <w:pPr>
              <w:pStyle w:val="G3"/>
              <w:jc w:val="right"/>
            </w:pPr>
            <w:r>
              <w:rPr>
                <w:szCs w:val="21"/>
              </w:rPr>
              <w:t>5,301,936.38</w:t>
            </w:r>
          </w:p>
        </w:tc>
        <w:tc>
          <w:tcPr>
            <w:tcW w:w="2223" w:type="dxa"/>
            <w:vAlign w:val="center"/>
          </w:tcPr>
          <w:p w14:paraId="7163B80D" w14:textId="77777777" w:rsidR="00C50114" w:rsidRDefault="00000000">
            <w:pPr>
              <w:pStyle w:val="G3"/>
              <w:jc w:val="right"/>
            </w:pPr>
            <w:r>
              <w:rPr>
                <w:szCs w:val="21"/>
              </w:rPr>
              <w:t>-24,730,777.01</w:t>
            </w:r>
          </w:p>
        </w:tc>
      </w:tr>
      <w:tr w:rsidR="00C50114" w14:paraId="0728A149" w14:textId="77777777">
        <w:trPr>
          <w:trHeight w:val="397"/>
        </w:trPr>
        <w:tc>
          <w:tcPr>
            <w:tcW w:w="1088" w:type="pct"/>
            <w:vAlign w:val="center"/>
          </w:tcPr>
          <w:p w14:paraId="15B93754" w14:textId="77777777" w:rsidR="00C50114" w:rsidRDefault="00000000">
            <w:pPr>
              <w:pStyle w:val="G3"/>
              <w:jc w:val="center"/>
              <w:rPr>
                <w:b/>
                <w:bCs/>
              </w:rPr>
            </w:pPr>
            <w:r>
              <w:rPr>
                <w:b/>
                <w:bCs/>
              </w:rPr>
              <w:t>加权平均净资产收益率</w:t>
            </w:r>
          </w:p>
        </w:tc>
        <w:tc>
          <w:tcPr>
            <w:tcW w:w="2220" w:type="dxa"/>
            <w:vAlign w:val="center"/>
          </w:tcPr>
          <w:p w14:paraId="7D8C6163" w14:textId="77777777" w:rsidR="00C50114" w:rsidRDefault="00000000">
            <w:pPr>
              <w:pStyle w:val="G3"/>
              <w:jc w:val="right"/>
            </w:pPr>
            <w:r>
              <w:rPr>
                <w:rFonts w:hint="eastAsia"/>
                <w:szCs w:val="21"/>
              </w:rPr>
              <w:t>-13.69%</w:t>
            </w:r>
          </w:p>
        </w:tc>
        <w:tc>
          <w:tcPr>
            <w:tcW w:w="2221" w:type="dxa"/>
            <w:vAlign w:val="center"/>
          </w:tcPr>
          <w:p w14:paraId="0D8104EF" w14:textId="77777777" w:rsidR="00C50114" w:rsidRDefault="00000000">
            <w:pPr>
              <w:pStyle w:val="G3"/>
              <w:jc w:val="right"/>
            </w:pPr>
            <w:r>
              <w:rPr>
                <w:szCs w:val="21"/>
              </w:rPr>
              <w:t>3.45%</w:t>
            </w:r>
          </w:p>
        </w:tc>
        <w:tc>
          <w:tcPr>
            <w:tcW w:w="2223" w:type="dxa"/>
            <w:vAlign w:val="center"/>
          </w:tcPr>
          <w:p w14:paraId="29A702F1" w14:textId="77777777" w:rsidR="00C50114" w:rsidRDefault="00000000">
            <w:pPr>
              <w:pStyle w:val="G3"/>
              <w:jc w:val="right"/>
            </w:pPr>
            <w:r>
              <w:rPr>
                <w:szCs w:val="21"/>
              </w:rPr>
              <w:t>-11.57%</w:t>
            </w:r>
          </w:p>
        </w:tc>
      </w:tr>
    </w:tbl>
    <w:p w14:paraId="3CC016CE" w14:textId="77777777" w:rsidR="00C50114" w:rsidRDefault="00000000">
      <w:pPr>
        <w:pStyle w:val="G0"/>
        <w:spacing w:before="156" w:after="156"/>
      </w:pPr>
      <w:r>
        <w:rPr>
          <w:rFonts w:hint="eastAsia"/>
        </w:rPr>
        <w:t>（五）一致行动人最近五年合法、合规经营情况</w:t>
      </w:r>
    </w:p>
    <w:p w14:paraId="3037B9E6" w14:textId="77777777" w:rsidR="00C50114" w:rsidRDefault="00000000">
      <w:pPr>
        <w:spacing w:before="156" w:after="156"/>
        <w:ind w:firstLineChars="200" w:firstLine="480"/>
      </w:pPr>
      <w:r>
        <w:rPr>
          <w:rFonts w:hint="eastAsia"/>
        </w:rPr>
        <w:t>截至本报告书签署日，鼎耘科技最近五年未受过行政处罚（与证券市场明显无关的除外）、刑事处罚，涉</w:t>
      </w:r>
      <w:r>
        <w:t>及的与经济纠纷有关的重大民事诉讼如下：</w:t>
      </w:r>
    </w:p>
    <w:tbl>
      <w:tblPr>
        <w:tblW w:w="4998"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35"/>
        <w:gridCol w:w="471"/>
        <w:gridCol w:w="928"/>
        <w:gridCol w:w="506"/>
        <w:gridCol w:w="723"/>
        <w:gridCol w:w="2462"/>
        <w:gridCol w:w="2748"/>
      </w:tblGrid>
      <w:tr w:rsidR="00C50114" w14:paraId="4FF63888" w14:textId="77777777">
        <w:trPr>
          <w:trHeight w:val="397"/>
        </w:trPr>
        <w:tc>
          <w:tcPr>
            <w:tcW w:w="262" w:type="pct"/>
            <w:tcBorders>
              <w:bottom w:val="single" w:sz="4" w:space="0" w:color="000000"/>
              <w:right w:val="single" w:sz="4" w:space="0" w:color="000000"/>
            </w:tcBorders>
            <w:vAlign w:val="center"/>
          </w:tcPr>
          <w:p w14:paraId="64E376F5" w14:textId="77777777" w:rsidR="00C50114" w:rsidRDefault="00000000">
            <w:pPr>
              <w:pStyle w:val="G3"/>
              <w:jc w:val="center"/>
              <w:rPr>
                <w:b/>
                <w:bCs/>
              </w:rPr>
            </w:pPr>
            <w:r>
              <w:rPr>
                <w:b/>
                <w:bCs/>
              </w:rPr>
              <w:t>序号</w:t>
            </w:r>
          </w:p>
        </w:tc>
        <w:tc>
          <w:tcPr>
            <w:tcW w:w="284" w:type="pct"/>
            <w:tcBorders>
              <w:left w:val="single" w:sz="4" w:space="0" w:color="000000"/>
              <w:bottom w:val="single" w:sz="4" w:space="0" w:color="000000"/>
              <w:right w:val="single" w:sz="4" w:space="0" w:color="000000"/>
            </w:tcBorders>
            <w:vAlign w:val="center"/>
          </w:tcPr>
          <w:p w14:paraId="05577D02" w14:textId="77777777" w:rsidR="00C50114" w:rsidRDefault="00000000">
            <w:pPr>
              <w:pStyle w:val="G3"/>
              <w:jc w:val="center"/>
              <w:rPr>
                <w:b/>
                <w:bCs/>
              </w:rPr>
            </w:pPr>
            <w:r>
              <w:rPr>
                <w:b/>
                <w:bCs/>
              </w:rPr>
              <w:t>原告</w:t>
            </w:r>
          </w:p>
        </w:tc>
        <w:tc>
          <w:tcPr>
            <w:tcW w:w="560" w:type="pct"/>
            <w:tcBorders>
              <w:left w:val="single" w:sz="4" w:space="0" w:color="000000"/>
              <w:bottom w:val="single" w:sz="4" w:space="0" w:color="000000"/>
              <w:right w:val="single" w:sz="4" w:space="0" w:color="000000"/>
            </w:tcBorders>
            <w:vAlign w:val="center"/>
          </w:tcPr>
          <w:p w14:paraId="08636DB4" w14:textId="77777777" w:rsidR="00C50114" w:rsidRDefault="00000000">
            <w:pPr>
              <w:pStyle w:val="G3"/>
              <w:jc w:val="center"/>
              <w:rPr>
                <w:b/>
                <w:bCs/>
              </w:rPr>
            </w:pPr>
            <w:r>
              <w:rPr>
                <w:b/>
                <w:bCs/>
              </w:rPr>
              <w:t>被告</w:t>
            </w:r>
          </w:p>
        </w:tc>
        <w:tc>
          <w:tcPr>
            <w:tcW w:w="306" w:type="pct"/>
            <w:tcBorders>
              <w:left w:val="single" w:sz="4" w:space="0" w:color="000000"/>
              <w:bottom w:val="single" w:sz="4" w:space="0" w:color="000000"/>
              <w:right w:val="single" w:sz="4" w:space="0" w:color="000000"/>
            </w:tcBorders>
            <w:vAlign w:val="center"/>
          </w:tcPr>
          <w:p w14:paraId="697439CD" w14:textId="77777777" w:rsidR="00C50114" w:rsidRDefault="00000000">
            <w:pPr>
              <w:pStyle w:val="G3"/>
              <w:jc w:val="center"/>
              <w:rPr>
                <w:b/>
                <w:bCs/>
              </w:rPr>
            </w:pPr>
            <w:r>
              <w:rPr>
                <w:b/>
                <w:bCs/>
              </w:rPr>
              <w:t>案由</w:t>
            </w:r>
          </w:p>
        </w:tc>
        <w:tc>
          <w:tcPr>
            <w:tcW w:w="437" w:type="pct"/>
            <w:tcBorders>
              <w:left w:val="single" w:sz="4" w:space="0" w:color="000000"/>
              <w:bottom w:val="single" w:sz="4" w:space="0" w:color="000000"/>
              <w:right w:val="single" w:sz="4" w:space="0" w:color="000000"/>
            </w:tcBorders>
            <w:vAlign w:val="center"/>
          </w:tcPr>
          <w:p w14:paraId="2ADA5C25" w14:textId="77777777" w:rsidR="00C50114" w:rsidRDefault="00000000">
            <w:pPr>
              <w:pStyle w:val="G3"/>
              <w:jc w:val="center"/>
              <w:rPr>
                <w:b/>
                <w:bCs/>
              </w:rPr>
            </w:pPr>
            <w:r>
              <w:rPr>
                <w:b/>
                <w:bCs/>
              </w:rPr>
              <w:t>管辖法院</w:t>
            </w:r>
          </w:p>
        </w:tc>
        <w:tc>
          <w:tcPr>
            <w:tcW w:w="1487" w:type="pct"/>
            <w:tcBorders>
              <w:left w:val="single" w:sz="4" w:space="0" w:color="000000"/>
              <w:bottom w:val="single" w:sz="4" w:space="0" w:color="000000"/>
              <w:right w:val="single" w:sz="4" w:space="0" w:color="000000"/>
            </w:tcBorders>
            <w:vAlign w:val="center"/>
          </w:tcPr>
          <w:p w14:paraId="160DB5C9" w14:textId="77777777" w:rsidR="00C50114" w:rsidRDefault="00000000">
            <w:pPr>
              <w:pStyle w:val="G3"/>
              <w:jc w:val="center"/>
              <w:rPr>
                <w:b/>
                <w:bCs/>
              </w:rPr>
            </w:pPr>
            <w:r>
              <w:rPr>
                <w:b/>
                <w:bCs/>
              </w:rPr>
              <w:t>诉讼标的金额</w:t>
            </w:r>
          </w:p>
        </w:tc>
        <w:tc>
          <w:tcPr>
            <w:tcW w:w="1660" w:type="pct"/>
            <w:tcBorders>
              <w:left w:val="single" w:sz="4" w:space="0" w:color="000000"/>
              <w:bottom w:val="single" w:sz="4" w:space="0" w:color="000000"/>
            </w:tcBorders>
            <w:vAlign w:val="center"/>
          </w:tcPr>
          <w:p w14:paraId="2703984B" w14:textId="77777777" w:rsidR="00C50114" w:rsidRDefault="00000000">
            <w:pPr>
              <w:pStyle w:val="G3"/>
              <w:jc w:val="center"/>
              <w:rPr>
                <w:b/>
                <w:bCs/>
              </w:rPr>
            </w:pPr>
            <w:r>
              <w:rPr>
                <w:b/>
                <w:bCs/>
              </w:rPr>
              <w:t>诉讼进展</w:t>
            </w:r>
          </w:p>
        </w:tc>
      </w:tr>
      <w:tr w:rsidR="00C50114" w14:paraId="0E18E01F" w14:textId="77777777">
        <w:trPr>
          <w:trHeight w:val="397"/>
        </w:trPr>
        <w:tc>
          <w:tcPr>
            <w:tcW w:w="262" w:type="pct"/>
            <w:tcBorders>
              <w:top w:val="single" w:sz="4" w:space="0" w:color="000000"/>
              <w:right w:val="single" w:sz="4" w:space="0" w:color="000000"/>
            </w:tcBorders>
            <w:vAlign w:val="center"/>
          </w:tcPr>
          <w:p w14:paraId="33E39798" w14:textId="77777777" w:rsidR="00C50114" w:rsidRDefault="00000000">
            <w:pPr>
              <w:pStyle w:val="G3"/>
              <w:jc w:val="center"/>
            </w:pPr>
            <w:r>
              <w:t>1</w:t>
            </w:r>
          </w:p>
        </w:tc>
        <w:tc>
          <w:tcPr>
            <w:tcW w:w="284" w:type="pct"/>
            <w:tcBorders>
              <w:top w:val="single" w:sz="4" w:space="0" w:color="000000"/>
              <w:left w:val="single" w:sz="4" w:space="0" w:color="000000"/>
              <w:right w:val="single" w:sz="4" w:space="0" w:color="000000"/>
            </w:tcBorders>
            <w:vAlign w:val="center"/>
          </w:tcPr>
          <w:p w14:paraId="3D3B620F" w14:textId="77777777" w:rsidR="00C50114" w:rsidRDefault="00000000">
            <w:pPr>
              <w:pStyle w:val="G3"/>
              <w:jc w:val="center"/>
            </w:pPr>
            <w:r>
              <w:t>鼎耘科技</w:t>
            </w:r>
          </w:p>
        </w:tc>
        <w:tc>
          <w:tcPr>
            <w:tcW w:w="560" w:type="pct"/>
            <w:tcBorders>
              <w:top w:val="single" w:sz="4" w:space="0" w:color="000000"/>
              <w:left w:val="single" w:sz="4" w:space="0" w:color="000000"/>
              <w:right w:val="single" w:sz="4" w:space="0" w:color="000000"/>
            </w:tcBorders>
            <w:vAlign w:val="center"/>
          </w:tcPr>
          <w:p w14:paraId="2A2DAA00" w14:textId="77777777" w:rsidR="00C50114" w:rsidRDefault="00000000">
            <w:pPr>
              <w:pStyle w:val="G3"/>
              <w:jc w:val="center"/>
            </w:pPr>
            <w:r>
              <w:t>珠海横琴泓沛股权投资基金（有限</w:t>
            </w:r>
            <w:r>
              <w:lastRenderedPageBreak/>
              <w:t>合伙）</w:t>
            </w:r>
          </w:p>
        </w:tc>
        <w:tc>
          <w:tcPr>
            <w:tcW w:w="306" w:type="pct"/>
            <w:tcBorders>
              <w:top w:val="single" w:sz="4" w:space="0" w:color="000000"/>
              <w:left w:val="single" w:sz="4" w:space="0" w:color="000000"/>
              <w:right w:val="single" w:sz="4" w:space="0" w:color="000000"/>
            </w:tcBorders>
            <w:vAlign w:val="center"/>
          </w:tcPr>
          <w:p w14:paraId="34DF7F98" w14:textId="77777777" w:rsidR="00C50114" w:rsidRDefault="00000000">
            <w:pPr>
              <w:pStyle w:val="G3"/>
              <w:jc w:val="center"/>
            </w:pPr>
            <w:r>
              <w:lastRenderedPageBreak/>
              <w:t>借款合同纠</w:t>
            </w:r>
            <w:r>
              <w:lastRenderedPageBreak/>
              <w:t>纷</w:t>
            </w:r>
          </w:p>
        </w:tc>
        <w:tc>
          <w:tcPr>
            <w:tcW w:w="437" w:type="pct"/>
            <w:tcBorders>
              <w:top w:val="single" w:sz="4" w:space="0" w:color="000000"/>
              <w:left w:val="single" w:sz="4" w:space="0" w:color="000000"/>
              <w:right w:val="single" w:sz="4" w:space="0" w:color="000000"/>
            </w:tcBorders>
            <w:vAlign w:val="center"/>
          </w:tcPr>
          <w:p w14:paraId="7D2EA988" w14:textId="77777777" w:rsidR="00C50114" w:rsidRDefault="00000000">
            <w:pPr>
              <w:pStyle w:val="G3"/>
              <w:jc w:val="center"/>
            </w:pPr>
            <w:r>
              <w:lastRenderedPageBreak/>
              <w:t>北京市第三中级人民法</w:t>
            </w:r>
            <w:r>
              <w:lastRenderedPageBreak/>
              <w:t>院</w:t>
            </w:r>
          </w:p>
        </w:tc>
        <w:tc>
          <w:tcPr>
            <w:tcW w:w="1487" w:type="pct"/>
            <w:tcBorders>
              <w:top w:val="single" w:sz="4" w:space="0" w:color="000000"/>
              <w:left w:val="single" w:sz="4" w:space="0" w:color="000000"/>
              <w:right w:val="single" w:sz="4" w:space="0" w:color="000000"/>
            </w:tcBorders>
            <w:vAlign w:val="center"/>
          </w:tcPr>
          <w:p w14:paraId="022AB2E8" w14:textId="77777777" w:rsidR="00C50114" w:rsidRDefault="00000000">
            <w:pPr>
              <w:pStyle w:val="G3"/>
              <w:jc w:val="both"/>
            </w:pPr>
            <w:r>
              <w:lastRenderedPageBreak/>
              <w:t>根据（</w:t>
            </w:r>
            <w:r>
              <w:t>2018</w:t>
            </w:r>
            <w:r>
              <w:t>）京</w:t>
            </w:r>
            <w:r>
              <w:t>03</w:t>
            </w:r>
            <w:r>
              <w:t>民初</w:t>
            </w:r>
            <w:r>
              <w:t>464</w:t>
            </w:r>
            <w:r>
              <w:t>号民事调解书，</w:t>
            </w:r>
            <w:r>
              <w:t>……</w:t>
            </w:r>
            <w:r>
              <w:t>确认珠海横琴泓沛股权投资基金（有限合伙）于</w:t>
            </w:r>
            <w:r>
              <w:t>2018</w:t>
            </w:r>
            <w:r>
              <w:t>年</w:t>
            </w:r>
            <w:r>
              <w:t>8</w:t>
            </w:r>
            <w:r>
              <w:t>月</w:t>
            </w:r>
            <w:r>
              <w:t>30</w:t>
            </w:r>
            <w:r>
              <w:t>日前向北</w:t>
            </w:r>
            <w:r>
              <w:lastRenderedPageBreak/>
              <w:t>京鼎耘科技发展有限公司偿还借款人民币</w:t>
            </w:r>
            <w:r>
              <w:t>2</w:t>
            </w:r>
            <w:r>
              <w:t>亿元及</w:t>
            </w:r>
            <w:r>
              <w:t>……</w:t>
            </w:r>
            <w:r>
              <w:t>相关利息费用</w:t>
            </w:r>
          </w:p>
        </w:tc>
        <w:tc>
          <w:tcPr>
            <w:tcW w:w="1660" w:type="pct"/>
            <w:tcBorders>
              <w:top w:val="single" w:sz="4" w:space="0" w:color="000000"/>
              <w:left w:val="single" w:sz="4" w:space="0" w:color="000000"/>
            </w:tcBorders>
            <w:vAlign w:val="center"/>
          </w:tcPr>
          <w:p w14:paraId="3B1E225B" w14:textId="77777777" w:rsidR="00C50114" w:rsidRDefault="00000000">
            <w:pPr>
              <w:pStyle w:val="G3"/>
              <w:jc w:val="both"/>
            </w:pPr>
            <w:r>
              <w:lastRenderedPageBreak/>
              <w:t>根据（</w:t>
            </w:r>
            <w:r>
              <w:t>2021</w:t>
            </w:r>
            <w:r>
              <w:t>）京</w:t>
            </w:r>
            <w:r>
              <w:t>03</w:t>
            </w:r>
            <w:r>
              <w:t>执恢</w:t>
            </w:r>
            <w:r>
              <w:t>155</w:t>
            </w:r>
            <w:r>
              <w:t>号执行裁定书，裁定冻结、划拨被执行人珠海横琴泓沛股权投资基金（有限合伙）的银行存款一亿四千四百一</w:t>
            </w:r>
            <w:r>
              <w:lastRenderedPageBreak/>
              <w:t>十八万九千三百七十四元八角九分，冻结、划拨相关延期履行利息、费用</w:t>
            </w:r>
          </w:p>
        </w:tc>
      </w:tr>
    </w:tbl>
    <w:p w14:paraId="6B5AAE52" w14:textId="77777777" w:rsidR="00C50114" w:rsidRDefault="00000000">
      <w:pPr>
        <w:pStyle w:val="G0"/>
        <w:spacing w:before="156" w:after="156"/>
      </w:pPr>
      <w:r>
        <w:rPr>
          <w:rFonts w:hint="eastAsia"/>
        </w:rPr>
        <w:lastRenderedPageBreak/>
        <w:t>（六）一致行动人的董事、监事、高级管理人员的基本情况</w:t>
      </w:r>
    </w:p>
    <w:p w14:paraId="10DE6E50" w14:textId="77777777" w:rsidR="00C50114" w:rsidRDefault="00000000">
      <w:pPr>
        <w:pStyle w:val="G"/>
        <w:spacing w:before="156" w:after="156"/>
        <w:ind w:firstLine="480"/>
        <w:jc w:val="both"/>
        <w:rPr>
          <w:rFonts w:ascii="瀹嬩綋" w:eastAsia="瀹嬩綋" w:hAnsi="瀹嬩綋" w:cs="瀹嬩綋"/>
          <w:color w:val="000000"/>
          <w:kern w:val="0"/>
          <w:lang w:bidi="ar"/>
        </w:rPr>
      </w:pPr>
      <w:r>
        <w:rPr>
          <w:rFonts w:ascii="瀹嬩綋" w:eastAsia="瀹嬩綋" w:hAnsi="瀹嬩綋" w:cs="瀹嬩綋"/>
          <w:color w:val="000000"/>
          <w:kern w:val="0"/>
          <w:lang w:bidi="ar"/>
        </w:rPr>
        <w:t>截至本报告书签署日，鼎耘科技的董事、监事、高级管理人员</w:t>
      </w:r>
      <w:r>
        <w:rPr>
          <w:rFonts w:hint="eastAsia"/>
        </w:rPr>
        <w:t>的基本情况如下</w:t>
      </w:r>
      <w:r>
        <w:rPr>
          <w:rFonts w:ascii="瀹嬩綋" w:eastAsia="瀹嬩綋" w:hAnsi="瀹嬩綋" w:cs="瀹嬩綋"/>
          <w:color w:val="000000"/>
          <w:kern w:val="0"/>
          <w:lang w:bidi="ar"/>
        </w:rPr>
        <w:t>：</w:t>
      </w:r>
    </w:p>
    <w:tbl>
      <w:tblPr>
        <w:tblW w:w="4997"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963"/>
        <w:gridCol w:w="1050"/>
        <w:gridCol w:w="915"/>
        <w:gridCol w:w="2233"/>
        <w:gridCol w:w="1449"/>
        <w:gridCol w:w="1661"/>
      </w:tblGrid>
      <w:tr w:rsidR="00C50114" w14:paraId="5B51658B" w14:textId="77777777">
        <w:trPr>
          <w:trHeight w:val="397"/>
          <w:tblHeader/>
        </w:trPr>
        <w:tc>
          <w:tcPr>
            <w:tcW w:w="582" w:type="pct"/>
            <w:vAlign w:val="center"/>
          </w:tcPr>
          <w:p w14:paraId="403AA38B" w14:textId="77777777" w:rsidR="00C50114" w:rsidRDefault="00000000">
            <w:pPr>
              <w:pStyle w:val="G3"/>
              <w:jc w:val="center"/>
              <w:rPr>
                <w:b/>
                <w:bCs/>
              </w:rPr>
            </w:pPr>
            <w:r>
              <w:rPr>
                <w:b/>
                <w:bCs/>
              </w:rPr>
              <w:t>姓名</w:t>
            </w:r>
          </w:p>
        </w:tc>
        <w:tc>
          <w:tcPr>
            <w:tcW w:w="635" w:type="pct"/>
            <w:vAlign w:val="center"/>
          </w:tcPr>
          <w:p w14:paraId="24A0D2FB" w14:textId="77777777" w:rsidR="00C50114" w:rsidRDefault="00000000">
            <w:pPr>
              <w:pStyle w:val="G3"/>
              <w:jc w:val="center"/>
              <w:rPr>
                <w:b/>
                <w:bCs/>
              </w:rPr>
            </w:pPr>
            <w:r>
              <w:rPr>
                <w:rFonts w:hint="eastAsia"/>
                <w:b/>
                <w:bCs/>
              </w:rPr>
              <w:t>曾用名</w:t>
            </w:r>
          </w:p>
        </w:tc>
        <w:tc>
          <w:tcPr>
            <w:tcW w:w="553" w:type="pct"/>
            <w:vAlign w:val="center"/>
          </w:tcPr>
          <w:p w14:paraId="48CAA599" w14:textId="77777777" w:rsidR="00C50114" w:rsidRDefault="00000000">
            <w:pPr>
              <w:pStyle w:val="G3"/>
              <w:jc w:val="center"/>
              <w:rPr>
                <w:b/>
                <w:bCs/>
              </w:rPr>
            </w:pPr>
            <w:r>
              <w:rPr>
                <w:b/>
                <w:bCs/>
              </w:rPr>
              <w:t>国籍</w:t>
            </w:r>
          </w:p>
        </w:tc>
        <w:tc>
          <w:tcPr>
            <w:tcW w:w="1349" w:type="pct"/>
            <w:vAlign w:val="center"/>
          </w:tcPr>
          <w:p w14:paraId="213FC430" w14:textId="77777777" w:rsidR="00C50114" w:rsidRDefault="00000000">
            <w:pPr>
              <w:pStyle w:val="G3"/>
              <w:jc w:val="center"/>
              <w:rPr>
                <w:b/>
                <w:bCs/>
              </w:rPr>
            </w:pPr>
            <w:r>
              <w:rPr>
                <w:b/>
                <w:bCs/>
              </w:rPr>
              <w:t>身份证件号码</w:t>
            </w:r>
          </w:p>
        </w:tc>
        <w:tc>
          <w:tcPr>
            <w:tcW w:w="875" w:type="pct"/>
            <w:vAlign w:val="center"/>
          </w:tcPr>
          <w:p w14:paraId="2656249B" w14:textId="77777777" w:rsidR="00C50114" w:rsidRDefault="00000000">
            <w:pPr>
              <w:pStyle w:val="G3"/>
              <w:jc w:val="center"/>
              <w:rPr>
                <w:b/>
                <w:bCs/>
              </w:rPr>
            </w:pPr>
            <w:r>
              <w:rPr>
                <w:rFonts w:hint="eastAsia"/>
                <w:b/>
                <w:bCs/>
              </w:rPr>
              <w:t>住所地</w:t>
            </w:r>
          </w:p>
        </w:tc>
        <w:tc>
          <w:tcPr>
            <w:tcW w:w="1003" w:type="pct"/>
            <w:vAlign w:val="center"/>
          </w:tcPr>
          <w:p w14:paraId="51C70681" w14:textId="77777777" w:rsidR="00C50114" w:rsidRDefault="00000000">
            <w:pPr>
              <w:pStyle w:val="G3"/>
              <w:jc w:val="center"/>
              <w:rPr>
                <w:b/>
                <w:bCs/>
              </w:rPr>
            </w:pPr>
            <w:r>
              <w:rPr>
                <w:b/>
                <w:bCs/>
              </w:rPr>
              <w:t>是否取得其他国家或地区居留权</w:t>
            </w:r>
          </w:p>
        </w:tc>
      </w:tr>
      <w:tr w:rsidR="00C50114" w14:paraId="3A720919" w14:textId="77777777">
        <w:trPr>
          <w:trHeight w:val="397"/>
        </w:trPr>
        <w:tc>
          <w:tcPr>
            <w:tcW w:w="582" w:type="pct"/>
            <w:vAlign w:val="center"/>
          </w:tcPr>
          <w:p w14:paraId="5CB167CD" w14:textId="77777777" w:rsidR="00C50114" w:rsidRDefault="00000000">
            <w:pPr>
              <w:pStyle w:val="G3"/>
              <w:jc w:val="center"/>
            </w:pPr>
            <w:r>
              <w:t>李红星</w:t>
            </w:r>
          </w:p>
        </w:tc>
        <w:tc>
          <w:tcPr>
            <w:tcW w:w="635" w:type="pct"/>
            <w:vAlign w:val="center"/>
          </w:tcPr>
          <w:p w14:paraId="1CE8094D" w14:textId="77777777" w:rsidR="00C50114" w:rsidRDefault="00000000">
            <w:pPr>
              <w:pStyle w:val="G3"/>
              <w:jc w:val="center"/>
            </w:pPr>
            <w:r>
              <w:rPr>
                <w:rFonts w:hint="eastAsia"/>
              </w:rPr>
              <w:t>无</w:t>
            </w:r>
          </w:p>
        </w:tc>
        <w:tc>
          <w:tcPr>
            <w:tcW w:w="553" w:type="pct"/>
            <w:vAlign w:val="center"/>
          </w:tcPr>
          <w:p w14:paraId="0CB9A30C" w14:textId="77777777" w:rsidR="00C50114" w:rsidRDefault="00000000">
            <w:pPr>
              <w:pStyle w:val="G3"/>
              <w:jc w:val="center"/>
            </w:pPr>
            <w:r>
              <w:t>中国</w:t>
            </w:r>
          </w:p>
        </w:tc>
        <w:tc>
          <w:tcPr>
            <w:tcW w:w="1349" w:type="pct"/>
            <w:vAlign w:val="center"/>
          </w:tcPr>
          <w:p w14:paraId="48B0AF31" w14:textId="77777777" w:rsidR="00C50114" w:rsidRDefault="00000000">
            <w:pPr>
              <w:pStyle w:val="G3"/>
              <w:jc w:val="center"/>
            </w:pPr>
            <w:r>
              <w:t>3421011974********</w:t>
            </w:r>
          </w:p>
        </w:tc>
        <w:tc>
          <w:tcPr>
            <w:tcW w:w="875" w:type="pct"/>
            <w:vAlign w:val="center"/>
          </w:tcPr>
          <w:p w14:paraId="3D3DCE9B" w14:textId="77777777" w:rsidR="00C50114" w:rsidRDefault="00000000">
            <w:pPr>
              <w:pStyle w:val="G3"/>
              <w:jc w:val="center"/>
            </w:pPr>
            <w:r>
              <w:rPr>
                <w:rFonts w:hint="eastAsia"/>
              </w:rPr>
              <w:t>上海市</w:t>
            </w:r>
          </w:p>
        </w:tc>
        <w:tc>
          <w:tcPr>
            <w:tcW w:w="1003" w:type="pct"/>
            <w:vAlign w:val="center"/>
          </w:tcPr>
          <w:p w14:paraId="072BE80E" w14:textId="77777777" w:rsidR="00C50114" w:rsidRDefault="00000000">
            <w:pPr>
              <w:pStyle w:val="G3"/>
              <w:jc w:val="center"/>
            </w:pPr>
            <w:r>
              <w:t>否</w:t>
            </w:r>
          </w:p>
        </w:tc>
      </w:tr>
      <w:tr w:rsidR="00C50114" w14:paraId="5545F3FC" w14:textId="77777777">
        <w:trPr>
          <w:trHeight w:val="397"/>
        </w:trPr>
        <w:tc>
          <w:tcPr>
            <w:tcW w:w="582" w:type="pct"/>
            <w:vAlign w:val="center"/>
          </w:tcPr>
          <w:p w14:paraId="43D3DDC5" w14:textId="77777777" w:rsidR="00C50114" w:rsidRDefault="00000000">
            <w:pPr>
              <w:pStyle w:val="G3"/>
              <w:jc w:val="center"/>
            </w:pPr>
            <w:r>
              <w:t>车晓燕</w:t>
            </w:r>
          </w:p>
        </w:tc>
        <w:tc>
          <w:tcPr>
            <w:tcW w:w="635" w:type="pct"/>
            <w:vAlign w:val="center"/>
          </w:tcPr>
          <w:p w14:paraId="31EFB8AB" w14:textId="77777777" w:rsidR="00C50114" w:rsidRDefault="00000000">
            <w:pPr>
              <w:pStyle w:val="G3"/>
              <w:jc w:val="center"/>
            </w:pPr>
            <w:r>
              <w:rPr>
                <w:rFonts w:hint="eastAsia"/>
              </w:rPr>
              <w:t>无</w:t>
            </w:r>
          </w:p>
        </w:tc>
        <w:tc>
          <w:tcPr>
            <w:tcW w:w="553" w:type="pct"/>
            <w:vAlign w:val="center"/>
          </w:tcPr>
          <w:p w14:paraId="548C3363" w14:textId="77777777" w:rsidR="00C50114" w:rsidRDefault="00000000">
            <w:pPr>
              <w:pStyle w:val="G3"/>
              <w:jc w:val="center"/>
            </w:pPr>
            <w:r>
              <w:t>中国</w:t>
            </w:r>
          </w:p>
        </w:tc>
        <w:tc>
          <w:tcPr>
            <w:tcW w:w="1349" w:type="pct"/>
            <w:vAlign w:val="center"/>
          </w:tcPr>
          <w:p w14:paraId="219C50CE" w14:textId="77777777" w:rsidR="00C50114" w:rsidRDefault="00000000">
            <w:pPr>
              <w:pStyle w:val="G3"/>
              <w:jc w:val="center"/>
            </w:pPr>
            <w:r>
              <w:t>6101141981********</w:t>
            </w:r>
          </w:p>
        </w:tc>
        <w:tc>
          <w:tcPr>
            <w:tcW w:w="875" w:type="pct"/>
            <w:vAlign w:val="center"/>
          </w:tcPr>
          <w:p w14:paraId="04D4C1A3" w14:textId="77777777" w:rsidR="00C50114" w:rsidRDefault="00000000">
            <w:pPr>
              <w:pStyle w:val="G3"/>
              <w:jc w:val="center"/>
            </w:pPr>
            <w:r>
              <w:rPr>
                <w:rFonts w:hint="eastAsia"/>
              </w:rPr>
              <w:t>北京市</w:t>
            </w:r>
          </w:p>
        </w:tc>
        <w:tc>
          <w:tcPr>
            <w:tcW w:w="1003" w:type="pct"/>
            <w:vAlign w:val="center"/>
          </w:tcPr>
          <w:p w14:paraId="711532AC" w14:textId="77777777" w:rsidR="00C50114" w:rsidRDefault="00000000">
            <w:pPr>
              <w:pStyle w:val="G3"/>
              <w:jc w:val="center"/>
            </w:pPr>
            <w:r>
              <w:t>否</w:t>
            </w:r>
          </w:p>
        </w:tc>
      </w:tr>
    </w:tbl>
    <w:p w14:paraId="77ADDBFE" w14:textId="77777777" w:rsidR="00C50114" w:rsidRDefault="00000000">
      <w:pPr>
        <w:pStyle w:val="G"/>
        <w:spacing w:before="156" w:after="156"/>
        <w:ind w:firstLine="480"/>
        <w:jc w:val="both"/>
      </w:pPr>
      <w:r>
        <w:t>截至本报告书签署日</w:t>
      </w:r>
      <w:r>
        <w:rPr>
          <w:rFonts w:hint="eastAsia"/>
        </w:rPr>
        <w:t>，</w:t>
      </w:r>
      <w:r>
        <w:t>最近五年，鼎耘科技的董事、监事、高级管理人员</w:t>
      </w:r>
      <w:r>
        <w:rPr>
          <w:rFonts w:hint="eastAsia"/>
        </w:rPr>
        <w:t>未受过行政处罚（与证券市场明显无关的除外）、刑事处罚</w:t>
      </w:r>
      <w:r>
        <w:t>，涉及的与经济纠纷有关的重大民事诉讼如下：</w:t>
      </w:r>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33"/>
        <w:gridCol w:w="656"/>
        <w:gridCol w:w="1295"/>
        <w:gridCol w:w="674"/>
        <w:gridCol w:w="713"/>
        <w:gridCol w:w="2388"/>
        <w:gridCol w:w="2117"/>
      </w:tblGrid>
      <w:tr w:rsidR="00C50114" w14:paraId="17741F6D" w14:textId="77777777">
        <w:trPr>
          <w:trHeight w:val="397"/>
        </w:trPr>
        <w:tc>
          <w:tcPr>
            <w:tcW w:w="261" w:type="pct"/>
            <w:tcBorders>
              <w:bottom w:val="single" w:sz="4" w:space="0" w:color="000000"/>
              <w:right w:val="single" w:sz="4" w:space="0" w:color="000000"/>
            </w:tcBorders>
            <w:vAlign w:val="center"/>
          </w:tcPr>
          <w:p w14:paraId="63DD8A1F"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序号</w:t>
            </w:r>
          </w:p>
        </w:tc>
        <w:tc>
          <w:tcPr>
            <w:tcW w:w="396" w:type="pct"/>
            <w:tcBorders>
              <w:left w:val="single" w:sz="4" w:space="0" w:color="000000"/>
              <w:bottom w:val="single" w:sz="4" w:space="0" w:color="000000"/>
              <w:right w:val="single" w:sz="4" w:space="0" w:color="000000"/>
            </w:tcBorders>
            <w:vAlign w:val="center"/>
          </w:tcPr>
          <w:p w14:paraId="4508A1DA"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原告</w:t>
            </w:r>
          </w:p>
        </w:tc>
        <w:tc>
          <w:tcPr>
            <w:tcW w:w="782" w:type="pct"/>
            <w:tcBorders>
              <w:left w:val="single" w:sz="4" w:space="0" w:color="000000"/>
              <w:bottom w:val="single" w:sz="4" w:space="0" w:color="000000"/>
              <w:right w:val="single" w:sz="4" w:space="0" w:color="000000"/>
            </w:tcBorders>
            <w:vAlign w:val="center"/>
          </w:tcPr>
          <w:p w14:paraId="7735F2D2"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被告</w:t>
            </w:r>
          </w:p>
        </w:tc>
        <w:tc>
          <w:tcPr>
            <w:tcW w:w="407" w:type="pct"/>
            <w:tcBorders>
              <w:left w:val="single" w:sz="4" w:space="0" w:color="000000"/>
              <w:bottom w:val="single" w:sz="4" w:space="0" w:color="000000"/>
              <w:right w:val="single" w:sz="4" w:space="0" w:color="000000"/>
            </w:tcBorders>
            <w:vAlign w:val="center"/>
          </w:tcPr>
          <w:p w14:paraId="6BB15F31"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案由</w:t>
            </w:r>
          </w:p>
        </w:tc>
        <w:tc>
          <w:tcPr>
            <w:tcW w:w="431" w:type="pct"/>
            <w:tcBorders>
              <w:left w:val="single" w:sz="4" w:space="0" w:color="000000"/>
              <w:bottom w:val="single" w:sz="4" w:space="0" w:color="000000"/>
              <w:right w:val="single" w:sz="4" w:space="0" w:color="000000"/>
            </w:tcBorders>
            <w:vAlign w:val="center"/>
          </w:tcPr>
          <w:p w14:paraId="0E9DD337"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管辖法院</w:t>
            </w:r>
          </w:p>
        </w:tc>
        <w:tc>
          <w:tcPr>
            <w:tcW w:w="1443" w:type="pct"/>
            <w:tcBorders>
              <w:left w:val="single" w:sz="4" w:space="0" w:color="000000"/>
              <w:bottom w:val="single" w:sz="4" w:space="0" w:color="000000"/>
              <w:right w:val="single" w:sz="4" w:space="0" w:color="000000"/>
            </w:tcBorders>
            <w:vAlign w:val="center"/>
          </w:tcPr>
          <w:p w14:paraId="57BC948F"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诉讼标的金额</w:t>
            </w:r>
          </w:p>
        </w:tc>
        <w:tc>
          <w:tcPr>
            <w:tcW w:w="1279" w:type="pct"/>
            <w:tcBorders>
              <w:left w:val="single" w:sz="4" w:space="0" w:color="000000"/>
              <w:bottom w:val="single" w:sz="4" w:space="0" w:color="000000"/>
            </w:tcBorders>
            <w:vAlign w:val="center"/>
          </w:tcPr>
          <w:p w14:paraId="789C18E6" w14:textId="77777777" w:rsidR="00C50114"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诉讼进展</w:t>
            </w:r>
          </w:p>
        </w:tc>
      </w:tr>
      <w:tr w:rsidR="00C50114" w14:paraId="4917C431" w14:textId="77777777">
        <w:trPr>
          <w:trHeight w:val="397"/>
        </w:trPr>
        <w:tc>
          <w:tcPr>
            <w:tcW w:w="261" w:type="pct"/>
            <w:tcBorders>
              <w:top w:val="single" w:sz="4" w:space="0" w:color="000000"/>
              <w:right w:val="single" w:sz="4" w:space="0" w:color="000000"/>
            </w:tcBorders>
            <w:vAlign w:val="center"/>
          </w:tcPr>
          <w:p w14:paraId="5CE6536A" w14:textId="77777777" w:rsidR="00C50114"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1</w:t>
            </w:r>
          </w:p>
        </w:tc>
        <w:tc>
          <w:tcPr>
            <w:tcW w:w="396" w:type="pct"/>
            <w:tcBorders>
              <w:top w:val="single" w:sz="4" w:space="0" w:color="000000"/>
              <w:left w:val="single" w:sz="4" w:space="0" w:color="000000"/>
              <w:right w:val="single" w:sz="4" w:space="0" w:color="000000"/>
            </w:tcBorders>
            <w:vAlign w:val="center"/>
          </w:tcPr>
          <w:p w14:paraId="0B1AF9E7" w14:textId="77777777" w:rsidR="00C50114"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成都曙光光纤网络有限责任公司</w:t>
            </w:r>
          </w:p>
        </w:tc>
        <w:tc>
          <w:tcPr>
            <w:tcW w:w="782" w:type="pct"/>
            <w:tcBorders>
              <w:top w:val="single" w:sz="4" w:space="0" w:color="000000"/>
              <w:left w:val="single" w:sz="4" w:space="0" w:color="000000"/>
              <w:right w:val="single" w:sz="4" w:space="0" w:color="000000"/>
            </w:tcBorders>
            <w:vAlign w:val="center"/>
          </w:tcPr>
          <w:p w14:paraId="24F1D814" w14:textId="77777777" w:rsidR="00C50114"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珠海横琴泓沛股权投资基金（有限合伙）、李红星及相关人员</w:t>
            </w:r>
          </w:p>
        </w:tc>
        <w:tc>
          <w:tcPr>
            <w:tcW w:w="407" w:type="pct"/>
            <w:tcBorders>
              <w:top w:val="single" w:sz="4" w:space="0" w:color="000000"/>
              <w:left w:val="single" w:sz="4" w:space="0" w:color="000000"/>
              <w:right w:val="single" w:sz="4" w:space="0" w:color="000000"/>
            </w:tcBorders>
            <w:vAlign w:val="center"/>
          </w:tcPr>
          <w:p w14:paraId="6CFB43D7" w14:textId="77777777" w:rsidR="00C50114"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借款合同纠纷</w:t>
            </w:r>
          </w:p>
        </w:tc>
        <w:tc>
          <w:tcPr>
            <w:tcW w:w="431" w:type="pct"/>
            <w:tcBorders>
              <w:top w:val="single" w:sz="4" w:space="0" w:color="000000"/>
              <w:left w:val="single" w:sz="4" w:space="0" w:color="000000"/>
              <w:right w:val="single" w:sz="4" w:space="0" w:color="000000"/>
            </w:tcBorders>
            <w:vAlign w:val="center"/>
          </w:tcPr>
          <w:p w14:paraId="7E66815E" w14:textId="77777777" w:rsidR="00C50114"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北京市第三中级</w:t>
            </w:r>
            <w:del w:id="74" w:author="猫猫" w:date="2025-11-18T11:32:00Z">
              <w:r>
                <w:rPr>
                  <w:color w:val="333333"/>
                  <w:kern w:val="0"/>
                  <w:sz w:val="21"/>
                  <w:szCs w:val="21"/>
                  <w:lang w:bidi="ar"/>
                </w:rPr>
                <w:delText>人民院</w:delText>
              </w:r>
            </w:del>
            <w:ins w:id="75" w:author="猫猫" w:date="2025-11-18T11:32:00Z">
              <w:r>
                <w:rPr>
                  <w:color w:val="333333"/>
                  <w:kern w:val="0"/>
                  <w:sz w:val="21"/>
                  <w:szCs w:val="21"/>
                  <w:lang w:bidi="ar"/>
                </w:rPr>
                <w:t>人民</w:t>
              </w:r>
              <w:r>
                <w:rPr>
                  <w:rFonts w:hint="eastAsia"/>
                  <w:color w:val="333333"/>
                  <w:kern w:val="0"/>
                  <w:sz w:val="21"/>
                  <w:szCs w:val="21"/>
                  <w:lang w:bidi="ar"/>
                </w:rPr>
                <w:t>法</w:t>
              </w:r>
              <w:r>
                <w:rPr>
                  <w:color w:val="333333"/>
                  <w:kern w:val="0"/>
                  <w:sz w:val="21"/>
                  <w:szCs w:val="21"/>
                  <w:lang w:bidi="ar"/>
                </w:rPr>
                <w:t>院</w:t>
              </w:r>
            </w:ins>
          </w:p>
        </w:tc>
        <w:tc>
          <w:tcPr>
            <w:tcW w:w="1443" w:type="pct"/>
            <w:tcBorders>
              <w:top w:val="single" w:sz="4" w:space="0" w:color="000000"/>
              <w:left w:val="single" w:sz="4" w:space="0" w:color="000000"/>
              <w:right w:val="single" w:sz="4" w:space="0" w:color="000000"/>
            </w:tcBorders>
            <w:vAlign w:val="center"/>
          </w:tcPr>
          <w:p w14:paraId="3D7DF380" w14:textId="77777777" w:rsidR="00C50114"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t>根据（</w:t>
            </w:r>
            <w:r>
              <w:rPr>
                <w:color w:val="333333"/>
                <w:kern w:val="0"/>
                <w:sz w:val="21"/>
                <w:szCs w:val="21"/>
                <w:lang w:bidi="ar"/>
              </w:rPr>
              <w:t>2021</w:t>
            </w:r>
            <w:r>
              <w:rPr>
                <w:color w:val="333333"/>
                <w:kern w:val="0"/>
                <w:sz w:val="21"/>
                <w:szCs w:val="21"/>
                <w:lang w:bidi="ar"/>
              </w:rPr>
              <w:t>）最高法民终</w:t>
            </w:r>
            <w:r>
              <w:rPr>
                <w:color w:val="333333"/>
                <w:kern w:val="0"/>
                <w:sz w:val="21"/>
                <w:szCs w:val="21"/>
                <w:lang w:bidi="ar"/>
              </w:rPr>
              <w:t>612</w:t>
            </w:r>
            <w:r>
              <w:rPr>
                <w:color w:val="333333"/>
                <w:kern w:val="0"/>
                <w:sz w:val="21"/>
                <w:szCs w:val="21"/>
                <w:lang w:bidi="ar"/>
              </w:rPr>
              <w:t>号民事判决书，珠海横琴泓沛股权投资基金（有限合伙）自本判决生效之日</w:t>
            </w:r>
            <w:ins w:id="76" w:author="猫猫" w:date="2025-11-18T11:32:00Z">
              <w:r>
                <w:rPr>
                  <w:rFonts w:hint="eastAsia"/>
                  <w:color w:val="333333"/>
                  <w:kern w:val="0"/>
                  <w:sz w:val="21"/>
                  <w:szCs w:val="21"/>
                  <w:lang w:bidi="ar"/>
                </w:rPr>
                <w:t>起</w:t>
              </w:r>
            </w:ins>
            <w:r>
              <w:rPr>
                <w:color w:val="333333"/>
                <w:kern w:val="0"/>
                <w:sz w:val="21"/>
                <w:szCs w:val="21"/>
                <w:lang w:bidi="ar"/>
              </w:rPr>
              <w:t>十五日内向成都曙光光纤网络有限责任公司支付</w:t>
            </w:r>
            <w:r>
              <w:rPr>
                <w:color w:val="333333"/>
                <w:kern w:val="0"/>
                <w:sz w:val="21"/>
                <w:szCs w:val="21"/>
                <w:lang w:bidi="ar"/>
              </w:rPr>
              <w:t>2</w:t>
            </w:r>
            <w:r>
              <w:rPr>
                <w:color w:val="333333"/>
                <w:kern w:val="0"/>
                <w:sz w:val="21"/>
                <w:szCs w:val="21"/>
                <w:lang w:bidi="ar"/>
              </w:rPr>
              <w:t>亿元，李红星及相关人员承担连带责任</w:t>
            </w:r>
          </w:p>
        </w:tc>
        <w:tc>
          <w:tcPr>
            <w:tcW w:w="1279" w:type="pct"/>
            <w:tcBorders>
              <w:top w:val="single" w:sz="4" w:space="0" w:color="000000"/>
              <w:left w:val="single" w:sz="4" w:space="0" w:color="000000"/>
            </w:tcBorders>
            <w:vAlign w:val="center"/>
          </w:tcPr>
          <w:p w14:paraId="23F3552F" w14:textId="77777777" w:rsidR="00C50114"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t>根据（</w:t>
            </w:r>
            <w:r>
              <w:rPr>
                <w:color w:val="333333"/>
                <w:kern w:val="0"/>
                <w:sz w:val="21"/>
                <w:szCs w:val="21"/>
                <w:lang w:bidi="ar"/>
              </w:rPr>
              <w:t>2022</w:t>
            </w:r>
            <w:r>
              <w:rPr>
                <w:color w:val="333333"/>
                <w:kern w:val="0"/>
                <w:sz w:val="21"/>
                <w:szCs w:val="21"/>
                <w:lang w:bidi="ar"/>
              </w:rPr>
              <w:t>）川</w:t>
            </w:r>
            <w:r>
              <w:rPr>
                <w:color w:val="333333"/>
                <w:kern w:val="0"/>
                <w:sz w:val="21"/>
                <w:szCs w:val="21"/>
                <w:lang w:bidi="ar"/>
              </w:rPr>
              <w:t>0191</w:t>
            </w:r>
            <w:r>
              <w:rPr>
                <w:color w:val="333333"/>
                <w:kern w:val="0"/>
                <w:sz w:val="21"/>
                <w:szCs w:val="21"/>
                <w:lang w:bidi="ar"/>
              </w:rPr>
              <w:t>执恢</w:t>
            </w:r>
            <w:r>
              <w:rPr>
                <w:color w:val="333333"/>
                <w:kern w:val="0"/>
                <w:sz w:val="21"/>
                <w:szCs w:val="21"/>
                <w:lang w:bidi="ar"/>
              </w:rPr>
              <w:t>610</w:t>
            </w:r>
            <w:r>
              <w:rPr>
                <w:color w:val="333333"/>
                <w:kern w:val="0"/>
                <w:sz w:val="21"/>
                <w:szCs w:val="21"/>
                <w:lang w:bidi="ar"/>
              </w:rPr>
              <w:t>号履行到期债务证明书、（</w:t>
            </w:r>
            <w:r>
              <w:rPr>
                <w:color w:val="333333"/>
                <w:kern w:val="0"/>
                <w:sz w:val="21"/>
                <w:szCs w:val="21"/>
                <w:lang w:bidi="ar"/>
              </w:rPr>
              <w:t>2021</w:t>
            </w:r>
            <w:r>
              <w:rPr>
                <w:color w:val="333333"/>
                <w:kern w:val="0"/>
                <w:sz w:val="21"/>
                <w:szCs w:val="21"/>
                <w:lang w:bidi="ar"/>
              </w:rPr>
              <w:t>）川</w:t>
            </w:r>
            <w:r>
              <w:rPr>
                <w:color w:val="333333"/>
                <w:kern w:val="0"/>
                <w:sz w:val="21"/>
                <w:szCs w:val="21"/>
                <w:lang w:bidi="ar"/>
              </w:rPr>
              <w:t>01</w:t>
            </w:r>
            <w:r>
              <w:rPr>
                <w:color w:val="333333"/>
                <w:kern w:val="0"/>
                <w:sz w:val="21"/>
                <w:szCs w:val="21"/>
                <w:lang w:bidi="ar"/>
              </w:rPr>
              <w:t>执恢</w:t>
            </w:r>
            <w:r>
              <w:rPr>
                <w:color w:val="333333"/>
                <w:kern w:val="0"/>
                <w:sz w:val="21"/>
                <w:szCs w:val="21"/>
                <w:lang w:bidi="ar"/>
              </w:rPr>
              <w:t>470</w:t>
            </w:r>
            <w:r>
              <w:rPr>
                <w:color w:val="333333"/>
                <w:kern w:val="0"/>
                <w:sz w:val="21"/>
                <w:szCs w:val="21"/>
                <w:lang w:bidi="ar"/>
              </w:rPr>
              <w:t>号履行到期债务证明书，李红星及相关人员已向指定方履行到期债务合计</w:t>
            </w:r>
            <w:r>
              <w:rPr>
                <w:color w:val="333333"/>
                <w:kern w:val="0"/>
                <w:sz w:val="21"/>
                <w:szCs w:val="21"/>
                <w:lang w:bidi="ar"/>
              </w:rPr>
              <w:t>2</w:t>
            </w:r>
            <w:r>
              <w:rPr>
                <w:color w:val="333333"/>
                <w:kern w:val="0"/>
                <w:sz w:val="21"/>
                <w:szCs w:val="21"/>
                <w:lang w:bidi="ar"/>
              </w:rPr>
              <w:t>亿元</w:t>
            </w:r>
          </w:p>
        </w:tc>
      </w:tr>
    </w:tbl>
    <w:p w14:paraId="2FCE56A8" w14:textId="77777777" w:rsidR="00C50114" w:rsidRDefault="00000000">
      <w:pPr>
        <w:pStyle w:val="G0"/>
        <w:spacing w:before="156" w:after="156"/>
      </w:pPr>
      <w:r>
        <w:rPr>
          <w:rFonts w:hint="eastAsia"/>
        </w:rPr>
        <w:t>（七）一致行动人及其控股股东、实际控制人拥有境内、境外其他上市公司</w:t>
      </w:r>
      <w:r>
        <w:rPr>
          <w:rFonts w:hint="eastAsia"/>
        </w:rPr>
        <w:t>5%</w:t>
      </w:r>
      <w:r>
        <w:rPr>
          <w:rFonts w:hint="eastAsia"/>
        </w:rPr>
        <w:t>以上股份的情况</w:t>
      </w:r>
    </w:p>
    <w:p w14:paraId="19DF301E" w14:textId="77777777" w:rsidR="00C50114" w:rsidRDefault="00000000">
      <w:pPr>
        <w:pStyle w:val="G"/>
        <w:spacing w:before="156" w:after="156"/>
        <w:ind w:firstLine="480"/>
        <w:jc w:val="both"/>
        <w:rPr>
          <w:color w:val="000000"/>
          <w:kern w:val="0"/>
          <w:lang w:bidi="ar"/>
        </w:rPr>
      </w:pPr>
      <w:r>
        <w:rPr>
          <w:color w:val="000000"/>
          <w:kern w:val="0"/>
          <w:lang w:bidi="ar"/>
        </w:rPr>
        <w:t>截至本报告书签署日，除汇源通信外，鼎耘科技的控股股东家家悦控股持有境内、境外其他上市公司</w:t>
      </w:r>
      <w:r>
        <w:rPr>
          <w:color w:val="000000"/>
          <w:kern w:val="0"/>
          <w:lang w:bidi="ar"/>
        </w:rPr>
        <w:t>5%</w:t>
      </w:r>
      <w:r>
        <w:rPr>
          <w:color w:val="000000"/>
          <w:kern w:val="0"/>
          <w:lang w:bidi="ar"/>
        </w:rPr>
        <w:t>以上股份的情况如下：</w:t>
      </w:r>
    </w:p>
    <w:tbl>
      <w:tblPr>
        <w:tblW w:w="4998"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647"/>
        <w:gridCol w:w="100"/>
        <w:gridCol w:w="2410"/>
        <w:gridCol w:w="549"/>
        <w:gridCol w:w="631"/>
        <w:gridCol w:w="734"/>
        <w:gridCol w:w="1062"/>
        <w:gridCol w:w="911"/>
        <w:gridCol w:w="169"/>
        <w:gridCol w:w="1070"/>
      </w:tblGrid>
      <w:tr w:rsidR="00C50114" w14:paraId="68FD073C" w14:textId="77777777">
        <w:trPr>
          <w:trHeight w:val="397"/>
          <w:del w:id="77" w:author="猫猫" w:date="2025-11-18T11:32:00Z"/>
        </w:trPr>
        <w:tc>
          <w:tcPr>
            <w:tcW w:w="450" w:type="pct"/>
            <w:gridSpan w:val="2"/>
            <w:tcBorders>
              <w:bottom w:val="single" w:sz="4" w:space="0" w:color="000000"/>
              <w:right w:val="single" w:sz="4" w:space="0" w:color="000000"/>
            </w:tcBorders>
            <w:vAlign w:val="center"/>
          </w:tcPr>
          <w:p w14:paraId="2245B482" w14:textId="77777777" w:rsidR="00C50114" w:rsidRDefault="00000000">
            <w:pPr>
              <w:spacing w:beforeLines="0" w:before="0" w:afterLines="0" w:after="0" w:line="240" w:lineRule="auto"/>
              <w:jc w:val="center"/>
              <w:textAlignment w:val="center"/>
              <w:rPr>
                <w:del w:id="78" w:author="猫猫" w:date="2025-11-18T11:32:00Z"/>
                <w:b/>
                <w:bCs/>
                <w:color w:val="333333"/>
                <w:sz w:val="21"/>
                <w:szCs w:val="21"/>
              </w:rPr>
            </w:pPr>
            <w:del w:id="79" w:author="猫猫" w:date="2025-11-18T11:32:00Z">
              <w:r>
                <w:rPr>
                  <w:b/>
                  <w:bCs/>
                  <w:color w:val="333333"/>
                  <w:kern w:val="0"/>
                  <w:sz w:val="21"/>
                  <w:szCs w:val="21"/>
                  <w:lang w:bidi="ar"/>
                </w:rPr>
                <w:delText>序号</w:delText>
              </w:r>
            </w:del>
          </w:p>
        </w:tc>
        <w:tc>
          <w:tcPr>
            <w:tcW w:w="1784" w:type="pct"/>
            <w:gridSpan w:val="2"/>
            <w:tcBorders>
              <w:left w:val="single" w:sz="4" w:space="0" w:color="000000"/>
              <w:bottom w:val="single" w:sz="4" w:space="0" w:color="000000"/>
              <w:right w:val="single" w:sz="4" w:space="0" w:color="000000"/>
            </w:tcBorders>
            <w:vAlign w:val="center"/>
          </w:tcPr>
          <w:p w14:paraId="672AAF3F" w14:textId="77777777" w:rsidR="00C50114" w:rsidRDefault="00000000">
            <w:pPr>
              <w:spacing w:beforeLines="0" w:before="0" w:afterLines="0" w:after="0" w:line="240" w:lineRule="auto"/>
              <w:jc w:val="center"/>
              <w:textAlignment w:val="center"/>
              <w:rPr>
                <w:del w:id="80" w:author="猫猫" w:date="2025-11-18T11:32:00Z"/>
                <w:b/>
                <w:bCs/>
                <w:color w:val="333333"/>
                <w:sz w:val="21"/>
                <w:szCs w:val="21"/>
              </w:rPr>
            </w:pPr>
            <w:del w:id="81" w:author="猫猫" w:date="2025-11-18T11:32:00Z">
              <w:r>
                <w:rPr>
                  <w:rFonts w:hint="eastAsia"/>
                  <w:b/>
                  <w:bCs/>
                  <w:color w:val="333333"/>
                  <w:kern w:val="0"/>
                  <w:sz w:val="21"/>
                  <w:szCs w:val="21"/>
                  <w:lang w:bidi="ar"/>
                </w:rPr>
                <w:delText>上市公司名称</w:delText>
              </w:r>
            </w:del>
          </w:p>
        </w:tc>
        <w:tc>
          <w:tcPr>
            <w:tcW w:w="824" w:type="pct"/>
            <w:gridSpan w:val="2"/>
            <w:tcBorders>
              <w:left w:val="single" w:sz="4" w:space="0" w:color="000000"/>
              <w:bottom w:val="single" w:sz="4" w:space="0" w:color="000000"/>
              <w:right w:val="single" w:sz="4" w:space="0" w:color="000000"/>
            </w:tcBorders>
            <w:vAlign w:val="center"/>
          </w:tcPr>
          <w:p w14:paraId="6B9203C9" w14:textId="77777777" w:rsidR="00C50114" w:rsidRDefault="00000000">
            <w:pPr>
              <w:spacing w:beforeLines="0" w:before="0" w:afterLines="0" w:after="0" w:line="240" w:lineRule="auto"/>
              <w:jc w:val="center"/>
              <w:textAlignment w:val="center"/>
              <w:rPr>
                <w:del w:id="82" w:author="猫猫" w:date="2025-11-18T11:32:00Z"/>
                <w:b/>
                <w:bCs/>
                <w:color w:val="333333"/>
                <w:sz w:val="21"/>
                <w:szCs w:val="21"/>
              </w:rPr>
            </w:pPr>
            <w:del w:id="83" w:author="猫猫" w:date="2025-11-18T11:32:00Z">
              <w:r>
                <w:rPr>
                  <w:rFonts w:hint="eastAsia"/>
                  <w:b/>
                  <w:bCs/>
                  <w:color w:val="333333"/>
                  <w:kern w:val="0"/>
                  <w:sz w:val="21"/>
                  <w:szCs w:val="21"/>
                  <w:lang w:bidi="ar"/>
                </w:rPr>
                <w:delText>证券代码</w:delText>
              </w:r>
            </w:del>
          </w:p>
        </w:tc>
        <w:tc>
          <w:tcPr>
            <w:tcW w:w="1191" w:type="pct"/>
            <w:gridSpan w:val="2"/>
            <w:tcBorders>
              <w:left w:val="single" w:sz="4" w:space="0" w:color="000000"/>
              <w:bottom w:val="single" w:sz="4" w:space="0" w:color="000000"/>
              <w:right w:val="single" w:sz="4" w:space="0" w:color="000000"/>
            </w:tcBorders>
            <w:vAlign w:val="center"/>
          </w:tcPr>
          <w:p w14:paraId="5BA8388B" w14:textId="77777777" w:rsidR="00C50114" w:rsidRDefault="00000000">
            <w:pPr>
              <w:spacing w:beforeLines="0" w:before="0" w:afterLines="0" w:after="0" w:line="240" w:lineRule="auto"/>
              <w:jc w:val="center"/>
              <w:textAlignment w:val="center"/>
              <w:rPr>
                <w:del w:id="84" w:author="猫猫" w:date="2025-11-18T11:32:00Z"/>
                <w:b/>
                <w:bCs/>
                <w:color w:val="333333"/>
                <w:sz w:val="21"/>
                <w:szCs w:val="21"/>
              </w:rPr>
            </w:pPr>
            <w:del w:id="85" w:author="猫猫" w:date="2025-11-18T11:32:00Z">
              <w:r>
                <w:rPr>
                  <w:rFonts w:hint="eastAsia"/>
                  <w:b/>
                  <w:bCs/>
                  <w:color w:val="333333"/>
                  <w:kern w:val="0"/>
                  <w:sz w:val="21"/>
                  <w:szCs w:val="21"/>
                  <w:lang w:bidi="ar"/>
                </w:rPr>
                <w:delText>上市地</w:delText>
              </w:r>
            </w:del>
          </w:p>
        </w:tc>
        <w:tc>
          <w:tcPr>
            <w:tcW w:w="748" w:type="pct"/>
            <w:gridSpan w:val="2"/>
            <w:tcBorders>
              <w:left w:val="single" w:sz="4" w:space="0" w:color="000000"/>
              <w:bottom w:val="single" w:sz="4" w:space="0" w:color="000000"/>
              <w:right w:val="single" w:sz="4" w:space="0" w:color="000000"/>
            </w:tcBorders>
            <w:vAlign w:val="center"/>
          </w:tcPr>
          <w:p w14:paraId="5F8E165E" w14:textId="77777777" w:rsidR="00C50114" w:rsidRDefault="00000000">
            <w:pPr>
              <w:spacing w:beforeLines="0" w:before="0" w:afterLines="0" w:after="0" w:line="240" w:lineRule="auto"/>
              <w:jc w:val="center"/>
              <w:textAlignment w:val="center"/>
              <w:rPr>
                <w:del w:id="86" w:author="猫猫" w:date="2025-11-18T11:32:00Z"/>
                <w:b/>
                <w:bCs/>
                <w:color w:val="333333"/>
                <w:sz w:val="21"/>
                <w:szCs w:val="21"/>
              </w:rPr>
            </w:pPr>
            <w:del w:id="87" w:author="猫猫" w:date="2025-11-18T11:32:00Z">
              <w:r>
                <w:rPr>
                  <w:rFonts w:hint="eastAsia"/>
                  <w:b/>
                  <w:bCs/>
                  <w:color w:val="333333"/>
                  <w:kern w:val="0"/>
                  <w:sz w:val="21"/>
                  <w:szCs w:val="21"/>
                  <w:lang w:bidi="ar"/>
                </w:rPr>
                <w:delText>持股比例</w:delText>
              </w:r>
            </w:del>
          </w:p>
        </w:tc>
      </w:tr>
      <w:tr w:rsidR="00C50114" w14:paraId="34A5CA01" w14:textId="77777777">
        <w:trPr>
          <w:trHeight w:val="397"/>
          <w:del w:id="88" w:author="猫猫" w:date="2025-11-18T11:32:00Z"/>
        </w:trPr>
        <w:tc>
          <w:tcPr>
            <w:tcW w:w="450" w:type="pct"/>
            <w:gridSpan w:val="2"/>
            <w:tcBorders>
              <w:top w:val="single" w:sz="4" w:space="0" w:color="000000"/>
              <w:bottom w:val="single" w:sz="4" w:space="0" w:color="000000"/>
              <w:right w:val="single" w:sz="4" w:space="0" w:color="000000"/>
            </w:tcBorders>
            <w:vAlign w:val="center"/>
          </w:tcPr>
          <w:p w14:paraId="4E0B8900" w14:textId="77777777" w:rsidR="00C50114" w:rsidRDefault="00000000">
            <w:pPr>
              <w:spacing w:beforeLines="0" w:before="0" w:afterLines="0" w:after="0" w:line="240" w:lineRule="auto"/>
              <w:jc w:val="center"/>
              <w:textAlignment w:val="center"/>
              <w:rPr>
                <w:del w:id="89" w:author="猫猫" w:date="2025-11-18T11:32:00Z"/>
                <w:color w:val="333333"/>
                <w:sz w:val="21"/>
                <w:szCs w:val="21"/>
              </w:rPr>
            </w:pPr>
            <w:del w:id="90" w:author="猫猫" w:date="2025-11-18T11:32:00Z">
              <w:r>
                <w:rPr>
                  <w:color w:val="333333"/>
                  <w:kern w:val="0"/>
                  <w:sz w:val="21"/>
                  <w:szCs w:val="21"/>
                  <w:lang w:bidi="ar"/>
                </w:rPr>
                <w:delText>1</w:delText>
              </w:r>
            </w:del>
          </w:p>
        </w:tc>
        <w:tc>
          <w:tcPr>
            <w:tcW w:w="1784" w:type="pct"/>
            <w:gridSpan w:val="2"/>
            <w:tcBorders>
              <w:top w:val="single" w:sz="4" w:space="0" w:color="000000"/>
              <w:left w:val="single" w:sz="4" w:space="0" w:color="000000"/>
              <w:bottom w:val="single" w:sz="4" w:space="0" w:color="000000"/>
              <w:right w:val="single" w:sz="4" w:space="0" w:color="000000"/>
            </w:tcBorders>
            <w:vAlign w:val="center"/>
          </w:tcPr>
          <w:p w14:paraId="2B9396AC" w14:textId="77777777" w:rsidR="00C50114" w:rsidRDefault="00000000">
            <w:pPr>
              <w:spacing w:beforeLines="0" w:before="0" w:afterLines="0" w:after="0" w:line="240" w:lineRule="auto"/>
              <w:jc w:val="center"/>
              <w:textAlignment w:val="center"/>
              <w:rPr>
                <w:del w:id="91" w:author="猫猫" w:date="2025-11-18T11:32:00Z"/>
                <w:color w:val="333333"/>
                <w:sz w:val="21"/>
                <w:szCs w:val="21"/>
              </w:rPr>
            </w:pPr>
            <w:del w:id="92" w:author="猫猫" w:date="2025-11-18T11:32:00Z">
              <w:r>
                <w:rPr>
                  <w:color w:val="333333"/>
                  <w:kern w:val="0"/>
                  <w:sz w:val="21"/>
                  <w:szCs w:val="21"/>
                  <w:lang w:bidi="ar"/>
                </w:rPr>
                <w:delText>家家悦集团股份有限公司</w:delText>
              </w:r>
            </w:del>
          </w:p>
        </w:tc>
        <w:tc>
          <w:tcPr>
            <w:tcW w:w="824" w:type="pct"/>
            <w:gridSpan w:val="2"/>
            <w:tcBorders>
              <w:top w:val="single" w:sz="4" w:space="0" w:color="000000"/>
              <w:left w:val="single" w:sz="4" w:space="0" w:color="000000"/>
              <w:bottom w:val="single" w:sz="4" w:space="0" w:color="000000"/>
              <w:right w:val="single" w:sz="4" w:space="0" w:color="000000"/>
            </w:tcBorders>
            <w:vAlign w:val="center"/>
          </w:tcPr>
          <w:p w14:paraId="58081DDF" w14:textId="77777777" w:rsidR="00C50114" w:rsidRDefault="00000000">
            <w:pPr>
              <w:spacing w:beforeLines="0" w:before="0" w:afterLines="0" w:after="0" w:line="240" w:lineRule="auto"/>
              <w:jc w:val="center"/>
              <w:textAlignment w:val="center"/>
              <w:rPr>
                <w:del w:id="93" w:author="猫猫" w:date="2025-11-18T11:32:00Z"/>
                <w:color w:val="333333"/>
                <w:sz w:val="21"/>
                <w:szCs w:val="21"/>
              </w:rPr>
            </w:pPr>
            <w:del w:id="94" w:author="猫猫" w:date="2025-11-18T11:32:00Z">
              <w:r>
                <w:rPr>
                  <w:color w:val="333333"/>
                  <w:kern w:val="0"/>
                  <w:sz w:val="21"/>
                  <w:szCs w:val="21"/>
                  <w:lang w:bidi="ar"/>
                </w:rPr>
                <w:delText>603708.SH</w:delText>
              </w:r>
            </w:del>
          </w:p>
        </w:tc>
        <w:tc>
          <w:tcPr>
            <w:tcW w:w="1191" w:type="pct"/>
            <w:gridSpan w:val="2"/>
            <w:tcBorders>
              <w:top w:val="single" w:sz="4" w:space="0" w:color="000000"/>
              <w:left w:val="single" w:sz="4" w:space="0" w:color="000000"/>
              <w:bottom w:val="single" w:sz="4" w:space="0" w:color="000000"/>
              <w:right w:val="single" w:sz="4" w:space="0" w:color="000000"/>
            </w:tcBorders>
            <w:vAlign w:val="center"/>
          </w:tcPr>
          <w:p w14:paraId="4A6EE89A" w14:textId="77777777" w:rsidR="00C50114" w:rsidRDefault="00000000">
            <w:pPr>
              <w:spacing w:beforeLines="0" w:before="0" w:afterLines="0" w:after="0" w:line="240" w:lineRule="auto"/>
              <w:jc w:val="center"/>
              <w:textAlignment w:val="center"/>
              <w:rPr>
                <w:del w:id="95" w:author="猫猫" w:date="2025-11-18T11:32:00Z"/>
                <w:color w:val="333333"/>
                <w:sz w:val="21"/>
                <w:szCs w:val="21"/>
              </w:rPr>
            </w:pPr>
            <w:del w:id="96" w:author="猫猫" w:date="2025-11-18T11:32:00Z">
              <w:r>
                <w:rPr>
                  <w:rFonts w:hint="eastAsia"/>
                  <w:color w:val="333333"/>
                  <w:kern w:val="0"/>
                  <w:sz w:val="21"/>
                  <w:szCs w:val="21"/>
                  <w:lang w:bidi="ar"/>
                </w:rPr>
                <w:delText>上海证券交易所</w:delText>
              </w:r>
            </w:del>
          </w:p>
        </w:tc>
        <w:tc>
          <w:tcPr>
            <w:tcW w:w="748" w:type="pct"/>
            <w:gridSpan w:val="2"/>
            <w:tcBorders>
              <w:top w:val="single" w:sz="4" w:space="0" w:color="000000"/>
              <w:left w:val="single" w:sz="4" w:space="0" w:color="000000"/>
              <w:bottom w:val="single" w:sz="4" w:space="0" w:color="000000"/>
              <w:right w:val="single" w:sz="4" w:space="0" w:color="000000"/>
            </w:tcBorders>
            <w:vAlign w:val="center"/>
          </w:tcPr>
          <w:p w14:paraId="1BDE27B3" w14:textId="77777777" w:rsidR="00C50114" w:rsidRDefault="00000000">
            <w:pPr>
              <w:spacing w:beforeLines="0" w:before="0" w:afterLines="0" w:after="0" w:line="240" w:lineRule="auto"/>
              <w:jc w:val="center"/>
              <w:textAlignment w:val="center"/>
              <w:rPr>
                <w:del w:id="97" w:author="猫猫" w:date="2025-11-18T11:32:00Z"/>
                <w:color w:val="333333"/>
                <w:sz w:val="21"/>
                <w:szCs w:val="21"/>
              </w:rPr>
            </w:pPr>
            <w:del w:id="98" w:author="猫猫" w:date="2025-11-18T11:32:00Z">
              <w:r>
                <w:rPr>
                  <w:rFonts w:hint="eastAsia"/>
                  <w:color w:val="333333"/>
                  <w:kern w:val="0"/>
                  <w:sz w:val="21"/>
                  <w:szCs w:val="21"/>
                  <w:lang w:bidi="ar"/>
                </w:rPr>
                <w:delText>62.94%</w:delText>
              </w:r>
            </w:del>
          </w:p>
        </w:tc>
      </w:tr>
      <w:tr w:rsidR="00C50114" w14:paraId="2BC0A05A" w14:textId="77777777">
        <w:trPr>
          <w:trHeight w:val="397"/>
          <w:del w:id="99" w:author="猫猫" w:date="2025-11-18T11:32:00Z"/>
        </w:trPr>
        <w:tc>
          <w:tcPr>
            <w:tcW w:w="450" w:type="pct"/>
            <w:gridSpan w:val="2"/>
            <w:tcBorders>
              <w:top w:val="single" w:sz="4" w:space="0" w:color="000000"/>
              <w:right w:val="single" w:sz="4" w:space="0" w:color="000000"/>
            </w:tcBorders>
            <w:vAlign w:val="center"/>
          </w:tcPr>
          <w:p w14:paraId="5743693F" w14:textId="77777777" w:rsidR="00C50114" w:rsidRDefault="00000000">
            <w:pPr>
              <w:spacing w:beforeLines="0" w:before="0" w:afterLines="0" w:after="0" w:line="240" w:lineRule="auto"/>
              <w:jc w:val="center"/>
              <w:textAlignment w:val="center"/>
              <w:rPr>
                <w:del w:id="100" w:author="猫猫" w:date="2025-11-18T11:32:00Z"/>
                <w:color w:val="333333"/>
                <w:kern w:val="0"/>
                <w:sz w:val="21"/>
                <w:szCs w:val="21"/>
                <w:lang w:bidi="ar"/>
              </w:rPr>
            </w:pPr>
            <w:del w:id="101" w:author="猫猫" w:date="2025-11-18T11:32:00Z">
              <w:r>
                <w:rPr>
                  <w:rFonts w:hint="eastAsia"/>
                  <w:color w:val="333333"/>
                  <w:kern w:val="0"/>
                  <w:sz w:val="21"/>
                  <w:szCs w:val="21"/>
                  <w:lang w:bidi="ar"/>
                </w:rPr>
                <w:delText>2</w:delText>
              </w:r>
            </w:del>
          </w:p>
        </w:tc>
        <w:tc>
          <w:tcPr>
            <w:tcW w:w="1784" w:type="pct"/>
            <w:gridSpan w:val="2"/>
            <w:tcBorders>
              <w:top w:val="single" w:sz="4" w:space="0" w:color="000000"/>
              <w:left w:val="single" w:sz="4" w:space="0" w:color="000000"/>
              <w:right w:val="single" w:sz="4" w:space="0" w:color="000000"/>
            </w:tcBorders>
            <w:vAlign w:val="center"/>
          </w:tcPr>
          <w:p w14:paraId="50296A68" w14:textId="77777777" w:rsidR="00C50114" w:rsidRDefault="00000000">
            <w:pPr>
              <w:spacing w:beforeLines="0" w:before="0" w:afterLines="0" w:after="0" w:line="240" w:lineRule="auto"/>
              <w:jc w:val="center"/>
              <w:textAlignment w:val="center"/>
              <w:rPr>
                <w:del w:id="102" w:author="猫猫" w:date="2025-11-18T11:32:00Z"/>
                <w:color w:val="333333"/>
                <w:kern w:val="0"/>
                <w:sz w:val="21"/>
                <w:szCs w:val="21"/>
                <w:lang w:bidi="ar"/>
              </w:rPr>
            </w:pPr>
            <w:del w:id="103" w:author="猫猫" w:date="2025-11-18T11:32:00Z">
              <w:r>
                <w:rPr>
                  <w:color w:val="333333"/>
                  <w:kern w:val="0"/>
                  <w:sz w:val="21"/>
                  <w:szCs w:val="21"/>
                  <w:lang w:bidi="ar"/>
                </w:rPr>
                <w:delText>Cooks Coffee Company Limited</w:delText>
              </w:r>
            </w:del>
          </w:p>
        </w:tc>
        <w:tc>
          <w:tcPr>
            <w:tcW w:w="824" w:type="pct"/>
            <w:gridSpan w:val="2"/>
            <w:tcBorders>
              <w:top w:val="single" w:sz="4" w:space="0" w:color="000000"/>
              <w:left w:val="single" w:sz="4" w:space="0" w:color="000000"/>
              <w:right w:val="single" w:sz="4" w:space="0" w:color="000000"/>
            </w:tcBorders>
            <w:vAlign w:val="center"/>
          </w:tcPr>
          <w:p w14:paraId="5FE3ED6C" w14:textId="77777777" w:rsidR="00C50114" w:rsidRDefault="00000000">
            <w:pPr>
              <w:spacing w:beforeLines="0" w:before="0" w:afterLines="0" w:after="0" w:line="240" w:lineRule="auto"/>
              <w:jc w:val="center"/>
              <w:textAlignment w:val="center"/>
              <w:rPr>
                <w:del w:id="104" w:author="猫猫" w:date="2025-11-18T11:32:00Z"/>
                <w:color w:val="333333"/>
                <w:kern w:val="0"/>
                <w:sz w:val="21"/>
                <w:szCs w:val="21"/>
                <w:lang w:bidi="ar"/>
              </w:rPr>
            </w:pPr>
            <w:del w:id="105" w:author="猫猫" w:date="2025-11-18T11:32:00Z">
              <w:r>
                <w:rPr>
                  <w:rFonts w:hint="eastAsia"/>
                  <w:color w:val="333333"/>
                  <w:kern w:val="0"/>
                  <w:sz w:val="21"/>
                  <w:szCs w:val="21"/>
                  <w:lang w:bidi="ar"/>
                </w:rPr>
                <w:delText>COOK</w:delText>
              </w:r>
            </w:del>
          </w:p>
        </w:tc>
        <w:tc>
          <w:tcPr>
            <w:tcW w:w="1191" w:type="pct"/>
            <w:gridSpan w:val="2"/>
            <w:tcBorders>
              <w:top w:val="single" w:sz="4" w:space="0" w:color="000000"/>
              <w:left w:val="single" w:sz="4" w:space="0" w:color="000000"/>
              <w:right w:val="single" w:sz="4" w:space="0" w:color="000000"/>
            </w:tcBorders>
            <w:vAlign w:val="center"/>
          </w:tcPr>
          <w:p w14:paraId="461839AD" w14:textId="77777777" w:rsidR="00C50114" w:rsidRDefault="00000000">
            <w:pPr>
              <w:spacing w:beforeLines="0" w:before="0" w:afterLines="0" w:after="0" w:line="240" w:lineRule="auto"/>
              <w:jc w:val="center"/>
              <w:textAlignment w:val="center"/>
              <w:rPr>
                <w:del w:id="106" w:author="猫猫" w:date="2025-11-18T11:32:00Z"/>
                <w:color w:val="333333"/>
                <w:kern w:val="0"/>
                <w:sz w:val="21"/>
                <w:szCs w:val="21"/>
                <w:lang w:bidi="ar"/>
              </w:rPr>
            </w:pPr>
            <w:del w:id="107" w:author="猫猫" w:date="2025-11-18T11:32:00Z">
              <w:r>
                <w:rPr>
                  <w:rFonts w:hint="eastAsia"/>
                  <w:color w:val="333333"/>
                  <w:kern w:val="0"/>
                  <w:sz w:val="21"/>
                  <w:szCs w:val="21"/>
                  <w:lang w:bidi="ar"/>
                </w:rPr>
                <w:delText>Aquis</w:delText>
              </w:r>
              <w:r>
                <w:rPr>
                  <w:rFonts w:hint="eastAsia"/>
                  <w:color w:val="333333"/>
                  <w:kern w:val="0"/>
                  <w:sz w:val="21"/>
                  <w:szCs w:val="21"/>
                  <w:lang w:bidi="ar"/>
                </w:rPr>
                <w:delText>证券交易所</w:delText>
              </w:r>
            </w:del>
          </w:p>
        </w:tc>
        <w:tc>
          <w:tcPr>
            <w:tcW w:w="748" w:type="pct"/>
            <w:gridSpan w:val="2"/>
            <w:tcBorders>
              <w:top w:val="single" w:sz="4" w:space="0" w:color="000000"/>
              <w:left w:val="single" w:sz="4" w:space="0" w:color="000000"/>
              <w:right w:val="single" w:sz="4" w:space="0" w:color="000000"/>
            </w:tcBorders>
            <w:vAlign w:val="center"/>
          </w:tcPr>
          <w:p w14:paraId="2A697BD7" w14:textId="77777777" w:rsidR="00C50114" w:rsidRDefault="00000000">
            <w:pPr>
              <w:spacing w:beforeLines="0" w:before="0" w:afterLines="0" w:after="0" w:line="240" w:lineRule="auto"/>
              <w:jc w:val="center"/>
              <w:textAlignment w:val="center"/>
              <w:rPr>
                <w:del w:id="108" w:author="猫猫" w:date="2025-11-18T11:32:00Z"/>
                <w:color w:val="333333"/>
                <w:kern w:val="0"/>
                <w:sz w:val="21"/>
                <w:szCs w:val="21"/>
                <w:lang w:bidi="ar"/>
              </w:rPr>
            </w:pPr>
            <w:del w:id="109" w:author="猫猫" w:date="2025-11-18T11:32:00Z">
              <w:r>
                <w:rPr>
                  <w:rFonts w:hint="eastAsia"/>
                  <w:color w:val="333333"/>
                  <w:kern w:val="0"/>
                  <w:sz w:val="21"/>
                  <w:szCs w:val="21"/>
                  <w:lang w:bidi="ar"/>
                </w:rPr>
                <w:delText>15.96%</w:delText>
              </w:r>
            </w:del>
          </w:p>
        </w:tc>
      </w:tr>
      <w:tr w:rsidR="00C50114" w14:paraId="1BA7D9B6" w14:textId="77777777">
        <w:trPr>
          <w:trHeight w:val="397"/>
          <w:ins w:id="110" w:author="猫猫" w:date="2025-11-18T11:32:00Z"/>
        </w:trPr>
        <w:tc>
          <w:tcPr>
            <w:tcW w:w="390" w:type="pct"/>
            <w:tcBorders>
              <w:bottom w:val="single" w:sz="4" w:space="0" w:color="000000"/>
              <w:right w:val="single" w:sz="4" w:space="0" w:color="000000"/>
            </w:tcBorders>
            <w:vAlign w:val="center"/>
          </w:tcPr>
          <w:p w14:paraId="17D46DD8" w14:textId="77777777" w:rsidR="00C50114" w:rsidRDefault="00000000">
            <w:pPr>
              <w:spacing w:beforeLines="0" w:before="0" w:afterLines="0" w:after="0" w:line="240" w:lineRule="auto"/>
              <w:jc w:val="center"/>
              <w:textAlignment w:val="center"/>
              <w:rPr>
                <w:ins w:id="111" w:author="猫猫" w:date="2025-11-18T11:32:00Z"/>
                <w:b/>
                <w:bCs/>
                <w:color w:val="333333"/>
                <w:sz w:val="21"/>
                <w:szCs w:val="21"/>
              </w:rPr>
            </w:pPr>
            <w:ins w:id="112" w:author="猫猫" w:date="2025-11-18T11:32:00Z">
              <w:r>
                <w:rPr>
                  <w:b/>
                  <w:bCs/>
                  <w:color w:val="333333"/>
                  <w:kern w:val="0"/>
                  <w:sz w:val="21"/>
                  <w:szCs w:val="21"/>
                  <w:lang w:bidi="ar"/>
                </w:rPr>
                <w:t>序号</w:t>
              </w:r>
            </w:ins>
          </w:p>
        </w:tc>
        <w:tc>
          <w:tcPr>
            <w:tcW w:w="1513" w:type="pct"/>
            <w:gridSpan w:val="2"/>
            <w:tcBorders>
              <w:left w:val="single" w:sz="4" w:space="0" w:color="000000"/>
              <w:bottom w:val="single" w:sz="4" w:space="0" w:color="000000"/>
              <w:right w:val="single" w:sz="4" w:space="0" w:color="000000"/>
            </w:tcBorders>
            <w:vAlign w:val="center"/>
          </w:tcPr>
          <w:p w14:paraId="4B86C671" w14:textId="77777777" w:rsidR="00C50114" w:rsidRDefault="00000000">
            <w:pPr>
              <w:spacing w:beforeLines="0" w:before="0" w:afterLines="0" w:after="0" w:line="240" w:lineRule="auto"/>
              <w:jc w:val="center"/>
              <w:textAlignment w:val="center"/>
              <w:rPr>
                <w:ins w:id="113" w:author="猫猫" w:date="2025-11-18T11:32:00Z"/>
                <w:b/>
                <w:bCs/>
                <w:color w:val="333333"/>
                <w:sz w:val="21"/>
                <w:szCs w:val="21"/>
              </w:rPr>
            </w:pPr>
            <w:ins w:id="114" w:author="猫猫" w:date="2025-11-18T11:32:00Z">
              <w:r>
                <w:rPr>
                  <w:rFonts w:hint="eastAsia"/>
                  <w:b/>
                  <w:bCs/>
                  <w:color w:val="333333"/>
                  <w:kern w:val="0"/>
                  <w:sz w:val="21"/>
                  <w:szCs w:val="21"/>
                  <w:lang w:bidi="ar"/>
                </w:rPr>
                <w:t>上市公司名称</w:t>
              </w:r>
            </w:ins>
          </w:p>
        </w:tc>
        <w:tc>
          <w:tcPr>
            <w:tcW w:w="712" w:type="pct"/>
            <w:gridSpan w:val="2"/>
            <w:tcBorders>
              <w:left w:val="single" w:sz="4" w:space="0" w:color="000000"/>
              <w:bottom w:val="single" w:sz="4" w:space="0" w:color="000000"/>
              <w:right w:val="single" w:sz="4" w:space="0" w:color="000000"/>
            </w:tcBorders>
            <w:vAlign w:val="center"/>
          </w:tcPr>
          <w:p w14:paraId="0C77C820" w14:textId="77777777" w:rsidR="00C50114" w:rsidRDefault="00000000">
            <w:pPr>
              <w:spacing w:beforeLines="0" w:before="0" w:afterLines="0" w:after="0" w:line="240" w:lineRule="auto"/>
              <w:jc w:val="center"/>
              <w:textAlignment w:val="center"/>
              <w:rPr>
                <w:ins w:id="115" w:author="猫猫" w:date="2025-11-18T11:32:00Z"/>
                <w:b/>
                <w:bCs/>
                <w:color w:val="333333"/>
                <w:sz w:val="21"/>
                <w:szCs w:val="21"/>
              </w:rPr>
            </w:pPr>
            <w:ins w:id="116" w:author="猫猫" w:date="2025-11-18T11:32:00Z">
              <w:r>
                <w:rPr>
                  <w:rFonts w:hint="eastAsia"/>
                  <w:b/>
                  <w:bCs/>
                  <w:color w:val="333333"/>
                  <w:kern w:val="0"/>
                  <w:sz w:val="21"/>
                  <w:szCs w:val="21"/>
                  <w:lang w:bidi="ar"/>
                </w:rPr>
                <w:t>证券代码</w:t>
              </w:r>
            </w:ins>
          </w:p>
        </w:tc>
        <w:tc>
          <w:tcPr>
            <w:tcW w:w="1084" w:type="pct"/>
            <w:gridSpan w:val="2"/>
            <w:tcBorders>
              <w:left w:val="single" w:sz="4" w:space="0" w:color="000000"/>
              <w:bottom w:val="single" w:sz="4" w:space="0" w:color="000000"/>
              <w:right w:val="single" w:sz="4" w:space="0" w:color="000000"/>
            </w:tcBorders>
            <w:vAlign w:val="center"/>
          </w:tcPr>
          <w:p w14:paraId="6A453CC1" w14:textId="77777777" w:rsidR="00C50114" w:rsidRDefault="00000000">
            <w:pPr>
              <w:spacing w:beforeLines="0" w:before="0" w:afterLines="0" w:after="0" w:line="240" w:lineRule="auto"/>
              <w:jc w:val="center"/>
              <w:textAlignment w:val="center"/>
              <w:rPr>
                <w:ins w:id="117" w:author="猫猫" w:date="2025-11-18T11:32:00Z"/>
                <w:b/>
                <w:bCs/>
                <w:color w:val="333333"/>
                <w:sz w:val="21"/>
                <w:szCs w:val="21"/>
              </w:rPr>
            </w:pPr>
            <w:ins w:id="118" w:author="猫猫" w:date="2025-11-18T11:32:00Z">
              <w:r>
                <w:rPr>
                  <w:rFonts w:hint="eastAsia"/>
                  <w:b/>
                  <w:bCs/>
                  <w:color w:val="333333"/>
                  <w:kern w:val="0"/>
                  <w:sz w:val="21"/>
                  <w:szCs w:val="21"/>
                  <w:lang w:bidi="ar"/>
                </w:rPr>
                <w:t>上市地</w:t>
              </w:r>
            </w:ins>
          </w:p>
        </w:tc>
        <w:tc>
          <w:tcPr>
            <w:tcW w:w="652" w:type="pct"/>
            <w:gridSpan w:val="2"/>
            <w:tcBorders>
              <w:left w:val="single" w:sz="4" w:space="0" w:color="000000"/>
              <w:bottom w:val="single" w:sz="4" w:space="0" w:color="000000"/>
              <w:right w:val="single" w:sz="4" w:space="0" w:color="000000"/>
            </w:tcBorders>
            <w:vAlign w:val="center"/>
          </w:tcPr>
          <w:p w14:paraId="7D389CBD" w14:textId="77777777" w:rsidR="00C50114" w:rsidRDefault="00000000">
            <w:pPr>
              <w:spacing w:beforeLines="0" w:before="0" w:afterLines="0" w:after="0" w:line="240" w:lineRule="auto"/>
              <w:jc w:val="center"/>
              <w:textAlignment w:val="center"/>
              <w:rPr>
                <w:ins w:id="119" w:author="猫猫" w:date="2025-11-18T11:32:00Z"/>
                <w:b/>
                <w:bCs/>
                <w:color w:val="333333"/>
                <w:sz w:val="21"/>
                <w:szCs w:val="21"/>
              </w:rPr>
            </w:pPr>
            <w:ins w:id="120" w:author="猫猫" w:date="2025-11-18T11:32:00Z">
              <w:r>
                <w:rPr>
                  <w:rFonts w:hint="eastAsia"/>
                  <w:b/>
                  <w:bCs/>
                  <w:color w:val="333333"/>
                  <w:kern w:val="0"/>
                  <w:sz w:val="21"/>
                  <w:szCs w:val="21"/>
                  <w:lang w:bidi="ar"/>
                </w:rPr>
                <w:t>持股比例</w:t>
              </w:r>
            </w:ins>
          </w:p>
        </w:tc>
        <w:tc>
          <w:tcPr>
            <w:tcW w:w="646" w:type="pct"/>
            <w:tcBorders>
              <w:left w:val="single" w:sz="4" w:space="0" w:color="000000"/>
              <w:bottom w:val="single" w:sz="4" w:space="0" w:color="000000"/>
              <w:right w:val="single" w:sz="4" w:space="0" w:color="000000"/>
            </w:tcBorders>
            <w:vAlign w:val="center"/>
          </w:tcPr>
          <w:p w14:paraId="7FE1FCB0" w14:textId="77777777" w:rsidR="00C50114" w:rsidRDefault="00000000">
            <w:pPr>
              <w:spacing w:beforeLines="0" w:before="0" w:afterLines="0" w:after="0" w:line="240" w:lineRule="auto"/>
              <w:jc w:val="center"/>
              <w:textAlignment w:val="center"/>
              <w:rPr>
                <w:ins w:id="121" w:author="猫猫" w:date="2025-11-18T11:32:00Z"/>
                <w:b/>
                <w:bCs/>
                <w:color w:val="333333"/>
                <w:kern w:val="0"/>
                <w:sz w:val="21"/>
                <w:szCs w:val="21"/>
                <w:lang w:bidi="ar"/>
              </w:rPr>
            </w:pPr>
            <w:ins w:id="122" w:author="猫猫" w:date="2025-11-18T11:32:00Z">
              <w:r>
                <w:rPr>
                  <w:rFonts w:hint="eastAsia"/>
                  <w:b/>
                  <w:bCs/>
                  <w:color w:val="333333"/>
                  <w:kern w:val="0"/>
                  <w:sz w:val="21"/>
                  <w:szCs w:val="21"/>
                  <w:lang w:bidi="ar"/>
                </w:rPr>
                <w:t>是否控制</w:t>
              </w:r>
            </w:ins>
          </w:p>
        </w:tc>
      </w:tr>
      <w:tr w:rsidR="00C50114" w14:paraId="23E68DA3" w14:textId="77777777">
        <w:trPr>
          <w:trHeight w:val="397"/>
          <w:ins w:id="123" w:author="猫猫" w:date="2025-11-18T11:32:00Z"/>
        </w:trPr>
        <w:tc>
          <w:tcPr>
            <w:tcW w:w="390" w:type="pct"/>
            <w:tcBorders>
              <w:top w:val="single" w:sz="4" w:space="0" w:color="000000"/>
              <w:bottom w:val="single" w:sz="4" w:space="0" w:color="000000"/>
              <w:right w:val="single" w:sz="4" w:space="0" w:color="000000"/>
            </w:tcBorders>
            <w:vAlign w:val="center"/>
          </w:tcPr>
          <w:p w14:paraId="1157D2A4" w14:textId="77777777" w:rsidR="00C50114" w:rsidRDefault="00000000">
            <w:pPr>
              <w:spacing w:beforeLines="0" w:before="0" w:afterLines="0" w:after="0" w:line="240" w:lineRule="auto"/>
              <w:jc w:val="center"/>
              <w:textAlignment w:val="center"/>
              <w:rPr>
                <w:ins w:id="124" w:author="猫猫" w:date="2025-11-18T11:32:00Z"/>
                <w:color w:val="333333"/>
                <w:sz w:val="21"/>
                <w:szCs w:val="21"/>
              </w:rPr>
            </w:pPr>
            <w:ins w:id="125" w:author="猫猫" w:date="2025-11-18T11:32:00Z">
              <w:r>
                <w:rPr>
                  <w:color w:val="333333"/>
                  <w:kern w:val="0"/>
                  <w:sz w:val="21"/>
                  <w:szCs w:val="21"/>
                  <w:lang w:bidi="ar"/>
                </w:rPr>
                <w:t>1</w:t>
              </w:r>
            </w:ins>
          </w:p>
        </w:tc>
        <w:tc>
          <w:tcPr>
            <w:tcW w:w="1513" w:type="pct"/>
            <w:gridSpan w:val="2"/>
            <w:tcBorders>
              <w:top w:val="single" w:sz="4" w:space="0" w:color="000000"/>
              <w:left w:val="single" w:sz="4" w:space="0" w:color="000000"/>
              <w:bottom w:val="single" w:sz="4" w:space="0" w:color="000000"/>
              <w:right w:val="single" w:sz="4" w:space="0" w:color="000000"/>
            </w:tcBorders>
            <w:vAlign w:val="center"/>
          </w:tcPr>
          <w:p w14:paraId="7138A7E8" w14:textId="77777777" w:rsidR="00C50114" w:rsidRDefault="00000000">
            <w:pPr>
              <w:spacing w:beforeLines="0" w:before="0" w:afterLines="0" w:after="0" w:line="240" w:lineRule="auto"/>
              <w:jc w:val="center"/>
              <w:textAlignment w:val="center"/>
              <w:rPr>
                <w:ins w:id="126" w:author="猫猫" w:date="2025-11-18T11:32:00Z"/>
                <w:color w:val="333333"/>
                <w:sz w:val="21"/>
                <w:szCs w:val="21"/>
              </w:rPr>
            </w:pPr>
            <w:ins w:id="127" w:author="猫猫" w:date="2025-11-18T11:32:00Z">
              <w:r>
                <w:rPr>
                  <w:color w:val="333333"/>
                  <w:kern w:val="0"/>
                  <w:sz w:val="21"/>
                  <w:szCs w:val="21"/>
                  <w:lang w:bidi="ar"/>
                </w:rPr>
                <w:t>家家悦集团股份有限公司</w:t>
              </w:r>
            </w:ins>
          </w:p>
        </w:tc>
        <w:tc>
          <w:tcPr>
            <w:tcW w:w="712" w:type="pct"/>
            <w:gridSpan w:val="2"/>
            <w:tcBorders>
              <w:top w:val="single" w:sz="4" w:space="0" w:color="000000"/>
              <w:left w:val="single" w:sz="4" w:space="0" w:color="000000"/>
              <w:bottom w:val="single" w:sz="4" w:space="0" w:color="000000"/>
              <w:right w:val="single" w:sz="4" w:space="0" w:color="000000"/>
            </w:tcBorders>
            <w:vAlign w:val="center"/>
          </w:tcPr>
          <w:p w14:paraId="258E5051" w14:textId="77777777" w:rsidR="00C50114" w:rsidRDefault="00000000">
            <w:pPr>
              <w:spacing w:beforeLines="0" w:before="0" w:afterLines="0" w:after="0" w:line="240" w:lineRule="auto"/>
              <w:jc w:val="center"/>
              <w:textAlignment w:val="center"/>
              <w:rPr>
                <w:ins w:id="128" w:author="猫猫" w:date="2025-11-18T11:32:00Z"/>
                <w:color w:val="333333"/>
                <w:sz w:val="21"/>
                <w:szCs w:val="21"/>
              </w:rPr>
            </w:pPr>
            <w:ins w:id="129" w:author="猫猫" w:date="2025-11-18T11:32:00Z">
              <w:r>
                <w:rPr>
                  <w:color w:val="333333"/>
                  <w:kern w:val="0"/>
                  <w:sz w:val="21"/>
                  <w:szCs w:val="21"/>
                  <w:lang w:bidi="ar"/>
                </w:rPr>
                <w:t>603708.SH</w:t>
              </w:r>
            </w:ins>
          </w:p>
        </w:tc>
        <w:tc>
          <w:tcPr>
            <w:tcW w:w="1084" w:type="pct"/>
            <w:gridSpan w:val="2"/>
            <w:tcBorders>
              <w:top w:val="single" w:sz="4" w:space="0" w:color="000000"/>
              <w:left w:val="single" w:sz="4" w:space="0" w:color="000000"/>
              <w:bottom w:val="single" w:sz="4" w:space="0" w:color="000000"/>
              <w:right w:val="single" w:sz="4" w:space="0" w:color="000000"/>
            </w:tcBorders>
            <w:vAlign w:val="center"/>
          </w:tcPr>
          <w:p w14:paraId="5FABEF97" w14:textId="77777777" w:rsidR="00C50114" w:rsidRDefault="00000000">
            <w:pPr>
              <w:spacing w:beforeLines="0" w:before="0" w:afterLines="0" w:after="0" w:line="240" w:lineRule="auto"/>
              <w:jc w:val="center"/>
              <w:textAlignment w:val="center"/>
              <w:rPr>
                <w:ins w:id="130" w:author="猫猫" w:date="2025-11-18T11:32:00Z"/>
                <w:color w:val="333333"/>
                <w:sz w:val="21"/>
                <w:szCs w:val="21"/>
              </w:rPr>
            </w:pPr>
            <w:ins w:id="131" w:author="猫猫" w:date="2025-11-18T11:32:00Z">
              <w:r>
                <w:rPr>
                  <w:rFonts w:hint="eastAsia"/>
                  <w:color w:val="333333"/>
                  <w:kern w:val="0"/>
                  <w:sz w:val="21"/>
                  <w:szCs w:val="21"/>
                  <w:lang w:bidi="ar"/>
                </w:rPr>
                <w:t>上海证券交易所</w:t>
              </w:r>
            </w:ins>
          </w:p>
        </w:tc>
        <w:tc>
          <w:tcPr>
            <w:tcW w:w="652" w:type="pct"/>
            <w:gridSpan w:val="2"/>
            <w:tcBorders>
              <w:top w:val="single" w:sz="4" w:space="0" w:color="000000"/>
              <w:left w:val="single" w:sz="4" w:space="0" w:color="000000"/>
              <w:bottom w:val="single" w:sz="4" w:space="0" w:color="000000"/>
              <w:right w:val="single" w:sz="4" w:space="0" w:color="000000"/>
            </w:tcBorders>
            <w:vAlign w:val="center"/>
          </w:tcPr>
          <w:p w14:paraId="62136E96" w14:textId="77777777" w:rsidR="00C50114" w:rsidRDefault="00000000">
            <w:pPr>
              <w:spacing w:beforeLines="0" w:before="0" w:afterLines="0" w:after="0" w:line="240" w:lineRule="auto"/>
              <w:jc w:val="center"/>
              <w:textAlignment w:val="center"/>
              <w:rPr>
                <w:ins w:id="132" w:author="猫猫" w:date="2025-11-18T11:32:00Z"/>
                <w:color w:val="333333"/>
                <w:sz w:val="21"/>
                <w:szCs w:val="21"/>
              </w:rPr>
            </w:pPr>
            <w:ins w:id="133" w:author="猫猫" w:date="2025-11-18T11:32:00Z">
              <w:r>
                <w:rPr>
                  <w:rFonts w:hint="eastAsia"/>
                  <w:color w:val="333333"/>
                  <w:kern w:val="0"/>
                  <w:sz w:val="21"/>
                  <w:szCs w:val="21"/>
                  <w:lang w:bidi="ar"/>
                </w:rPr>
                <w:t>70.39%</w:t>
              </w:r>
            </w:ins>
          </w:p>
        </w:tc>
        <w:tc>
          <w:tcPr>
            <w:tcW w:w="646" w:type="pct"/>
            <w:tcBorders>
              <w:top w:val="single" w:sz="4" w:space="0" w:color="000000"/>
              <w:left w:val="single" w:sz="4" w:space="0" w:color="000000"/>
              <w:bottom w:val="single" w:sz="4" w:space="0" w:color="000000"/>
              <w:right w:val="single" w:sz="4" w:space="0" w:color="000000"/>
            </w:tcBorders>
            <w:vAlign w:val="center"/>
          </w:tcPr>
          <w:p w14:paraId="1E865E90" w14:textId="77777777" w:rsidR="00C50114" w:rsidRDefault="00000000">
            <w:pPr>
              <w:spacing w:beforeLines="0" w:before="0" w:afterLines="0" w:after="0" w:line="240" w:lineRule="auto"/>
              <w:jc w:val="center"/>
              <w:textAlignment w:val="center"/>
              <w:rPr>
                <w:ins w:id="134" w:author="猫猫" w:date="2025-11-18T11:32:00Z"/>
                <w:color w:val="333333"/>
                <w:kern w:val="0"/>
                <w:sz w:val="21"/>
                <w:szCs w:val="21"/>
                <w:lang w:bidi="ar"/>
              </w:rPr>
            </w:pPr>
            <w:ins w:id="135" w:author="猫猫" w:date="2025-11-18T11:32:00Z">
              <w:r>
                <w:rPr>
                  <w:rFonts w:hint="eastAsia"/>
                  <w:color w:val="333333"/>
                  <w:kern w:val="0"/>
                  <w:sz w:val="21"/>
                  <w:szCs w:val="21"/>
                  <w:lang w:bidi="ar"/>
                </w:rPr>
                <w:t>是</w:t>
              </w:r>
            </w:ins>
          </w:p>
        </w:tc>
      </w:tr>
      <w:tr w:rsidR="00C50114" w14:paraId="17E6565C" w14:textId="77777777">
        <w:trPr>
          <w:trHeight w:val="397"/>
          <w:ins w:id="136" w:author="猫猫" w:date="2025-11-18T11:32:00Z"/>
        </w:trPr>
        <w:tc>
          <w:tcPr>
            <w:tcW w:w="390" w:type="pct"/>
            <w:tcBorders>
              <w:top w:val="single" w:sz="4" w:space="0" w:color="000000"/>
              <w:right w:val="single" w:sz="4" w:space="0" w:color="000000"/>
            </w:tcBorders>
            <w:vAlign w:val="center"/>
          </w:tcPr>
          <w:p w14:paraId="5ED45917" w14:textId="77777777" w:rsidR="00C50114" w:rsidRDefault="00000000">
            <w:pPr>
              <w:spacing w:beforeLines="0" w:before="0" w:afterLines="0" w:after="0" w:line="240" w:lineRule="auto"/>
              <w:jc w:val="center"/>
              <w:textAlignment w:val="center"/>
              <w:rPr>
                <w:ins w:id="137" w:author="猫猫" w:date="2025-11-18T11:32:00Z"/>
                <w:color w:val="333333"/>
                <w:kern w:val="0"/>
                <w:sz w:val="21"/>
                <w:szCs w:val="21"/>
                <w:lang w:bidi="ar"/>
              </w:rPr>
            </w:pPr>
            <w:ins w:id="138" w:author="猫猫" w:date="2025-11-18T11:32:00Z">
              <w:r>
                <w:rPr>
                  <w:rFonts w:hint="eastAsia"/>
                  <w:color w:val="333333"/>
                  <w:kern w:val="0"/>
                  <w:sz w:val="21"/>
                  <w:szCs w:val="21"/>
                  <w:lang w:bidi="ar"/>
                </w:rPr>
                <w:t>2</w:t>
              </w:r>
            </w:ins>
          </w:p>
        </w:tc>
        <w:tc>
          <w:tcPr>
            <w:tcW w:w="1513" w:type="pct"/>
            <w:gridSpan w:val="2"/>
            <w:tcBorders>
              <w:top w:val="single" w:sz="4" w:space="0" w:color="000000"/>
              <w:left w:val="single" w:sz="4" w:space="0" w:color="000000"/>
              <w:right w:val="single" w:sz="4" w:space="0" w:color="000000"/>
            </w:tcBorders>
            <w:vAlign w:val="center"/>
          </w:tcPr>
          <w:p w14:paraId="136AAE03" w14:textId="77777777" w:rsidR="00C50114" w:rsidRDefault="00000000">
            <w:pPr>
              <w:spacing w:beforeLines="0" w:before="0" w:afterLines="0" w:after="0" w:line="240" w:lineRule="auto"/>
              <w:jc w:val="center"/>
              <w:textAlignment w:val="center"/>
              <w:rPr>
                <w:ins w:id="139" w:author="猫猫" w:date="2025-11-18T11:32:00Z"/>
                <w:color w:val="333333"/>
                <w:kern w:val="0"/>
                <w:sz w:val="21"/>
                <w:szCs w:val="21"/>
                <w:lang w:bidi="ar"/>
              </w:rPr>
            </w:pPr>
            <w:ins w:id="140" w:author="猫猫" w:date="2025-11-18T11:32:00Z">
              <w:r>
                <w:rPr>
                  <w:color w:val="333333"/>
                  <w:kern w:val="0"/>
                  <w:sz w:val="21"/>
                  <w:szCs w:val="21"/>
                  <w:lang w:bidi="ar"/>
                </w:rPr>
                <w:t>Cooks Coffee Company Limited</w:t>
              </w:r>
            </w:ins>
          </w:p>
        </w:tc>
        <w:tc>
          <w:tcPr>
            <w:tcW w:w="712" w:type="pct"/>
            <w:gridSpan w:val="2"/>
            <w:tcBorders>
              <w:top w:val="single" w:sz="4" w:space="0" w:color="000000"/>
              <w:left w:val="single" w:sz="4" w:space="0" w:color="000000"/>
              <w:right w:val="single" w:sz="4" w:space="0" w:color="000000"/>
            </w:tcBorders>
            <w:vAlign w:val="center"/>
          </w:tcPr>
          <w:p w14:paraId="7EA256B8" w14:textId="77777777" w:rsidR="00C50114" w:rsidRDefault="00000000">
            <w:pPr>
              <w:spacing w:beforeLines="0" w:before="0" w:afterLines="0" w:after="0" w:line="240" w:lineRule="auto"/>
              <w:jc w:val="center"/>
              <w:textAlignment w:val="center"/>
              <w:rPr>
                <w:ins w:id="141" w:author="猫猫" w:date="2025-11-18T11:32:00Z"/>
                <w:color w:val="333333"/>
                <w:kern w:val="0"/>
                <w:sz w:val="21"/>
                <w:szCs w:val="21"/>
                <w:lang w:bidi="ar"/>
              </w:rPr>
            </w:pPr>
            <w:ins w:id="142" w:author="猫猫" w:date="2025-11-18T11:32:00Z">
              <w:r>
                <w:rPr>
                  <w:rFonts w:hint="eastAsia"/>
                  <w:color w:val="333333"/>
                  <w:kern w:val="0"/>
                  <w:sz w:val="21"/>
                  <w:szCs w:val="21"/>
                  <w:lang w:bidi="ar"/>
                </w:rPr>
                <w:t>CCC.NZ/</w:t>
              </w:r>
            </w:ins>
          </w:p>
          <w:p w14:paraId="34E5C270" w14:textId="77777777" w:rsidR="00C50114" w:rsidRDefault="00000000">
            <w:pPr>
              <w:spacing w:beforeLines="0" w:before="0" w:afterLines="0" w:after="0" w:line="240" w:lineRule="auto"/>
              <w:jc w:val="center"/>
              <w:textAlignment w:val="center"/>
              <w:rPr>
                <w:ins w:id="143" w:author="猫猫" w:date="2025-11-18T11:32:00Z"/>
                <w:color w:val="333333"/>
                <w:kern w:val="0"/>
                <w:sz w:val="21"/>
                <w:szCs w:val="21"/>
                <w:lang w:bidi="ar"/>
              </w:rPr>
            </w:pPr>
            <w:ins w:id="144" w:author="猫猫" w:date="2025-11-18T11:32:00Z">
              <w:r>
                <w:rPr>
                  <w:rFonts w:hint="eastAsia"/>
                  <w:color w:val="333333"/>
                  <w:kern w:val="0"/>
                  <w:sz w:val="21"/>
                  <w:szCs w:val="21"/>
                  <w:lang w:bidi="ar"/>
                </w:rPr>
                <w:t>COOK.PL</w:t>
              </w:r>
            </w:ins>
          </w:p>
        </w:tc>
        <w:tc>
          <w:tcPr>
            <w:tcW w:w="1084" w:type="pct"/>
            <w:gridSpan w:val="2"/>
            <w:tcBorders>
              <w:top w:val="single" w:sz="4" w:space="0" w:color="000000"/>
              <w:left w:val="single" w:sz="4" w:space="0" w:color="000000"/>
              <w:right w:val="single" w:sz="4" w:space="0" w:color="000000"/>
            </w:tcBorders>
            <w:vAlign w:val="center"/>
          </w:tcPr>
          <w:p w14:paraId="6D61043F" w14:textId="77777777" w:rsidR="00C50114" w:rsidRDefault="00000000">
            <w:pPr>
              <w:spacing w:beforeLines="0" w:before="0" w:afterLines="0" w:after="0" w:line="240" w:lineRule="auto"/>
              <w:jc w:val="center"/>
              <w:textAlignment w:val="center"/>
              <w:rPr>
                <w:ins w:id="145" w:author="猫猫" w:date="2025-11-18T11:32:00Z"/>
                <w:color w:val="333333"/>
                <w:kern w:val="0"/>
                <w:sz w:val="21"/>
                <w:szCs w:val="21"/>
                <w:lang w:bidi="ar"/>
              </w:rPr>
            </w:pPr>
            <w:ins w:id="146" w:author="猫猫" w:date="2025-11-18T11:32:00Z">
              <w:r>
                <w:rPr>
                  <w:rFonts w:hint="eastAsia"/>
                  <w:color w:val="333333"/>
                  <w:kern w:val="0"/>
                  <w:sz w:val="21"/>
                  <w:szCs w:val="21"/>
                  <w:lang w:bidi="ar"/>
                </w:rPr>
                <w:t>New Zealand Stock Exchange/</w:t>
              </w:r>
            </w:ins>
          </w:p>
          <w:p w14:paraId="3DECE29E" w14:textId="77777777" w:rsidR="00C50114" w:rsidRDefault="00000000">
            <w:pPr>
              <w:spacing w:beforeLines="0" w:before="0" w:afterLines="0" w:after="0" w:line="240" w:lineRule="auto"/>
              <w:jc w:val="center"/>
              <w:textAlignment w:val="center"/>
              <w:rPr>
                <w:ins w:id="147" w:author="猫猫" w:date="2025-11-18T11:32:00Z"/>
                <w:color w:val="333333"/>
                <w:kern w:val="0"/>
                <w:sz w:val="21"/>
                <w:szCs w:val="21"/>
                <w:lang w:bidi="ar"/>
              </w:rPr>
            </w:pPr>
            <w:ins w:id="148" w:author="猫猫" w:date="2025-11-18T11:32:00Z">
              <w:r>
                <w:rPr>
                  <w:rFonts w:hint="eastAsia"/>
                  <w:color w:val="333333"/>
                  <w:kern w:val="0"/>
                  <w:sz w:val="21"/>
                  <w:szCs w:val="21"/>
                  <w:lang w:bidi="ar"/>
                </w:rPr>
                <w:lastRenderedPageBreak/>
                <w:t>Aquis Stock Exchange</w:t>
              </w:r>
            </w:ins>
          </w:p>
        </w:tc>
        <w:tc>
          <w:tcPr>
            <w:tcW w:w="652" w:type="pct"/>
            <w:gridSpan w:val="2"/>
            <w:tcBorders>
              <w:top w:val="single" w:sz="4" w:space="0" w:color="000000"/>
              <w:left w:val="single" w:sz="4" w:space="0" w:color="000000"/>
              <w:right w:val="single" w:sz="4" w:space="0" w:color="000000"/>
            </w:tcBorders>
            <w:vAlign w:val="center"/>
          </w:tcPr>
          <w:p w14:paraId="43BE994C" w14:textId="77777777" w:rsidR="00C50114" w:rsidRDefault="00000000">
            <w:pPr>
              <w:spacing w:beforeLines="0" w:before="0" w:afterLines="0" w:after="0" w:line="240" w:lineRule="auto"/>
              <w:jc w:val="center"/>
              <w:textAlignment w:val="center"/>
              <w:rPr>
                <w:ins w:id="149" w:author="猫猫" w:date="2025-11-18T11:32:00Z"/>
                <w:color w:val="333333"/>
                <w:kern w:val="0"/>
                <w:sz w:val="21"/>
                <w:szCs w:val="21"/>
                <w:lang w:bidi="ar"/>
              </w:rPr>
            </w:pPr>
            <w:ins w:id="150" w:author="猫猫" w:date="2025-11-18T11:32:00Z">
              <w:r>
                <w:rPr>
                  <w:rFonts w:hint="eastAsia"/>
                  <w:color w:val="333333"/>
                  <w:kern w:val="0"/>
                  <w:sz w:val="21"/>
                  <w:szCs w:val="21"/>
                  <w:lang w:bidi="ar"/>
                </w:rPr>
                <w:lastRenderedPageBreak/>
                <w:t>15.96%</w:t>
              </w:r>
            </w:ins>
          </w:p>
        </w:tc>
        <w:tc>
          <w:tcPr>
            <w:tcW w:w="646" w:type="pct"/>
            <w:tcBorders>
              <w:top w:val="single" w:sz="4" w:space="0" w:color="000000"/>
              <w:left w:val="single" w:sz="4" w:space="0" w:color="000000"/>
              <w:right w:val="single" w:sz="4" w:space="0" w:color="000000"/>
            </w:tcBorders>
            <w:vAlign w:val="center"/>
          </w:tcPr>
          <w:p w14:paraId="020BC08B" w14:textId="77777777" w:rsidR="00C50114" w:rsidRDefault="00000000">
            <w:pPr>
              <w:spacing w:beforeLines="0" w:before="0" w:afterLines="0" w:after="0" w:line="240" w:lineRule="auto"/>
              <w:jc w:val="center"/>
              <w:textAlignment w:val="center"/>
              <w:rPr>
                <w:ins w:id="151" w:author="猫猫" w:date="2025-11-18T11:32:00Z"/>
                <w:color w:val="333333"/>
                <w:kern w:val="0"/>
                <w:sz w:val="21"/>
                <w:szCs w:val="21"/>
                <w:lang w:bidi="ar"/>
              </w:rPr>
            </w:pPr>
            <w:ins w:id="152" w:author="猫猫" w:date="2025-11-18T11:32:00Z">
              <w:r>
                <w:rPr>
                  <w:rFonts w:hint="eastAsia"/>
                  <w:color w:val="333333"/>
                  <w:kern w:val="0"/>
                  <w:sz w:val="21"/>
                  <w:szCs w:val="21"/>
                  <w:lang w:bidi="ar"/>
                </w:rPr>
                <w:t>否</w:t>
              </w:r>
            </w:ins>
          </w:p>
        </w:tc>
      </w:tr>
    </w:tbl>
    <w:p w14:paraId="7A8BD44C" w14:textId="77777777" w:rsidR="00C50114" w:rsidRDefault="00000000">
      <w:pPr>
        <w:pStyle w:val="G"/>
        <w:spacing w:before="156" w:after="156"/>
        <w:ind w:firstLine="480"/>
        <w:jc w:val="both"/>
        <w:rPr>
          <w:color w:val="000000"/>
          <w:kern w:val="0"/>
          <w:lang w:bidi="ar"/>
        </w:rPr>
      </w:pPr>
      <w:r>
        <w:rPr>
          <w:color w:val="000000"/>
          <w:kern w:val="0"/>
          <w:lang w:bidi="ar"/>
        </w:rPr>
        <w:t>除上述情况及所持</w:t>
      </w:r>
      <w:r>
        <w:rPr>
          <w:rFonts w:hint="eastAsia"/>
          <w:color w:val="000000"/>
          <w:kern w:val="0"/>
          <w:lang w:bidi="ar"/>
        </w:rPr>
        <w:t>汇源通信</w:t>
      </w:r>
      <w:r>
        <w:rPr>
          <w:color w:val="000000"/>
          <w:kern w:val="0"/>
          <w:lang w:bidi="ar"/>
        </w:rPr>
        <w:t>股份外，截至本报告签署日，</w:t>
      </w:r>
      <w:r>
        <w:rPr>
          <w:rFonts w:hint="eastAsia"/>
          <w:color w:val="000000"/>
          <w:kern w:val="0"/>
          <w:lang w:bidi="ar"/>
        </w:rPr>
        <w:t>鼎耘科技</w:t>
      </w:r>
      <w:r>
        <w:rPr>
          <w:color w:val="000000"/>
          <w:kern w:val="0"/>
          <w:lang w:bidi="ar"/>
        </w:rPr>
        <w:t>及其控股股东、实际控制人不存在在境内、境外其他上市公司拥有权益的股份达到或超过</w:t>
      </w:r>
      <w:r>
        <w:rPr>
          <w:color w:val="000000"/>
          <w:kern w:val="0"/>
          <w:lang w:bidi="ar"/>
        </w:rPr>
        <w:t>5%</w:t>
      </w:r>
      <w:r>
        <w:rPr>
          <w:rFonts w:hint="eastAsia"/>
          <w:color w:val="000000"/>
          <w:kern w:val="0"/>
          <w:lang w:bidi="ar"/>
        </w:rPr>
        <w:t>以上股份</w:t>
      </w:r>
      <w:r>
        <w:rPr>
          <w:color w:val="000000"/>
          <w:kern w:val="0"/>
          <w:lang w:bidi="ar"/>
        </w:rPr>
        <w:t>的情况</w:t>
      </w:r>
      <w:ins w:id="153" w:author="猫猫" w:date="2025-11-18T11:32:00Z">
        <w:r>
          <w:rPr>
            <w:rFonts w:hint="eastAsia"/>
            <w:color w:val="000000"/>
            <w:kern w:val="0"/>
            <w:lang w:bidi="ar"/>
          </w:rPr>
          <w:t>，</w:t>
        </w:r>
        <w:r>
          <w:rPr>
            <w:color w:val="000000"/>
            <w:kern w:val="0"/>
            <w:lang w:bidi="ar"/>
          </w:rPr>
          <w:t>不存在作为两个或两个以上上市公司的控股股东或实际控制人的情形</w:t>
        </w:r>
      </w:ins>
      <w:r>
        <w:rPr>
          <w:color w:val="000000"/>
          <w:kern w:val="0"/>
          <w:lang w:bidi="ar"/>
        </w:rPr>
        <w:t>。</w:t>
      </w:r>
    </w:p>
    <w:p w14:paraId="615C6663" w14:textId="77777777" w:rsidR="00C50114" w:rsidRDefault="00000000">
      <w:pPr>
        <w:pStyle w:val="G4"/>
        <w:spacing w:before="234" w:after="234"/>
        <w:jc w:val="both"/>
      </w:pPr>
      <w:bookmarkStart w:id="154" w:name="_Toc28735"/>
      <w:r>
        <w:rPr>
          <w:rFonts w:hint="eastAsia"/>
        </w:rPr>
        <w:t>三、收购人及一致行动人关系的说明</w:t>
      </w:r>
      <w:bookmarkEnd w:id="154"/>
    </w:p>
    <w:p w14:paraId="30D0CAB1" w14:textId="77777777" w:rsidR="00C50114" w:rsidRDefault="00000000">
      <w:pPr>
        <w:pStyle w:val="G"/>
        <w:spacing w:before="156" w:after="156"/>
        <w:ind w:firstLine="480"/>
        <w:jc w:val="both"/>
        <w:rPr>
          <w:ins w:id="155" w:author="猫猫" w:date="2025-11-18T11:32:00Z"/>
        </w:rPr>
      </w:pPr>
      <w:r>
        <w:rPr>
          <w:rFonts w:hint="eastAsia"/>
        </w:rPr>
        <w:t>李红星先生为收购方鼎耘产业的实际控制人，在鼎耘产业的执行合伙人鼎耘工业中担任董事、经理；同时，李红星先生在鼎耘科技担任</w:t>
      </w:r>
      <w:del w:id="156" w:author="猫猫" w:date="2025-11-18T11:32:00Z">
        <w:r>
          <w:rPr>
            <w:rFonts w:hint="eastAsia"/>
          </w:rPr>
          <w:delText>法定代表人、</w:delText>
        </w:r>
      </w:del>
      <w:r>
        <w:rPr>
          <w:rFonts w:hint="eastAsia"/>
        </w:rPr>
        <w:t>执行董事</w:t>
      </w:r>
      <w:del w:id="157" w:author="猫猫" w:date="2025-11-18T11:32:00Z">
        <w:r>
          <w:rPr>
            <w:rFonts w:hint="eastAsia"/>
          </w:rPr>
          <w:delText>。为</w:delText>
        </w:r>
      </w:del>
      <w:ins w:id="158" w:author="猫猫" w:date="2025-11-18T11:32:00Z">
        <w:r>
          <w:rPr>
            <w:rFonts w:hint="eastAsia"/>
          </w:rPr>
          <w:t>、经理。基于谨慎性原则，根据《收购办法》第八十三条规定，鼎耘科技为鼎耘产业本次收购的一致行动人。</w:t>
        </w:r>
      </w:ins>
    </w:p>
    <w:p w14:paraId="54FCC343" w14:textId="77777777" w:rsidR="00C50114" w:rsidRDefault="00000000">
      <w:pPr>
        <w:pStyle w:val="G"/>
        <w:spacing w:before="156" w:after="156"/>
        <w:ind w:firstLine="480"/>
        <w:jc w:val="both"/>
        <w:rPr>
          <w:del w:id="159" w:author="猫猫" w:date="2025-11-18T11:32:00Z"/>
        </w:rPr>
      </w:pPr>
      <w:ins w:id="160" w:author="猫猫" w:date="2025-11-18T11:32:00Z">
        <w:r>
          <w:rPr>
            <w:rFonts w:hint="eastAsia"/>
          </w:rPr>
          <w:t>为给上市公司持续健康发展奠定稳定和坚实的治理结构和管理基石，</w:t>
        </w:r>
      </w:ins>
      <w:r>
        <w:rPr>
          <w:rFonts w:hint="eastAsia"/>
        </w:rPr>
        <w:t>进一步明确一致行动关系，</w:t>
      </w:r>
      <w:ins w:id="161" w:author="猫猫" w:date="2025-11-18T11:32:00Z">
        <w:r>
          <w:rPr>
            <w:rFonts w:hint="eastAsia"/>
          </w:rPr>
          <w:t>鼎耘科技同意与鼎耘产业保持一致行动。</w:t>
        </w:r>
      </w:ins>
      <w:r>
        <w:rPr>
          <w:rFonts w:hint="eastAsia"/>
        </w:rPr>
        <w:t>2025</w:t>
      </w:r>
      <w:r>
        <w:rPr>
          <w:rFonts w:hint="eastAsia"/>
        </w:rPr>
        <w:t>年</w:t>
      </w:r>
      <w:r>
        <w:rPr>
          <w:rFonts w:hint="eastAsia"/>
        </w:rPr>
        <w:t>11</w:t>
      </w:r>
      <w:r>
        <w:rPr>
          <w:rFonts w:hint="eastAsia"/>
        </w:rPr>
        <w:t>月</w:t>
      </w:r>
      <w:del w:id="162" w:author="猫猫" w:date="2025-11-18T11:32:00Z">
        <w:r>
          <w:rPr>
            <w:rFonts w:hint="eastAsia"/>
          </w:rPr>
          <w:delText>【】</w:delText>
        </w:r>
      </w:del>
      <w:ins w:id="163" w:author="猫猫" w:date="2025-11-18T11:32:00Z">
        <w:r>
          <w:rPr>
            <w:rFonts w:hint="eastAsia"/>
          </w:rPr>
          <w:t>18</w:t>
        </w:r>
        <w:r>
          <w:rPr>
            <w:rFonts w:hint="eastAsia"/>
          </w:rPr>
          <w:t>日</w:t>
        </w:r>
      </w:ins>
      <w:r>
        <w:rPr>
          <w:rFonts w:hint="eastAsia"/>
        </w:rPr>
        <w:t>，鼎耘产业与鼎耘科技签署《一致行动协议》，协议约定</w:t>
      </w:r>
      <w:del w:id="164" w:author="猫猫" w:date="2025-11-18T11:32:00Z">
        <w:r>
          <w:delText>自</w:delText>
        </w:r>
        <w:r>
          <w:rPr>
            <w:rFonts w:hint="eastAsia"/>
          </w:rPr>
          <w:delText>鼎耘产业成为上市公司股东之日起</w:delText>
        </w:r>
        <w:r>
          <w:delText>，</w:delText>
        </w:r>
      </w:del>
      <w:ins w:id="165" w:author="猫猫" w:date="2025-11-18T11:32:00Z">
        <w:r>
          <w:rPr>
            <w:rFonts w:hint="eastAsia"/>
          </w:rPr>
          <w:t>在一致行动期限内，双方</w:t>
        </w:r>
      </w:ins>
      <w:r>
        <w:rPr>
          <w:rFonts w:hint="eastAsia"/>
        </w:rPr>
        <w:t>在上市公司股东会、董事会就任何事项进行会议召集、提案、表决时，鼎耘科技应采取一致行动保持与鼎耘产业投票的一致性，且遵循鼎耘产业的</w:t>
      </w:r>
      <w:ins w:id="166" w:author="猫猫" w:date="2025-11-18T11:32:00Z">
        <w:r>
          <w:rPr>
            <w:rFonts w:hint="eastAsia"/>
          </w:rPr>
          <w:t>提议、</w:t>
        </w:r>
      </w:ins>
      <w:r>
        <w:rPr>
          <w:rFonts w:hint="eastAsia"/>
        </w:rPr>
        <w:t>决定</w:t>
      </w:r>
      <w:r>
        <w:rPr>
          <w:rFonts w:hint="eastAsia"/>
        </w:rPr>
        <w:t>/</w:t>
      </w:r>
      <w:r>
        <w:rPr>
          <w:rFonts w:hint="eastAsia"/>
        </w:rPr>
        <w:t>决策意见，以鼎耘产业对上市公司相关股东会、董事会事项的一致意见为准</w:t>
      </w:r>
      <w:del w:id="167" w:author="猫猫" w:date="2025-11-18T11:32:00Z">
        <w:r>
          <w:rPr>
            <w:rFonts w:hint="eastAsia"/>
          </w:rPr>
          <w:delText>，</w:delText>
        </w:r>
      </w:del>
      <w:ins w:id="168" w:author="猫猫" w:date="2025-11-18T11:32:00Z">
        <w:r>
          <w:rPr>
            <w:rFonts w:hint="eastAsia"/>
          </w:rPr>
          <w:t>。</w:t>
        </w:r>
      </w:ins>
      <w:r>
        <w:rPr>
          <w:rFonts w:hint="eastAsia"/>
        </w:rPr>
        <w:t>上述一致行动的事项包括但不限于</w:t>
      </w:r>
      <w:del w:id="169" w:author="猫猫" w:date="2025-11-18T11:32:00Z">
        <w:r>
          <w:rPr>
            <w:rFonts w:hint="eastAsia"/>
          </w:rPr>
          <w:delText>下列目标</w:delText>
        </w:r>
      </w:del>
      <w:ins w:id="170" w:author="猫猫" w:date="2025-11-18T11:32:00Z">
        <w:r>
          <w:rPr>
            <w:rFonts w:hint="eastAsia"/>
          </w:rPr>
          <w:t>上市</w:t>
        </w:r>
      </w:ins>
      <w:r>
        <w:rPr>
          <w:rFonts w:hint="eastAsia"/>
        </w:rPr>
        <w:t>公司股东会和董事会上的召集权、提案权、表决权</w:t>
      </w:r>
      <w:del w:id="171" w:author="猫猫" w:date="2025-11-18T11:32:00Z">
        <w:r>
          <w:rPr>
            <w:rFonts w:hint="eastAsia"/>
          </w:rPr>
          <w:delText>。</w:delText>
        </w:r>
      </w:del>
      <w:ins w:id="172" w:author="猫猫" w:date="2025-11-18T11:32:00Z">
        <w:r>
          <w:rPr>
            <w:rFonts w:hint="eastAsia"/>
          </w:rPr>
          <w:t>；</w:t>
        </w:r>
      </w:ins>
      <w:r>
        <w:rPr>
          <w:rFonts w:hint="eastAsia"/>
        </w:rPr>
        <w:t>一致行动期限为</w:t>
      </w:r>
      <w:del w:id="173" w:author="猫猫" w:date="2025-11-18T11:32:00Z">
        <w:r>
          <w:rPr>
            <w:rFonts w:hint="eastAsia"/>
          </w:rPr>
          <w:delText>甲乙</w:delText>
        </w:r>
      </w:del>
      <w:ins w:id="174" w:author="猫猫" w:date="2025-11-18T11:32:00Z">
        <w:r>
          <w:rPr>
            <w:rFonts w:hint="eastAsia"/>
          </w:rPr>
          <w:t>自鼎耘产业在本次发行中认购的股份在中国登记结算公司深圳分公司登记为鼎耘产业名下之日起</w:t>
        </w:r>
        <w:r>
          <w:rPr>
            <w:rFonts w:hint="eastAsia"/>
          </w:rPr>
          <w:t>18</w:t>
        </w:r>
        <w:r>
          <w:rPr>
            <w:rFonts w:hint="eastAsia"/>
          </w:rPr>
          <w:t>个月；</w:t>
        </w:r>
      </w:ins>
      <w:r>
        <w:rPr>
          <w:rFonts w:hint="eastAsia"/>
        </w:rPr>
        <w:t>双方</w:t>
      </w:r>
      <w:del w:id="175" w:author="猫猫" w:date="2025-11-18T11:32:00Z">
        <w:r>
          <w:rPr>
            <w:rFonts w:hint="eastAsia"/>
          </w:rPr>
          <w:delText>均</w:delText>
        </w:r>
      </w:del>
      <w:ins w:id="176" w:author="猫猫" w:date="2025-11-18T11:32:00Z">
        <w:r>
          <w:rPr>
            <w:rFonts w:hint="eastAsia"/>
          </w:rPr>
          <w:t>同意，在协议有效期内，如发生下列情形，可提前终止：①双方经协商一致后书面解除一致行动关系和本协议；②任一方不再</w:t>
        </w:r>
      </w:ins>
      <w:r>
        <w:rPr>
          <w:rFonts w:hint="eastAsia"/>
        </w:rPr>
        <w:t>持有上市公司股份</w:t>
      </w:r>
      <w:del w:id="177" w:author="猫猫" w:date="2025-11-18T11:32:00Z">
        <w:r>
          <w:rPr>
            <w:rFonts w:hint="eastAsia"/>
          </w:rPr>
          <w:delText>的期间。</w:delText>
        </w:r>
      </w:del>
    </w:p>
    <w:p w14:paraId="7FDBCECE" w14:textId="77777777" w:rsidR="00C50114" w:rsidRDefault="00000000">
      <w:pPr>
        <w:pStyle w:val="G"/>
        <w:spacing w:before="156" w:after="156"/>
        <w:ind w:firstLine="480"/>
        <w:jc w:val="both"/>
      </w:pPr>
      <w:del w:id="178" w:author="猫猫" w:date="2025-11-18T11:32:00Z">
        <w:r>
          <w:rPr>
            <w:rFonts w:hint="eastAsia"/>
          </w:rPr>
          <w:delText>基于上述</w:delText>
        </w:r>
      </w:del>
      <w:ins w:id="179" w:author="猫猫" w:date="2025-11-18T11:32:00Z">
        <w:r>
          <w:rPr>
            <w:rFonts w:hint="eastAsia"/>
          </w:rPr>
          <w:t>时，对该方而言，一致行动关系和本</w:t>
        </w:r>
      </w:ins>
      <w:r>
        <w:rPr>
          <w:rFonts w:hint="eastAsia"/>
        </w:rPr>
        <w:t>协议</w:t>
      </w:r>
      <w:del w:id="180" w:author="猫猫" w:date="2025-11-18T11:32:00Z">
        <w:r>
          <w:rPr>
            <w:rFonts w:hint="eastAsia"/>
          </w:rPr>
          <w:delText>约定，根据《</w:delText>
        </w:r>
      </w:del>
      <w:ins w:id="181" w:author="猫猫" w:date="2025-11-18T11:32:00Z">
        <w:r>
          <w:rPr>
            <w:rFonts w:hint="eastAsia"/>
          </w:rPr>
          <w:t>自动终止；③鼎耘科技依法依规发生董事、高级管理人员的改选，且李红星先生不再任职乙方董事、高级管理人员职务且不存在《上市公司</w:t>
        </w:r>
      </w:ins>
      <w:r>
        <w:rPr>
          <w:rFonts w:hint="eastAsia"/>
        </w:rPr>
        <w:t>收购管理办法》</w:t>
      </w:r>
      <w:del w:id="182" w:author="猫猫" w:date="2025-11-18T11:32:00Z">
        <w:r>
          <w:rPr>
            <w:rFonts w:hint="eastAsia"/>
          </w:rPr>
          <w:delText>，鼎耘科技构成鼎耘产业本次收购的</w:delText>
        </w:r>
      </w:del>
      <w:ins w:id="183" w:author="猫猫" w:date="2025-11-18T11:32:00Z">
        <w:r>
          <w:rPr>
            <w:rFonts w:hint="eastAsia"/>
          </w:rPr>
          <w:t>第八十三条第二款列明的其他</w:t>
        </w:r>
      </w:ins>
      <w:r>
        <w:rPr>
          <w:rFonts w:hint="eastAsia"/>
        </w:rPr>
        <w:t>一致行动</w:t>
      </w:r>
      <w:del w:id="184" w:author="猫猫" w:date="2025-11-18T11:32:00Z">
        <w:r>
          <w:rPr>
            <w:rFonts w:hint="eastAsia"/>
          </w:rPr>
          <w:delText>人</w:delText>
        </w:r>
      </w:del>
      <w:ins w:id="185" w:author="猫猫" w:date="2025-11-18T11:32:00Z">
        <w:r>
          <w:rPr>
            <w:rFonts w:hint="eastAsia"/>
          </w:rPr>
          <w:t>情形</w:t>
        </w:r>
      </w:ins>
      <w:r>
        <w:rPr>
          <w:rFonts w:hint="eastAsia"/>
        </w:rPr>
        <w:t>。</w:t>
      </w:r>
    </w:p>
    <w:p w14:paraId="2E99C380" w14:textId="77777777" w:rsidR="00C50114" w:rsidRDefault="00000000">
      <w:pPr>
        <w:pStyle w:val="G"/>
        <w:spacing w:before="156" w:after="156"/>
        <w:ind w:firstLine="480"/>
        <w:jc w:val="both"/>
      </w:pPr>
      <w:r>
        <w:t>截至本报告书签署日，收购人</w:t>
      </w:r>
      <w:r>
        <w:rPr>
          <w:rFonts w:hint="eastAsia"/>
        </w:rPr>
        <w:t>及一致行动人未</w:t>
      </w:r>
      <w:r>
        <w:t>向中国证券登记结算有限公司深圳分公司申请临时保管</w:t>
      </w:r>
      <w:r>
        <w:rPr>
          <w:rFonts w:hint="eastAsia"/>
        </w:rPr>
        <w:t>其</w:t>
      </w:r>
      <w:r>
        <w:t>持有的上市公司的全部股票</w:t>
      </w:r>
      <w:r>
        <w:rPr>
          <w:rFonts w:hint="eastAsia"/>
        </w:rPr>
        <w:t>。</w:t>
      </w:r>
    </w:p>
    <w:p w14:paraId="5BEDD958" w14:textId="77777777" w:rsidR="00C50114" w:rsidRDefault="00C50114">
      <w:pPr>
        <w:pStyle w:val="G"/>
        <w:spacing w:before="156" w:after="156"/>
        <w:ind w:firstLineChars="0" w:firstLine="0"/>
        <w:jc w:val="both"/>
        <w:rPr>
          <w:del w:id="186" w:author="猫猫" w:date="2025-11-18T11:32:00Z"/>
        </w:rPr>
      </w:pPr>
      <w:bookmarkStart w:id="187" w:name="_Toc9190"/>
      <w:bookmarkStart w:id="188" w:name="_Toc46376155"/>
      <w:bookmarkStart w:id="189" w:name="_Toc8331"/>
      <w:bookmarkEnd w:id="70"/>
    </w:p>
    <w:p w14:paraId="4EB7E89F" w14:textId="77777777" w:rsidR="00C50114" w:rsidRDefault="00000000">
      <w:pPr>
        <w:pStyle w:val="G2"/>
        <w:spacing w:before="312" w:after="312"/>
      </w:pPr>
      <w:r>
        <w:rPr>
          <w:rFonts w:hint="eastAsia"/>
        </w:rPr>
        <w:lastRenderedPageBreak/>
        <w:t>第二节</w:t>
      </w:r>
      <w:r>
        <w:t xml:space="preserve"> </w:t>
      </w:r>
      <w:r>
        <w:rPr>
          <w:rFonts w:hint="eastAsia"/>
        </w:rPr>
        <w:t>本次收购目的</w:t>
      </w:r>
      <w:bookmarkEnd w:id="187"/>
      <w:bookmarkEnd w:id="188"/>
      <w:bookmarkEnd w:id="189"/>
    </w:p>
    <w:p w14:paraId="00640BEF" w14:textId="77777777" w:rsidR="00C50114" w:rsidRDefault="00000000">
      <w:pPr>
        <w:pStyle w:val="G4"/>
        <w:spacing w:before="234" w:after="234"/>
      </w:pPr>
      <w:bookmarkStart w:id="190" w:name="_Toc46376156"/>
      <w:bookmarkStart w:id="191" w:name="_Toc31211"/>
      <w:bookmarkStart w:id="192" w:name="_Toc12117"/>
      <w:r>
        <w:rPr>
          <w:rFonts w:hint="eastAsia"/>
        </w:rPr>
        <w:t>一、本次收购的目的</w:t>
      </w:r>
      <w:bookmarkEnd w:id="190"/>
      <w:bookmarkEnd w:id="191"/>
      <w:bookmarkEnd w:id="192"/>
    </w:p>
    <w:p w14:paraId="192A8015" w14:textId="77777777" w:rsidR="00C50114" w:rsidRDefault="00000000">
      <w:pPr>
        <w:pStyle w:val="G"/>
        <w:spacing w:before="156" w:after="156"/>
        <w:ind w:firstLine="480"/>
        <w:jc w:val="both"/>
      </w:pPr>
      <w:bookmarkStart w:id="193" w:name="_Toc46376157"/>
      <w:r>
        <w:rPr>
          <w:rFonts w:hint="eastAsia"/>
        </w:rPr>
        <w:t>本次交易前，上市公司股权结构较为分散，处于无控股股东、无实际控制人状态，给公司治理结构和决策机制带来了一定的风险。收购人的实际控制人李红星先生担任上市公司董事长，基于对上市公司潜在发展实力和未来发展前景的认可，拟通过收购人认购上市公司本次发行的全部股份，取得对上市公司的控制权。</w:t>
      </w:r>
    </w:p>
    <w:p w14:paraId="0E805836" w14:textId="77777777" w:rsidR="00C50114" w:rsidRDefault="00000000">
      <w:pPr>
        <w:pStyle w:val="G"/>
        <w:spacing w:before="156" w:after="156"/>
        <w:ind w:firstLine="480"/>
        <w:jc w:val="both"/>
      </w:pPr>
      <w:r>
        <w:rPr>
          <w:rFonts w:hint="eastAsia"/>
        </w:rPr>
        <w:t>本次交易后，李红星先生为上市公司实际控制人，有利于上市公司治理结构的完善；上市公司将获取经营发展所需资金，进一步开展与主营业务和产业链相关的业务，优化资本结构，有利于股东特别是中小股东利益；收购人及其实际控制人也将利用产业化资源，发挥产业链整合优势，为上市公司业务发展赋能，提高上市公司的经营及管理效率，促进上市公司长期、健康发展。</w:t>
      </w:r>
    </w:p>
    <w:p w14:paraId="6CC4C266" w14:textId="77777777" w:rsidR="00C50114" w:rsidRDefault="00000000">
      <w:pPr>
        <w:pStyle w:val="G4"/>
        <w:spacing w:before="234" w:after="234"/>
      </w:pPr>
      <w:bookmarkStart w:id="194" w:name="_Toc19810"/>
      <w:bookmarkStart w:id="195" w:name="_Toc32035"/>
      <w:r>
        <w:rPr>
          <w:rFonts w:hint="eastAsia"/>
        </w:rPr>
        <w:t>二、收购人及一致行动人在未来</w:t>
      </w:r>
      <w:r>
        <w:rPr>
          <w:rFonts w:hint="eastAsia"/>
        </w:rPr>
        <w:t>12</w:t>
      </w:r>
      <w:r>
        <w:rPr>
          <w:rFonts w:hint="eastAsia"/>
        </w:rPr>
        <w:t>个月内</w:t>
      </w:r>
      <w:bookmarkEnd w:id="193"/>
      <w:bookmarkEnd w:id="194"/>
      <w:r>
        <w:rPr>
          <w:rFonts w:hint="eastAsia"/>
        </w:rPr>
        <w:t>增持或处置上市公司股份的计划</w:t>
      </w:r>
      <w:bookmarkEnd w:id="195"/>
    </w:p>
    <w:p w14:paraId="5362AA96" w14:textId="77777777" w:rsidR="00C50114" w:rsidRDefault="00000000">
      <w:pPr>
        <w:pStyle w:val="G"/>
        <w:spacing w:before="156" w:after="156"/>
        <w:ind w:firstLine="480"/>
        <w:jc w:val="both"/>
        <w:rPr>
          <w:del w:id="196" w:author="猫猫" w:date="2025-11-18T11:32:00Z"/>
        </w:rPr>
      </w:pPr>
      <w:r>
        <w:rPr>
          <w:rFonts w:hint="eastAsia"/>
        </w:rPr>
        <w:t>截至本报告书签署日，收购人</w:t>
      </w:r>
      <w:del w:id="197" w:author="猫猫" w:date="2025-11-18T11:32:00Z">
        <w:r>
          <w:rPr>
            <w:rFonts w:hint="eastAsia"/>
          </w:rPr>
          <w:delText>【</w:delText>
        </w:r>
      </w:del>
      <w:r>
        <w:rPr>
          <w:rFonts w:hint="eastAsia"/>
        </w:rPr>
        <w:t>已与上市公司签署</w:t>
      </w:r>
      <w:del w:id="198" w:author="猫猫" w:date="2025-11-18T11:32:00Z">
        <w:r>
          <w:rPr>
            <w:rFonts w:hint="eastAsia"/>
          </w:rPr>
          <w:delText>】《</w:delText>
        </w:r>
      </w:del>
      <w:ins w:id="199" w:author="猫猫" w:date="2025-11-18T11:32:00Z">
        <w:r>
          <w:rPr>
            <w:rFonts w:hint="eastAsia"/>
          </w:rPr>
          <w:t>《</w:t>
        </w:r>
      </w:ins>
      <w:r>
        <w:rPr>
          <w:rFonts w:hint="eastAsia"/>
        </w:rPr>
        <w:t>附条件生效的股份认购协议》，收购人拟认购上市公司向特定对象发行的不超过</w:t>
      </w:r>
      <w:del w:id="200" w:author="猫猫" w:date="2025-11-18T11:32:00Z">
        <w:r>
          <w:rPr>
            <w:rFonts w:hint="eastAsia"/>
          </w:rPr>
          <w:delText>58,032,000</w:delText>
        </w:r>
      </w:del>
      <w:ins w:id="201" w:author="猫猫" w:date="2025-11-18T11:32:00Z">
        <w:r>
          <w:rPr>
            <w:rFonts w:hint="eastAsia"/>
          </w:rPr>
          <w:t>53,649,956</w:t>
        </w:r>
      </w:ins>
      <w:r>
        <w:rPr>
          <w:rFonts w:hint="eastAsia"/>
        </w:rPr>
        <w:t>股（含）股票。最终认购股份数量不超过深交所审核通过并经中国证监会同意注册发行的股票数量，并由股东会授权董事会根据具体情况与本次发行的保荐机构（主承销商）协商确定。如公司股票在定价基准日至发行日期间发生派息、送股、资本公积转增股本等除权、除息事项，发行价格按规定进行调整的，本次发行数量亦将予以相应调整</w:t>
      </w:r>
      <w:del w:id="202" w:author="猫猫" w:date="2025-11-18T11:32:00Z">
        <w:r>
          <w:rPr>
            <w:rFonts w:hint="eastAsia"/>
          </w:rPr>
          <w:delText>。</w:delText>
        </w:r>
      </w:del>
    </w:p>
    <w:p w14:paraId="0B371F2D" w14:textId="77777777" w:rsidR="00C50114" w:rsidRDefault="00000000">
      <w:pPr>
        <w:pStyle w:val="G"/>
        <w:spacing w:before="156" w:after="156"/>
        <w:ind w:firstLine="480"/>
        <w:jc w:val="both"/>
      </w:pPr>
      <w:del w:id="203" w:author="猫猫" w:date="2025-11-18T11:32:00Z">
        <w:r>
          <w:rPr>
            <w:rFonts w:hint="eastAsia"/>
          </w:rPr>
          <w:delText>截至</w:delText>
        </w:r>
        <w:r>
          <w:rPr>
            <w:rFonts w:hint="eastAsia"/>
          </w:rPr>
          <w:delText>2025</w:delText>
        </w:r>
        <w:r>
          <w:rPr>
            <w:rFonts w:hint="eastAsia"/>
          </w:rPr>
          <w:delText>年</w:delText>
        </w:r>
        <w:r>
          <w:rPr>
            <w:rFonts w:hint="eastAsia"/>
          </w:rPr>
          <w:delText>6</w:delText>
        </w:r>
        <w:r>
          <w:rPr>
            <w:rFonts w:hint="eastAsia"/>
          </w:rPr>
          <w:delText>月</w:delText>
        </w:r>
        <w:r>
          <w:rPr>
            <w:rFonts w:hint="eastAsia"/>
          </w:rPr>
          <w:delText>30</w:delText>
        </w:r>
        <w:r>
          <w:rPr>
            <w:rFonts w:hint="eastAsia"/>
          </w:rPr>
          <w:delText>日，上市公司第二大股东广州蕙富骐骥投资合伙企业（有限合伙）持有的上市公司股份有</w:delText>
        </w:r>
        <w:r>
          <w:rPr>
            <w:rFonts w:hint="eastAsia"/>
          </w:rPr>
          <w:delText>26,600,000</w:delText>
        </w:r>
        <w:r>
          <w:rPr>
            <w:rFonts w:hint="eastAsia"/>
          </w:rPr>
          <w:delText>股处于冻结状态，占上市公司总股本的比例为</w:delText>
        </w:r>
        <w:r>
          <w:rPr>
            <w:rFonts w:hint="eastAsia"/>
          </w:rPr>
          <w:delText>13.75%</w:delText>
        </w:r>
        <w:r>
          <w:rPr>
            <w:rFonts w:hint="eastAsia"/>
          </w:rPr>
          <w:delText>。若未来该部分股份进行司法拍卖，则收购人亦有可能视情况决定是否参与拍卖，届时或将进一步增加所持上市公司股份</w:delText>
        </w:r>
      </w:del>
      <w:r>
        <w:rPr>
          <w:rFonts w:hint="eastAsia"/>
        </w:rPr>
        <w:t>。</w:t>
      </w:r>
    </w:p>
    <w:p w14:paraId="5CB3BD4A" w14:textId="77777777" w:rsidR="00C50114" w:rsidRDefault="00000000">
      <w:pPr>
        <w:pStyle w:val="G"/>
        <w:spacing w:before="156" w:after="156"/>
        <w:ind w:firstLine="480"/>
        <w:jc w:val="both"/>
      </w:pPr>
      <w:r>
        <w:rPr>
          <w:rFonts w:hint="eastAsia"/>
        </w:rPr>
        <w:t>除上述事项外，收购人及一致行动人暂无在未来</w:t>
      </w:r>
      <w:r>
        <w:rPr>
          <w:rFonts w:hint="eastAsia"/>
        </w:rPr>
        <w:t>12</w:t>
      </w:r>
      <w:r>
        <w:rPr>
          <w:rFonts w:hint="eastAsia"/>
        </w:rPr>
        <w:t>个月内继续增持或处置上市公司股份的具体计划，但不排除因公司业务发展及战略需要进行必要的整合、资本运作等而导致收购人及一致行动人持有的上市公司权益发生变动的情形。若未来发生相关权益变动事项，收购人及一致行动人将严格按照法律法规的要求，及时履行信息披露义务。</w:t>
      </w:r>
    </w:p>
    <w:p w14:paraId="7671A5B5" w14:textId="77777777" w:rsidR="00C50114" w:rsidRDefault="00000000">
      <w:pPr>
        <w:spacing w:beforeLines="0" w:before="0" w:after="156"/>
        <w:ind w:firstLine="480"/>
        <w:jc w:val="both"/>
        <w:rPr>
          <w:ins w:id="204" w:author="猫猫" w:date="2025-11-18T11:32:00Z"/>
        </w:rPr>
      </w:pPr>
      <w:r>
        <w:rPr>
          <w:rFonts w:hint="eastAsia"/>
        </w:rPr>
        <w:lastRenderedPageBreak/>
        <w:t>为了稳定上市公司的经营发展，收购人</w:t>
      </w:r>
      <w:ins w:id="205" w:author="猫猫" w:date="2025-11-18T11:32:00Z">
        <w:r>
          <w:rPr>
            <w:rFonts w:hint="eastAsia"/>
          </w:rPr>
          <w:t>鼎耘产业</w:t>
        </w:r>
      </w:ins>
      <w:r>
        <w:rPr>
          <w:rFonts w:hint="eastAsia"/>
        </w:rPr>
        <w:t>已出具《关于股份锁定期及不减持的承诺》，承诺：“</w:t>
      </w:r>
      <w:r>
        <w:rPr>
          <w:rFonts w:hint="eastAsia"/>
        </w:rPr>
        <w:t>1</w:t>
      </w:r>
      <w:r>
        <w:rPr>
          <w:rFonts w:hint="eastAsia"/>
        </w:rPr>
        <w:t>、本企业所认购的本次发行的股票自发行结束之日起三十六个月内不进行转让。因公司送股、转增股本等原因所衍生取得的公司股份，亦遵守前述股份锁定安排。</w:t>
      </w:r>
      <w:r>
        <w:rPr>
          <w:rFonts w:hint="eastAsia"/>
        </w:rPr>
        <w:t>2</w:t>
      </w:r>
      <w:r>
        <w:rPr>
          <w:rFonts w:hint="eastAsia"/>
        </w:rPr>
        <w:t>、自本承诺函出具之日至公司本次发行实施完毕前，若中国证监会作出关于股份锁定的其他监管规定，且上述承诺不能满足中国证监会该等规定时，本企业承诺届时将按照中国证监会的最新规定出具补充承诺。</w:t>
      </w:r>
      <w:r>
        <w:rPr>
          <w:rFonts w:hint="eastAsia"/>
        </w:rPr>
        <w:t>3</w:t>
      </w:r>
      <w:r>
        <w:rPr>
          <w:rFonts w:hint="eastAsia"/>
        </w:rPr>
        <w:t>、若本企业违反上述承诺给公司或者其投资者造成损失的，本企业</w:t>
      </w:r>
      <w:ins w:id="206" w:author="猫猫" w:date="2025-11-18T11:32:00Z">
        <w:r>
          <w:rPr>
            <w:rFonts w:hint="eastAsia"/>
          </w:rPr>
          <w:t>愿意依法承担赔偿责任。”</w:t>
        </w:r>
      </w:ins>
    </w:p>
    <w:p w14:paraId="00EF0B31" w14:textId="77777777" w:rsidR="00C50114" w:rsidRDefault="00000000">
      <w:pPr>
        <w:spacing w:beforeLines="0" w:before="0" w:after="156"/>
        <w:ind w:firstLine="480"/>
        <w:jc w:val="both"/>
      </w:pPr>
      <w:ins w:id="207" w:author="猫猫" w:date="2025-11-18T11:32:00Z">
        <w:r>
          <w:rPr>
            <w:rFonts w:hint="eastAsia"/>
          </w:rPr>
          <w:t>一致行动人鼎耘科技针对其在本次收购前持有的上市公司股份，出具《关于股份锁定期及不减持的承诺》，承诺：“</w:t>
        </w:r>
        <w:r>
          <w:rPr>
            <w:rFonts w:hint="eastAsia"/>
          </w:rPr>
          <w:t>1</w:t>
        </w:r>
        <w:r>
          <w:rPr>
            <w:rFonts w:hint="eastAsia"/>
          </w:rPr>
          <w:t>、本次发行完成后，本公司持有的上市公司股份自本次发行结束之日起十八个月内不得转让；</w:t>
        </w:r>
        <w:r>
          <w:rPr>
            <w:rFonts w:hint="eastAsia"/>
          </w:rPr>
          <w:t>2</w:t>
        </w:r>
        <w:r>
          <w:rPr>
            <w:rFonts w:hint="eastAsia"/>
          </w:rPr>
          <w:t>、本公司因公司送股、转增股本等原因所衍生取得的公司股份，亦遵守上述股份锁定安排。</w:t>
        </w:r>
        <w:r>
          <w:rPr>
            <w:rFonts w:hint="eastAsia"/>
          </w:rPr>
          <w:t>3</w:t>
        </w:r>
        <w:r>
          <w:rPr>
            <w:rFonts w:hint="eastAsia"/>
          </w:rPr>
          <w:t>、自本承诺函出具之日至公司本次发行实施完毕前，若中国证监会作出关于股份锁定的其他监管规定，且上述承诺不能满足中国证监会该等规定时，本公司承诺届时将按照中国证监会的最新规定出具补充承诺。</w:t>
        </w:r>
        <w:r>
          <w:rPr>
            <w:rFonts w:hint="eastAsia"/>
          </w:rPr>
          <w:t>4</w:t>
        </w:r>
        <w:r>
          <w:rPr>
            <w:rFonts w:hint="eastAsia"/>
          </w:rPr>
          <w:t>、若本公司违反上述承诺给公司或者其投资者造成损失的，本公司</w:t>
        </w:r>
      </w:ins>
      <w:r>
        <w:rPr>
          <w:rFonts w:hint="eastAsia"/>
        </w:rPr>
        <w:t>愿意依法承担赔偿责任。”</w:t>
      </w:r>
    </w:p>
    <w:p w14:paraId="6D8D02A2" w14:textId="77777777" w:rsidR="00C50114" w:rsidRDefault="00000000">
      <w:pPr>
        <w:pStyle w:val="G4"/>
        <w:spacing w:before="234" w:after="234"/>
      </w:pPr>
      <w:bookmarkStart w:id="208" w:name="_Toc46376158"/>
      <w:bookmarkStart w:id="209" w:name="_Toc16687"/>
      <w:bookmarkStart w:id="210" w:name="_Toc6934"/>
      <w:r>
        <w:rPr>
          <w:rFonts w:hint="eastAsia"/>
        </w:rPr>
        <w:t>三、</w:t>
      </w:r>
      <w:bookmarkEnd w:id="208"/>
      <w:bookmarkEnd w:id="209"/>
      <w:r>
        <w:rPr>
          <w:rFonts w:hint="eastAsia"/>
        </w:rPr>
        <w:t>本次收购的决策程序</w:t>
      </w:r>
      <w:bookmarkEnd w:id="210"/>
    </w:p>
    <w:p w14:paraId="55AAE4A8" w14:textId="77777777" w:rsidR="00C50114" w:rsidRDefault="00000000">
      <w:pPr>
        <w:pStyle w:val="G0"/>
        <w:spacing w:before="156" w:after="156"/>
      </w:pPr>
      <w:r>
        <w:rPr>
          <w:rFonts w:hint="eastAsia"/>
        </w:rPr>
        <w:t>（一）本次收购已经履行的程序及获得的批准</w:t>
      </w:r>
    </w:p>
    <w:p w14:paraId="1812E450" w14:textId="77777777" w:rsidR="00C50114" w:rsidRDefault="00000000">
      <w:pPr>
        <w:pStyle w:val="G"/>
        <w:spacing w:before="156" w:after="156"/>
        <w:ind w:firstLine="480"/>
        <w:jc w:val="both"/>
      </w:pPr>
      <w:r>
        <w:rPr>
          <w:rFonts w:hint="eastAsia"/>
        </w:rPr>
        <w:t>1</w:t>
      </w:r>
      <w:r>
        <w:rPr>
          <w:rFonts w:hint="eastAsia"/>
        </w:rPr>
        <w:t>、</w:t>
      </w:r>
      <w:r>
        <w:rPr>
          <w:rFonts w:hint="eastAsia"/>
        </w:rPr>
        <w:t>2025</w:t>
      </w:r>
      <w:r>
        <w:rPr>
          <w:rFonts w:hint="eastAsia"/>
        </w:rPr>
        <w:t>年</w:t>
      </w:r>
      <w:r>
        <w:rPr>
          <w:rFonts w:hint="eastAsia"/>
        </w:rPr>
        <w:t>11</w:t>
      </w:r>
      <w:r>
        <w:rPr>
          <w:rFonts w:hint="eastAsia"/>
        </w:rPr>
        <w:t>月</w:t>
      </w:r>
      <w:del w:id="211" w:author="猫猫" w:date="2025-11-18T11:32:00Z">
        <w:r>
          <w:rPr>
            <w:rFonts w:hint="eastAsia"/>
          </w:rPr>
          <w:delText>【】</w:delText>
        </w:r>
      </w:del>
      <w:ins w:id="212" w:author="猫猫" w:date="2025-11-18T11:32:00Z">
        <w:r>
          <w:rPr>
            <w:rFonts w:hint="eastAsia"/>
          </w:rPr>
          <w:t>18</w:t>
        </w:r>
      </w:ins>
      <w:r>
        <w:rPr>
          <w:rFonts w:hint="eastAsia"/>
        </w:rPr>
        <w:t>日，收购人内部决策通过本次收购事项；</w:t>
      </w:r>
    </w:p>
    <w:p w14:paraId="27CD9E64" w14:textId="77777777" w:rsidR="00C50114" w:rsidRDefault="00000000">
      <w:pPr>
        <w:pStyle w:val="G"/>
        <w:spacing w:before="156" w:after="156"/>
        <w:ind w:firstLine="480"/>
        <w:jc w:val="both"/>
      </w:pPr>
      <w:r>
        <w:rPr>
          <w:rFonts w:hint="eastAsia"/>
        </w:rPr>
        <w:t>2</w:t>
      </w:r>
      <w:r>
        <w:rPr>
          <w:rFonts w:hint="eastAsia"/>
        </w:rPr>
        <w:t>、</w:t>
      </w:r>
      <w:r>
        <w:rPr>
          <w:rFonts w:hint="eastAsia"/>
        </w:rPr>
        <w:t>2025</w:t>
      </w:r>
      <w:r>
        <w:rPr>
          <w:rFonts w:hint="eastAsia"/>
        </w:rPr>
        <w:t>年</w:t>
      </w:r>
      <w:r>
        <w:rPr>
          <w:rFonts w:hint="eastAsia"/>
        </w:rPr>
        <w:t>11</w:t>
      </w:r>
      <w:r>
        <w:rPr>
          <w:rFonts w:hint="eastAsia"/>
        </w:rPr>
        <w:t>月</w:t>
      </w:r>
      <w:del w:id="213" w:author="猫猫" w:date="2025-11-18T11:32:00Z">
        <w:r>
          <w:rPr>
            <w:rFonts w:hint="eastAsia"/>
          </w:rPr>
          <w:delText>【】</w:delText>
        </w:r>
      </w:del>
      <w:ins w:id="214" w:author="猫猫" w:date="2025-11-18T11:32:00Z">
        <w:r>
          <w:rPr>
            <w:rFonts w:hint="eastAsia"/>
          </w:rPr>
          <w:t>18</w:t>
        </w:r>
      </w:ins>
      <w:r>
        <w:rPr>
          <w:rFonts w:hint="eastAsia"/>
        </w:rPr>
        <w:t>日，收购人与上市公司签署《附条件生效的股份认购协议</w:t>
      </w:r>
      <w:del w:id="215" w:author="猫猫" w:date="2025-11-18T11:32:00Z">
        <w:r>
          <w:rPr>
            <w:rFonts w:hint="eastAsia"/>
          </w:rPr>
          <w:delText>》，收购人拟认购上市公司向特定对象发行的不超过</w:delText>
        </w:r>
        <w:r>
          <w:rPr>
            <w:rFonts w:hint="eastAsia"/>
          </w:rPr>
          <w:delText>58,032,000</w:delText>
        </w:r>
        <w:r>
          <w:rPr>
            <w:rFonts w:hint="eastAsia"/>
          </w:rPr>
          <w:delText>股（含）股票。</w:delText>
        </w:r>
      </w:del>
      <w:ins w:id="216" w:author="猫猫" w:date="2025-11-18T11:32:00Z">
        <w:r>
          <w:rPr>
            <w:rFonts w:hint="eastAsia"/>
          </w:rPr>
          <w:t>》。</w:t>
        </w:r>
      </w:ins>
    </w:p>
    <w:p w14:paraId="16422731" w14:textId="77777777" w:rsidR="00C50114" w:rsidRDefault="00000000">
      <w:pPr>
        <w:pStyle w:val="G"/>
        <w:spacing w:before="156" w:after="156"/>
        <w:ind w:firstLine="480"/>
        <w:jc w:val="both"/>
      </w:pPr>
      <w:r>
        <w:rPr>
          <w:rFonts w:hint="eastAsia"/>
        </w:rPr>
        <w:t>3</w:t>
      </w:r>
      <w:r>
        <w:t>、</w:t>
      </w:r>
      <w:r>
        <w:t>2025</w:t>
      </w:r>
      <w:r>
        <w:t>年</w:t>
      </w:r>
      <w:r>
        <w:rPr>
          <w:rFonts w:hint="eastAsia"/>
        </w:rPr>
        <w:t>11</w:t>
      </w:r>
      <w:r>
        <w:t>月</w:t>
      </w:r>
      <w:del w:id="217" w:author="猫猫" w:date="2025-11-18T11:32:00Z">
        <w:r>
          <w:rPr>
            <w:rFonts w:hint="eastAsia"/>
          </w:rPr>
          <w:delText>【】</w:delText>
        </w:r>
      </w:del>
      <w:ins w:id="218" w:author="猫猫" w:date="2025-11-18T11:32:00Z">
        <w:r>
          <w:rPr>
            <w:rFonts w:hint="eastAsia"/>
          </w:rPr>
          <w:t>18</w:t>
        </w:r>
      </w:ins>
      <w:r>
        <w:t>日，上市公司召开第</w:t>
      </w:r>
      <w:r>
        <w:rPr>
          <w:rFonts w:hint="eastAsia"/>
        </w:rPr>
        <w:t>十三</w:t>
      </w:r>
      <w:r>
        <w:t>届董事会第</w:t>
      </w:r>
      <w:del w:id="219" w:author="猫猫" w:date="2025-11-18T11:32:00Z">
        <w:r>
          <w:rPr>
            <w:rFonts w:hint="eastAsia"/>
          </w:rPr>
          <w:delText>【】</w:delText>
        </w:r>
      </w:del>
      <w:ins w:id="220" w:author="猫猫" w:date="2025-11-18T11:32:00Z">
        <w:r>
          <w:rPr>
            <w:rFonts w:hint="eastAsia"/>
          </w:rPr>
          <w:t>二</w:t>
        </w:r>
      </w:ins>
      <w:r>
        <w:t>次会议，审议通过了与本次向特定对象发行股票的相关事项，同意与</w:t>
      </w:r>
      <w:r>
        <w:rPr>
          <w:rFonts w:hint="eastAsia"/>
        </w:rPr>
        <w:t>收购人</w:t>
      </w:r>
      <w:r>
        <w:t>签署《附条件生效的股份认购协议</w:t>
      </w:r>
      <w:del w:id="221" w:author="猫猫" w:date="2025-11-18T11:32:00Z">
        <w:r>
          <w:delText>》。</w:delText>
        </w:r>
      </w:del>
      <w:ins w:id="222" w:author="猫猫" w:date="2025-11-18T11:32:00Z">
        <w:r>
          <w:t>》</w:t>
        </w:r>
        <w:r>
          <w:rPr>
            <w:rFonts w:hint="eastAsia"/>
          </w:rPr>
          <w:t>；审议通过了《关于提请股东会批准认购对象免于发出收购要约的议案》</w:t>
        </w:r>
        <w:r>
          <w:t>。</w:t>
        </w:r>
      </w:ins>
    </w:p>
    <w:p w14:paraId="02E63382" w14:textId="77777777" w:rsidR="00C50114" w:rsidRDefault="00000000">
      <w:pPr>
        <w:pStyle w:val="G0"/>
        <w:spacing w:before="156" w:after="156"/>
      </w:pPr>
      <w:r>
        <w:rPr>
          <w:rFonts w:hint="eastAsia"/>
        </w:rPr>
        <w:t>（二）尚需履行的相关程序</w:t>
      </w:r>
    </w:p>
    <w:p w14:paraId="5452B840" w14:textId="77777777" w:rsidR="00C50114" w:rsidRDefault="00000000">
      <w:pPr>
        <w:pStyle w:val="G"/>
        <w:spacing w:before="156" w:after="156"/>
        <w:ind w:firstLine="480"/>
        <w:jc w:val="both"/>
      </w:pPr>
      <w:r>
        <w:rPr>
          <w:rFonts w:hint="eastAsia"/>
        </w:rPr>
        <w:lastRenderedPageBreak/>
        <w:t>由于李红星先生为上市公司董事长，李红星先生通过其控制的合伙企业认购上市公司本次向特定对象发行的股票成为公司的实际控制人构成《收购办法》规定的管理层收购。</w:t>
      </w:r>
    </w:p>
    <w:p w14:paraId="047347AC" w14:textId="77777777" w:rsidR="00C50114" w:rsidRDefault="00000000">
      <w:pPr>
        <w:pStyle w:val="G"/>
        <w:spacing w:before="156" w:after="156"/>
        <w:ind w:firstLine="480"/>
        <w:jc w:val="both"/>
      </w:pPr>
      <w:r>
        <w:rPr>
          <w:rFonts w:hint="eastAsia"/>
        </w:rPr>
        <w:t>根据《收购办法》规定，管理层收购尚需履行如下程序：</w:t>
      </w:r>
      <w:r>
        <w:rPr>
          <w:rFonts w:hint="eastAsia"/>
        </w:rPr>
        <w:t>1</w:t>
      </w:r>
      <w:r>
        <w:rPr>
          <w:rFonts w:hint="eastAsia"/>
        </w:rPr>
        <w:t>、上市公司应当聘请符合《证券法》规定的资产评估机构提供公司资产评估报告；</w:t>
      </w:r>
      <w:r>
        <w:rPr>
          <w:rFonts w:hint="eastAsia"/>
        </w:rPr>
        <w:t>2</w:t>
      </w:r>
      <w:r>
        <w:rPr>
          <w:rFonts w:hint="eastAsia"/>
        </w:rPr>
        <w:t>、本次收购应当经董事会非关联董事作出决议，且取得</w:t>
      </w:r>
      <w:r>
        <w:rPr>
          <w:rFonts w:hint="eastAsia"/>
        </w:rPr>
        <w:t>2/3</w:t>
      </w:r>
      <w:r>
        <w:rPr>
          <w:rFonts w:hint="eastAsia"/>
        </w:rPr>
        <w:t>以上的独立董事同意；独立董事发表意见前，应当聘请独立财务顾问就本次收购出具专业意见，独立董事及独立财务顾问的意见应当一并予以公告；</w:t>
      </w:r>
      <w:r>
        <w:rPr>
          <w:rFonts w:hint="eastAsia"/>
        </w:rPr>
        <w:t>3</w:t>
      </w:r>
      <w:r>
        <w:rPr>
          <w:rFonts w:hint="eastAsia"/>
        </w:rPr>
        <w:t>、提交公司股东会审议，经出席股东会的非关联股东所持表决权过半数通过。</w:t>
      </w:r>
    </w:p>
    <w:p w14:paraId="5591427D" w14:textId="77777777" w:rsidR="00C50114" w:rsidRDefault="00000000">
      <w:pPr>
        <w:pStyle w:val="G"/>
        <w:spacing w:before="156" w:after="156"/>
        <w:ind w:firstLine="480"/>
        <w:jc w:val="both"/>
      </w:pPr>
      <w:r>
        <w:rPr>
          <w:rFonts w:hint="eastAsia"/>
        </w:rPr>
        <w:t>此外，本次向特定对象发行股票尚需履行如下程序：</w:t>
      </w:r>
      <w:r>
        <w:rPr>
          <w:rFonts w:hint="eastAsia"/>
        </w:rPr>
        <w:t>1</w:t>
      </w:r>
      <w:r>
        <w:rPr>
          <w:rFonts w:hint="eastAsia"/>
        </w:rPr>
        <w:t>、上市公司股东会审议通过本次收购涉及的向特定对象发行股票相关事项；</w:t>
      </w:r>
      <w:ins w:id="223" w:author="猫猫" w:date="2025-11-18T11:32:00Z">
        <w:r>
          <w:rPr>
            <w:rFonts w:hint="eastAsia"/>
          </w:rPr>
          <w:t>非关联股东审议通过认购对象免于发出收购要约的议案；</w:t>
        </w:r>
      </w:ins>
      <w:r>
        <w:rPr>
          <w:rFonts w:hint="eastAsia"/>
        </w:rPr>
        <w:t>2</w:t>
      </w:r>
      <w:r>
        <w:rPr>
          <w:rFonts w:hint="eastAsia"/>
        </w:rPr>
        <w:t>、深交所审核通过本次收购涉及的向特定对象发行股票相关事项；</w:t>
      </w:r>
      <w:r>
        <w:rPr>
          <w:rFonts w:hint="eastAsia"/>
        </w:rPr>
        <w:t>3</w:t>
      </w:r>
      <w:r>
        <w:rPr>
          <w:rFonts w:hint="eastAsia"/>
        </w:rPr>
        <w:t>、中国证监会同意注册本次收购涉及的向特定对象发行股票相关事项；</w:t>
      </w:r>
      <w:r>
        <w:rPr>
          <w:rFonts w:hint="eastAsia"/>
        </w:rPr>
        <w:t>4</w:t>
      </w:r>
      <w:r>
        <w:rPr>
          <w:rFonts w:hint="eastAsia"/>
        </w:rPr>
        <w:t>、相关法律法规所要求的其他可能涉及的批准或核准。</w:t>
      </w:r>
    </w:p>
    <w:p w14:paraId="40B0874F" w14:textId="77777777" w:rsidR="00C50114" w:rsidRDefault="00000000">
      <w:pPr>
        <w:pStyle w:val="G"/>
        <w:spacing w:before="156" w:after="156"/>
        <w:ind w:firstLine="480"/>
        <w:jc w:val="both"/>
      </w:pPr>
      <w:r>
        <w:t>在获得中国证监会同意注册的批复后，公司将向深交所和中国证券登记结算有限责任公司深圳分公司申请办理本次发行股票的发行、登记和上市事宜，完成本次向特定对象发行股票全部呈报批准程序</w:t>
      </w:r>
      <w:r>
        <w:rPr>
          <w:rFonts w:hint="eastAsia"/>
        </w:rPr>
        <w:t>。</w:t>
      </w:r>
    </w:p>
    <w:p w14:paraId="4F43A9A1" w14:textId="77777777" w:rsidR="00C50114" w:rsidRDefault="00000000">
      <w:pPr>
        <w:pStyle w:val="G2"/>
        <w:spacing w:before="312" w:after="312"/>
      </w:pPr>
      <w:bookmarkStart w:id="224" w:name="_Toc46376159"/>
      <w:bookmarkStart w:id="225" w:name="_Toc13406"/>
      <w:bookmarkStart w:id="226" w:name="_Toc25629"/>
      <w:r>
        <w:rPr>
          <w:rFonts w:hint="eastAsia"/>
        </w:rPr>
        <w:lastRenderedPageBreak/>
        <w:t>第三节</w:t>
      </w:r>
      <w:r>
        <w:t xml:space="preserve"> </w:t>
      </w:r>
      <w:bookmarkEnd w:id="224"/>
      <w:bookmarkEnd w:id="225"/>
      <w:r>
        <w:rPr>
          <w:rFonts w:hint="eastAsia"/>
        </w:rPr>
        <w:t>收购方式</w:t>
      </w:r>
      <w:bookmarkEnd w:id="226"/>
    </w:p>
    <w:p w14:paraId="71CF6DB6" w14:textId="77777777" w:rsidR="00C50114" w:rsidRDefault="00000000">
      <w:pPr>
        <w:pStyle w:val="G4"/>
        <w:spacing w:before="234" w:after="234"/>
      </w:pPr>
      <w:bookmarkStart w:id="227" w:name="_Toc1471"/>
      <w:bookmarkStart w:id="228" w:name="_Toc46376160"/>
      <w:bookmarkStart w:id="229" w:name="_Toc4951"/>
      <w:r>
        <w:rPr>
          <w:rFonts w:hint="eastAsia"/>
        </w:rPr>
        <w:t>一、</w:t>
      </w:r>
      <w:bookmarkEnd w:id="227"/>
      <w:bookmarkEnd w:id="228"/>
      <w:r>
        <w:rPr>
          <w:rFonts w:hint="eastAsia"/>
        </w:rPr>
        <w:t>本次收购前后收购人及一致行动人在上市公司中拥有的权益情况</w:t>
      </w:r>
      <w:bookmarkEnd w:id="229"/>
    </w:p>
    <w:p w14:paraId="3DB0D25B" w14:textId="77777777" w:rsidR="00C50114" w:rsidRDefault="00000000">
      <w:pPr>
        <w:pStyle w:val="G"/>
        <w:spacing w:before="156" w:after="156"/>
        <w:ind w:firstLine="480"/>
        <w:jc w:val="both"/>
      </w:pPr>
      <w:r>
        <w:rPr>
          <w:rFonts w:hint="eastAsia"/>
        </w:rPr>
        <w:t>本次收购的方式为收购人鼎耘产业以现金方式认购上市公司本次向特定对象发行的不超过</w:t>
      </w:r>
      <w:del w:id="230" w:author="猫猫" w:date="2025-11-18T11:32:00Z">
        <w:r>
          <w:rPr>
            <w:rFonts w:hint="eastAsia"/>
          </w:rPr>
          <w:delText>58,032,000</w:delText>
        </w:r>
      </w:del>
      <w:ins w:id="231" w:author="猫猫" w:date="2025-11-18T11:32:00Z">
        <w:r>
          <w:rPr>
            <w:rFonts w:hint="eastAsia"/>
          </w:rPr>
          <w:t>53,649,956</w:t>
        </w:r>
      </w:ins>
      <w:r>
        <w:rPr>
          <w:rFonts w:hint="eastAsia"/>
        </w:rPr>
        <w:t>股（含）股票（最终认购数量以深交所审核通过以及中国证监会同意注册的批复为准，下同）。</w:t>
      </w:r>
    </w:p>
    <w:p w14:paraId="4382D4D6" w14:textId="77777777" w:rsidR="00C50114" w:rsidRDefault="00000000">
      <w:pPr>
        <w:pStyle w:val="G"/>
        <w:spacing w:before="156" w:after="156"/>
        <w:ind w:firstLine="480"/>
        <w:jc w:val="both"/>
      </w:pPr>
      <w:r>
        <w:rPr>
          <w:rFonts w:hint="eastAsia"/>
        </w:rPr>
        <w:t>本次收购前，收购人未持有上市公司股份；一致行动人鼎耘科技直接持有上市公司</w:t>
      </w:r>
      <w:r>
        <w:rPr>
          <w:rFonts w:hint="eastAsia"/>
        </w:rPr>
        <w:t>27,273,330</w:t>
      </w:r>
      <w:r>
        <w:rPr>
          <w:rFonts w:hint="eastAsia"/>
        </w:rPr>
        <w:t>股股票，占上市公司本次发行前总股本的比例为</w:t>
      </w:r>
      <w:r>
        <w:rPr>
          <w:rFonts w:hint="eastAsia"/>
        </w:rPr>
        <w:t>14.10%</w:t>
      </w:r>
      <w:r>
        <w:rPr>
          <w:rFonts w:hint="eastAsia"/>
        </w:rPr>
        <w:t>。</w:t>
      </w:r>
    </w:p>
    <w:p w14:paraId="0D2BDF2D" w14:textId="77777777" w:rsidR="00C50114" w:rsidRDefault="00000000">
      <w:pPr>
        <w:pStyle w:val="G"/>
        <w:spacing w:before="156" w:after="156"/>
        <w:ind w:firstLine="480"/>
        <w:jc w:val="both"/>
      </w:pPr>
      <w:r>
        <w:rPr>
          <w:rFonts w:hint="eastAsia"/>
        </w:rPr>
        <w:t>按照发行股份数量上限计算，本次发行后，收购人</w:t>
      </w:r>
      <w:ins w:id="232" w:author="猫猫" w:date="2025-11-18T11:32:00Z">
        <w:r>
          <w:rPr>
            <w:rFonts w:hint="eastAsia"/>
          </w:rPr>
          <w:t>鼎耘产业</w:t>
        </w:r>
      </w:ins>
      <w:r>
        <w:rPr>
          <w:rFonts w:hint="eastAsia"/>
        </w:rPr>
        <w:t>将直接持有上市公司不超过</w:t>
      </w:r>
      <w:del w:id="233" w:author="猫猫" w:date="2025-11-18T11:32:00Z">
        <w:r>
          <w:rPr>
            <w:rFonts w:hint="eastAsia"/>
          </w:rPr>
          <w:delText>58,032,000</w:delText>
        </w:r>
      </w:del>
      <w:ins w:id="234" w:author="猫猫" w:date="2025-11-18T11:32:00Z">
        <w:r>
          <w:rPr>
            <w:rFonts w:hint="eastAsia"/>
          </w:rPr>
          <w:t>53,649,956</w:t>
        </w:r>
      </w:ins>
      <w:r>
        <w:rPr>
          <w:rFonts w:hint="eastAsia"/>
        </w:rPr>
        <w:t>股（含）股票，占上市公司本次发行后总股本的比例为不超过</w:t>
      </w:r>
      <w:del w:id="235" w:author="猫猫" w:date="2025-11-18T11:32:00Z">
        <w:r>
          <w:rPr>
            <w:rFonts w:hint="eastAsia"/>
          </w:rPr>
          <w:delText>23.08%</w:delText>
        </w:r>
        <w:r>
          <w:rPr>
            <w:rFonts w:hint="eastAsia"/>
          </w:rPr>
          <w:delText>（含）；一致行动人鼎耘科技直接持有上市公司</w:delText>
        </w:r>
        <w:r>
          <w:rPr>
            <w:rFonts w:hint="eastAsia"/>
          </w:rPr>
          <w:delText>27,273,330</w:delText>
        </w:r>
        <w:r>
          <w:rPr>
            <w:rFonts w:hint="eastAsia"/>
          </w:rPr>
          <w:delText>股股票，占</w:delText>
        </w:r>
      </w:del>
      <w:ins w:id="236" w:author="猫猫" w:date="2025-11-18T11:32:00Z">
        <w:r>
          <w:rPr>
            <w:rFonts w:hint="eastAsia"/>
          </w:rPr>
          <w:t>21.71%</w:t>
        </w:r>
        <w:r>
          <w:rPr>
            <w:rFonts w:hint="eastAsia"/>
          </w:rPr>
          <w:t>（含），成为</w:t>
        </w:r>
      </w:ins>
      <w:r>
        <w:rPr>
          <w:rFonts w:hint="eastAsia"/>
        </w:rPr>
        <w:t>上市公司</w:t>
      </w:r>
      <w:del w:id="237" w:author="猫猫" w:date="2025-11-18T11:32:00Z">
        <w:r>
          <w:rPr>
            <w:rFonts w:hint="eastAsia"/>
          </w:rPr>
          <w:delText>本次发行后总股本的比例为</w:delText>
        </w:r>
        <w:r>
          <w:rPr>
            <w:rFonts w:hint="eastAsia"/>
          </w:rPr>
          <w:delText>10.85%</w:delText>
        </w:r>
        <w:r>
          <w:rPr>
            <w:rFonts w:hint="eastAsia"/>
          </w:rPr>
          <w:delText>。本次收购后，收购人及其</w:delText>
        </w:r>
      </w:del>
      <w:ins w:id="238" w:author="猫猫" w:date="2025-11-18T11:32:00Z">
        <w:r>
          <w:rPr>
            <w:rFonts w:hint="eastAsia"/>
          </w:rPr>
          <w:t>控股股东。与</w:t>
        </w:r>
      </w:ins>
      <w:r>
        <w:rPr>
          <w:rFonts w:hint="eastAsia"/>
        </w:rPr>
        <w:t>一致行动人</w:t>
      </w:r>
      <w:ins w:id="239" w:author="猫猫" w:date="2025-11-18T11:32:00Z">
        <w:r>
          <w:rPr>
            <w:rFonts w:hint="eastAsia"/>
          </w:rPr>
          <w:t>鼎耘科技</w:t>
        </w:r>
      </w:ins>
      <w:r>
        <w:rPr>
          <w:rFonts w:hint="eastAsia"/>
        </w:rPr>
        <w:t>合计持有</w:t>
      </w:r>
      <w:ins w:id="240" w:author="猫猫" w:date="2025-11-18T11:32:00Z">
        <w:r>
          <w:rPr>
            <w:rFonts w:hint="eastAsia"/>
          </w:rPr>
          <w:t>上市</w:t>
        </w:r>
      </w:ins>
      <w:r>
        <w:rPr>
          <w:rFonts w:hint="eastAsia"/>
        </w:rPr>
        <w:t>公司不超过</w:t>
      </w:r>
      <w:del w:id="241" w:author="猫猫" w:date="2025-11-18T11:32:00Z">
        <w:r>
          <w:rPr>
            <w:rFonts w:hint="eastAsia"/>
          </w:rPr>
          <w:delText>85,305,330</w:delText>
        </w:r>
      </w:del>
      <w:ins w:id="242" w:author="猫猫" w:date="2025-11-18T11:32:00Z">
        <w:r>
          <w:rPr>
            <w:rFonts w:hint="eastAsia"/>
          </w:rPr>
          <w:t>80,923,286</w:t>
        </w:r>
      </w:ins>
      <w:r>
        <w:rPr>
          <w:rFonts w:hint="eastAsia"/>
        </w:rPr>
        <w:t>股（含）股票，占上市公司本次发行后总股本的比例为不超过</w:t>
      </w:r>
      <w:del w:id="243" w:author="猫猫" w:date="2025-11-18T11:32:00Z">
        <w:r>
          <w:rPr>
            <w:rFonts w:hint="eastAsia"/>
          </w:rPr>
          <w:delText>33.92</w:delText>
        </w:r>
      </w:del>
      <w:ins w:id="244" w:author="猫猫" w:date="2025-11-18T11:32:00Z">
        <w:r>
          <w:rPr>
            <w:rFonts w:hint="eastAsia"/>
          </w:rPr>
          <w:t>32.75</w:t>
        </w:r>
      </w:ins>
      <w:r>
        <w:rPr>
          <w:rFonts w:hint="eastAsia"/>
        </w:rPr>
        <w:t>%</w:t>
      </w:r>
      <w:r>
        <w:rPr>
          <w:rFonts w:hint="eastAsia"/>
        </w:rPr>
        <w:t>（含）。</w:t>
      </w:r>
    </w:p>
    <w:p w14:paraId="671D751F" w14:textId="77777777" w:rsidR="00C50114" w:rsidRDefault="00000000">
      <w:pPr>
        <w:pStyle w:val="G"/>
        <w:spacing w:before="156" w:after="156"/>
        <w:ind w:firstLine="482"/>
        <w:jc w:val="both"/>
        <w:rPr>
          <w:b/>
          <w:bCs/>
        </w:rPr>
      </w:pPr>
      <w:r>
        <w:rPr>
          <w:rFonts w:hint="eastAsia"/>
          <w:b/>
          <w:bCs/>
        </w:rPr>
        <w:t>（一）本次收购前后上市公司股权结构变化情况</w:t>
      </w:r>
    </w:p>
    <w:p w14:paraId="702313CE" w14:textId="77777777" w:rsidR="00C50114" w:rsidRDefault="00000000">
      <w:pPr>
        <w:pStyle w:val="G"/>
        <w:spacing w:before="156" w:after="156"/>
        <w:ind w:firstLine="480"/>
        <w:jc w:val="both"/>
      </w:pPr>
      <w:r>
        <w:rPr>
          <w:rFonts w:hint="eastAsia"/>
        </w:rPr>
        <w:t>按照发行股份数量上限计算，本次收购前后，上市公司的股权结构如下：</w:t>
      </w:r>
    </w:p>
    <w:tbl>
      <w:tblPr>
        <w:tblW w:w="4998"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427"/>
        <w:gridCol w:w="2309"/>
        <w:gridCol w:w="1161"/>
        <w:gridCol w:w="899"/>
        <w:gridCol w:w="2106"/>
        <w:gridCol w:w="1371"/>
      </w:tblGrid>
      <w:tr w:rsidR="00C50114" w14:paraId="71DD31AB" w14:textId="77777777">
        <w:trPr>
          <w:trHeight w:val="397"/>
          <w:tblHeader/>
          <w:jc w:val="center"/>
        </w:trPr>
        <w:tc>
          <w:tcPr>
            <w:tcW w:w="416" w:type="pct"/>
            <w:vMerge w:val="restart"/>
            <w:vAlign w:val="center"/>
          </w:tcPr>
          <w:p w14:paraId="0CBBB51C" w14:textId="77777777" w:rsidR="00C50114" w:rsidRDefault="00000000">
            <w:pPr>
              <w:pStyle w:val="G3"/>
              <w:jc w:val="center"/>
              <w:rPr>
                <w:b/>
                <w:bCs/>
              </w:rPr>
            </w:pPr>
            <w:r>
              <w:rPr>
                <w:rFonts w:hint="eastAsia"/>
                <w:b/>
                <w:bCs/>
              </w:rPr>
              <w:t>序号</w:t>
            </w:r>
          </w:p>
        </w:tc>
        <w:tc>
          <w:tcPr>
            <w:tcW w:w="1656" w:type="pct"/>
            <w:vMerge w:val="restart"/>
            <w:vAlign w:val="center"/>
          </w:tcPr>
          <w:p w14:paraId="181F9C9C" w14:textId="77777777" w:rsidR="00C50114" w:rsidRDefault="00000000">
            <w:pPr>
              <w:pStyle w:val="G3"/>
              <w:jc w:val="center"/>
              <w:rPr>
                <w:b/>
                <w:bCs/>
              </w:rPr>
            </w:pPr>
            <w:r>
              <w:rPr>
                <w:rFonts w:hint="eastAsia"/>
                <w:b/>
                <w:bCs/>
              </w:rPr>
              <w:t>股东名称</w:t>
            </w:r>
          </w:p>
        </w:tc>
        <w:tc>
          <w:tcPr>
            <w:tcW w:w="1450" w:type="pct"/>
            <w:gridSpan w:val="2"/>
            <w:vAlign w:val="center"/>
          </w:tcPr>
          <w:p w14:paraId="0FC7D14F" w14:textId="77777777" w:rsidR="00C50114" w:rsidRDefault="00000000">
            <w:pPr>
              <w:pStyle w:val="G3"/>
              <w:jc w:val="center"/>
              <w:rPr>
                <w:b/>
                <w:bCs/>
              </w:rPr>
            </w:pPr>
            <w:r>
              <w:rPr>
                <w:rFonts w:hint="eastAsia"/>
                <w:b/>
                <w:bCs/>
              </w:rPr>
              <w:t>收购前</w:t>
            </w:r>
          </w:p>
        </w:tc>
        <w:tc>
          <w:tcPr>
            <w:tcW w:w="1476" w:type="pct"/>
            <w:gridSpan w:val="2"/>
            <w:vAlign w:val="center"/>
          </w:tcPr>
          <w:p w14:paraId="7FB585DB" w14:textId="77777777" w:rsidR="00C50114" w:rsidRDefault="00000000">
            <w:pPr>
              <w:pStyle w:val="G3"/>
              <w:jc w:val="center"/>
              <w:rPr>
                <w:b/>
                <w:bCs/>
              </w:rPr>
            </w:pPr>
            <w:r>
              <w:rPr>
                <w:rFonts w:hint="eastAsia"/>
                <w:b/>
                <w:bCs/>
              </w:rPr>
              <w:t>收购后</w:t>
            </w:r>
          </w:p>
        </w:tc>
      </w:tr>
      <w:tr w:rsidR="00C50114" w14:paraId="2CE3E302" w14:textId="77777777">
        <w:trPr>
          <w:trHeight w:val="397"/>
          <w:tblHeader/>
          <w:jc w:val="center"/>
        </w:trPr>
        <w:tc>
          <w:tcPr>
            <w:tcW w:w="416" w:type="pct"/>
            <w:vMerge/>
            <w:vAlign w:val="center"/>
          </w:tcPr>
          <w:p w14:paraId="4DC76AC6" w14:textId="77777777" w:rsidR="00C50114" w:rsidRDefault="00C50114">
            <w:pPr>
              <w:pStyle w:val="G3"/>
              <w:jc w:val="center"/>
              <w:rPr>
                <w:b/>
                <w:bCs/>
              </w:rPr>
            </w:pPr>
          </w:p>
        </w:tc>
        <w:tc>
          <w:tcPr>
            <w:tcW w:w="1656" w:type="pct"/>
            <w:vMerge/>
            <w:vAlign w:val="center"/>
          </w:tcPr>
          <w:p w14:paraId="76581F4B" w14:textId="77777777" w:rsidR="00C50114" w:rsidRDefault="00C50114">
            <w:pPr>
              <w:pStyle w:val="G3"/>
              <w:jc w:val="center"/>
              <w:rPr>
                <w:b/>
                <w:bCs/>
              </w:rPr>
            </w:pPr>
          </w:p>
        </w:tc>
        <w:tc>
          <w:tcPr>
            <w:tcW w:w="793" w:type="pct"/>
            <w:vAlign w:val="center"/>
          </w:tcPr>
          <w:p w14:paraId="2DB579A2" w14:textId="77777777" w:rsidR="00C50114" w:rsidRDefault="00000000">
            <w:pPr>
              <w:pStyle w:val="G3"/>
              <w:jc w:val="center"/>
              <w:rPr>
                <w:b/>
                <w:bCs/>
              </w:rPr>
            </w:pPr>
            <w:r>
              <w:rPr>
                <w:rFonts w:hint="eastAsia"/>
                <w:b/>
                <w:bCs/>
              </w:rPr>
              <w:t>数量（股）</w:t>
            </w:r>
          </w:p>
        </w:tc>
        <w:tc>
          <w:tcPr>
            <w:tcW w:w="657" w:type="pct"/>
            <w:vAlign w:val="center"/>
          </w:tcPr>
          <w:p w14:paraId="2607F938" w14:textId="77777777" w:rsidR="00C50114" w:rsidRDefault="00000000">
            <w:pPr>
              <w:pStyle w:val="G3"/>
              <w:jc w:val="center"/>
              <w:rPr>
                <w:b/>
                <w:bCs/>
              </w:rPr>
            </w:pPr>
            <w:r>
              <w:rPr>
                <w:rFonts w:hint="eastAsia"/>
                <w:b/>
                <w:bCs/>
              </w:rPr>
              <w:t>比例（</w:t>
            </w:r>
            <w:r>
              <w:rPr>
                <w:rFonts w:hint="eastAsia"/>
                <w:b/>
                <w:bCs/>
              </w:rPr>
              <w:t>%</w:t>
            </w:r>
            <w:r>
              <w:rPr>
                <w:rFonts w:hint="eastAsia"/>
                <w:b/>
                <w:bCs/>
              </w:rPr>
              <w:t>）</w:t>
            </w:r>
          </w:p>
        </w:tc>
        <w:tc>
          <w:tcPr>
            <w:tcW w:w="819" w:type="pct"/>
            <w:vAlign w:val="center"/>
          </w:tcPr>
          <w:p w14:paraId="1AF0AA1E" w14:textId="77777777" w:rsidR="00C50114" w:rsidRDefault="00000000">
            <w:pPr>
              <w:pStyle w:val="G3"/>
              <w:jc w:val="center"/>
              <w:rPr>
                <w:b/>
                <w:bCs/>
              </w:rPr>
            </w:pPr>
            <w:r>
              <w:rPr>
                <w:rFonts w:hint="eastAsia"/>
                <w:b/>
                <w:bCs/>
              </w:rPr>
              <w:t>数量（股）</w:t>
            </w:r>
          </w:p>
        </w:tc>
        <w:tc>
          <w:tcPr>
            <w:tcW w:w="657" w:type="pct"/>
            <w:vAlign w:val="center"/>
          </w:tcPr>
          <w:p w14:paraId="1DBB1366" w14:textId="77777777" w:rsidR="00C50114" w:rsidRDefault="00000000">
            <w:pPr>
              <w:pStyle w:val="G3"/>
              <w:jc w:val="center"/>
              <w:rPr>
                <w:b/>
                <w:bCs/>
              </w:rPr>
            </w:pPr>
            <w:r>
              <w:rPr>
                <w:rFonts w:hint="eastAsia"/>
                <w:b/>
                <w:bCs/>
              </w:rPr>
              <w:t>比例（</w:t>
            </w:r>
            <w:r>
              <w:rPr>
                <w:rFonts w:hint="eastAsia"/>
                <w:b/>
                <w:bCs/>
              </w:rPr>
              <w:t>%</w:t>
            </w:r>
            <w:r>
              <w:rPr>
                <w:rFonts w:hint="eastAsia"/>
                <w:b/>
                <w:bCs/>
              </w:rPr>
              <w:t>）</w:t>
            </w:r>
          </w:p>
        </w:tc>
      </w:tr>
      <w:tr w:rsidR="00C50114" w14:paraId="5A6B1519" w14:textId="77777777">
        <w:trPr>
          <w:trHeight w:val="397"/>
          <w:jc w:val="center"/>
        </w:trPr>
        <w:tc>
          <w:tcPr>
            <w:tcW w:w="416" w:type="pct"/>
            <w:vAlign w:val="center"/>
          </w:tcPr>
          <w:p w14:paraId="3D888AFC" w14:textId="77777777" w:rsidR="00C50114" w:rsidRDefault="00000000">
            <w:pPr>
              <w:pStyle w:val="G3"/>
              <w:jc w:val="center"/>
            </w:pPr>
            <w:r>
              <w:rPr>
                <w:rFonts w:hint="eastAsia"/>
              </w:rPr>
              <w:t>1</w:t>
            </w:r>
          </w:p>
        </w:tc>
        <w:tc>
          <w:tcPr>
            <w:tcW w:w="1656" w:type="pct"/>
            <w:vAlign w:val="center"/>
          </w:tcPr>
          <w:p w14:paraId="3A48B56C" w14:textId="77777777" w:rsidR="00C50114" w:rsidRDefault="00000000">
            <w:pPr>
              <w:pStyle w:val="G3"/>
            </w:pPr>
            <w:r>
              <w:rPr>
                <w:rFonts w:hint="eastAsia"/>
              </w:rPr>
              <w:t>鼎耘产业</w:t>
            </w:r>
          </w:p>
        </w:tc>
        <w:tc>
          <w:tcPr>
            <w:tcW w:w="793" w:type="pct"/>
            <w:vAlign w:val="center"/>
          </w:tcPr>
          <w:p w14:paraId="1264BBD7" w14:textId="77777777" w:rsidR="00C50114" w:rsidRDefault="00000000">
            <w:pPr>
              <w:pStyle w:val="G3"/>
              <w:jc w:val="right"/>
            </w:pPr>
            <w:r>
              <w:rPr>
                <w:rFonts w:hint="eastAsia"/>
              </w:rPr>
              <w:t>-</w:t>
            </w:r>
          </w:p>
        </w:tc>
        <w:tc>
          <w:tcPr>
            <w:tcW w:w="657" w:type="pct"/>
            <w:vAlign w:val="center"/>
          </w:tcPr>
          <w:p w14:paraId="3D86E526" w14:textId="77777777" w:rsidR="00C50114" w:rsidRDefault="00000000">
            <w:pPr>
              <w:pStyle w:val="G3"/>
              <w:jc w:val="right"/>
            </w:pPr>
            <w:r>
              <w:rPr>
                <w:rFonts w:hint="eastAsia"/>
              </w:rPr>
              <w:t>-</w:t>
            </w:r>
          </w:p>
        </w:tc>
        <w:tc>
          <w:tcPr>
            <w:tcW w:w="819" w:type="pct"/>
            <w:vAlign w:val="center"/>
          </w:tcPr>
          <w:p w14:paraId="7B11A590" w14:textId="77777777" w:rsidR="00C50114" w:rsidRDefault="00000000">
            <w:pPr>
              <w:pStyle w:val="G3"/>
              <w:jc w:val="right"/>
            </w:pPr>
            <w:del w:id="245" w:author="猫猫" w:date="2025-11-18T11:32:00Z">
              <w:r>
                <w:rPr>
                  <w:rFonts w:hint="eastAsia"/>
                </w:rPr>
                <w:delText>58,032,000</w:delText>
              </w:r>
            </w:del>
            <w:ins w:id="246" w:author="猫猫" w:date="2025-11-18T11:32:00Z">
              <w:r>
                <w:rPr>
                  <w:rFonts w:hint="eastAsia"/>
                </w:rPr>
                <w:t>53,649,956</w:t>
              </w:r>
            </w:ins>
          </w:p>
        </w:tc>
        <w:tc>
          <w:tcPr>
            <w:tcW w:w="657" w:type="pct"/>
            <w:vAlign w:val="center"/>
          </w:tcPr>
          <w:p w14:paraId="6F097F71" w14:textId="77777777" w:rsidR="00C50114" w:rsidRDefault="00000000">
            <w:pPr>
              <w:pStyle w:val="G3"/>
              <w:jc w:val="right"/>
            </w:pPr>
            <w:del w:id="247" w:author="猫猫" w:date="2025-11-18T11:32:00Z">
              <w:r>
                <w:rPr>
                  <w:rFonts w:hint="eastAsia"/>
                </w:rPr>
                <w:delText>23.08</w:delText>
              </w:r>
            </w:del>
            <w:ins w:id="248" w:author="猫猫" w:date="2025-11-18T11:32:00Z">
              <w:r>
                <w:rPr>
                  <w:rFonts w:hint="eastAsia"/>
                </w:rPr>
                <w:t>21.71</w:t>
              </w:r>
            </w:ins>
            <w:r>
              <w:rPr>
                <w:rFonts w:hint="eastAsia"/>
              </w:rPr>
              <w:t>%</w:t>
            </w:r>
          </w:p>
        </w:tc>
      </w:tr>
      <w:tr w:rsidR="00C50114" w14:paraId="784326F8" w14:textId="77777777">
        <w:trPr>
          <w:trHeight w:val="90"/>
          <w:jc w:val="center"/>
        </w:trPr>
        <w:tc>
          <w:tcPr>
            <w:tcW w:w="416" w:type="pct"/>
            <w:vAlign w:val="center"/>
          </w:tcPr>
          <w:p w14:paraId="59155472" w14:textId="77777777" w:rsidR="00C50114" w:rsidRDefault="00000000">
            <w:pPr>
              <w:pStyle w:val="G3"/>
              <w:jc w:val="center"/>
            </w:pPr>
            <w:r>
              <w:rPr>
                <w:rFonts w:hint="eastAsia"/>
              </w:rPr>
              <w:t>2</w:t>
            </w:r>
          </w:p>
        </w:tc>
        <w:tc>
          <w:tcPr>
            <w:tcW w:w="1656" w:type="pct"/>
            <w:vAlign w:val="center"/>
          </w:tcPr>
          <w:p w14:paraId="225576A1" w14:textId="77777777" w:rsidR="00C50114" w:rsidRDefault="00000000">
            <w:pPr>
              <w:pStyle w:val="G3"/>
            </w:pPr>
            <w:r>
              <w:t>鼎耘科技</w:t>
            </w:r>
          </w:p>
        </w:tc>
        <w:tc>
          <w:tcPr>
            <w:tcW w:w="793" w:type="pct"/>
            <w:vAlign w:val="center"/>
          </w:tcPr>
          <w:p w14:paraId="43B4B077" w14:textId="77777777" w:rsidR="00C50114" w:rsidRDefault="00000000">
            <w:pPr>
              <w:pStyle w:val="G3"/>
              <w:jc w:val="right"/>
            </w:pPr>
            <w:r>
              <w:t>27,273,330</w:t>
            </w:r>
          </w:p>
        </w:tc>
        <w:tc>
          <w:tcPr>
            <w:tcW w:w="657" w:type="pct"/>
            <w:vAlign w:val="center"/>
          </w:tcPr>
          <w:p w14:paraId="05E2A4FE" w14:textId="77777777" w:rsidR="00C50114" w:rsidRDefault="00000000">
            <w:pPr>
              <w:pStyle w:val="G3"/>
              <w:jc w:val="right"/>
            </w:pPr>
            <w:r>
              <w:t>14.10%</w:t>
            </w:r>
          </w:p>
        </w:tc>
        <w:tc>
          <w:tcPr>
            <w:tcW w:w="819" w:type="pct"/>
            <w:vAlign w:val="center"/>
          </w:tcPr>
          <w:p w14:paraId="62E05CFE" w14:textId="77777777" w:rsidR="00C50114" w:rsidRDefault="00000000">
            <w:pPr>
              <w:pStyle w:val="G3"/>
              <w:jc w:val="right"/>
            </w:pPr>
            <w:r>
              <w:t>27,273,330</w:t>
            </w:r>
          </w:p>
        </w:tc>
        <w:tc>
          <w:tcPr>
            <w:tcW w:w="657" w:type="pct"/>
            <w:vAlign w:val="center"/>
          </w:tcPr>
          <w:p w14:paraId="545C695E" w14:textId="77777777" w:rsidR="00C50114" w:rsidRDefault="00000000">
            <w:pPr>
              <w:pStyle w:val="G3"/>
              <w:jc w:val="right"/>
            </w:pPr>
            <w:del w:id="249" w:author="猫猫" w:date="2025-11-18T11:32:00Z">
              <w:r>
                <w:rPr>
                  <w:rFonts w:hint="eastAsia"/>
                </w:rPr>
                <w:delText>10.85</w:delText>
              </w:r>
            </w:del>
            <w:ins w:id="250" w:author="猫猫" w:date="2025-11-18T11:32:00Z">
              <w:r>
                <w:rPr>
                  <w:rFonts w:hint="eastAsia"/>
                </w:rPr>
                <w:t>11.04</w:t>
              </w:r>
            </w:ins>
            <w:r>
              <w:rPr>
                <w:rFonts w:hint="eastAsia"/>
              </w:rPr>
              <w:t>%</w:t>
            </w:r>
          </w:p>
        </w:tc>
      </w:tr>
      <w:tr w:rsidR="00C50114" w14:paraId="5252CA06" w14:textId="77777777">
        <w:trPr>
          <w:trHeight w:val="397"/>
          <w:jc w:val="center"/>
        </w:trPr>
        <w:tc>
          <w:tcPr>
            <w:tcW w:w="2072" w:type="pct"/>
            <w:gridSpan w:val="2"/>
            <w:vAlign w:val="center"/>
          </w:tcPr>
          <w:p w14:paraId="433AE08B" w14:textId="77777777" w:rsidR="00C50114" w:rsidRDefault="00000000">
            <w:pPr>
              <w:pStyle w:val="G3"/>
              <w:jc w:val="center"/>
              <w:rPr>
                <w:b/>
                <w:bCs/>
              </w:rPr>
            </w:pPr>
            <w:r>
              <w:rPr>
                <w:rFonts w:hint="eastAsia"/>
                <w:b/>
                <w:bCs/>
              </w:rPr>
              <w:t>收购人</w:t>
            </w:r>
            <w:del w:id="251" w:author="猫猫" w:date="2025-11-18T11:32:00Z">
              <w:r>
                <w:rPr>
                  <w:rFonts w:hint="eastAsia"/>
                  <w:b/>
                  <w:bCs/>
                </w:rPr>
                <w:delText>与其</w:delText>
              </w:r>
            </w:del>
            <w:ins w:id="252" w:author="猫猫" w:date="2025-11-18T11:32:00Z">
              <w:r>
                <w:rPr>
                  <w:rFonts w:hint="eastAsia"/>
                  <w:b/>
                  <w:bCs/>
                </w:rPr>
                <w:t>与</w:t>
              </w:r>
            </w:ins>
            <w:r>
              <w:rPr>
                <w:rFonts w:hint="eastAsia"/>
                <w:b/>
                <w:bCs/>
              </w:rPr>
              <w:t>一致行动人合计</w:t>
            </w:r>
          </w:p>
        </w:tc>
        <w:tc>
          <w:tcPr>
            <w:tcW w:w="793" w:type="pct"/>
            <w:vAlign w:val="center"/>
          </w:tcPr>
          <w:p w14:paraId="44C51647" w14:textId="77777777" w:rsidR="00C50114" w:rsidRDefault="00000000">
            <w:pPr>
              <w:pStyle w:val="G3"/>
              <w:jc w:val="right"/>
              <w:rPr>
                <w:b/>
                <w:bCs/>
              </w:rPr>
            </w:pPr>
            <w:r>
              <w:rPr>
                <w:b/>
                <w:bCs/>
              </w:rPr>
              <w:t>27,273,330</w:t>
            </w:r>
          </w:p>
        </w:tc>
        <w:tc>
          <w:tcPr>
            <w:tcW w:w="657" w:type="pct"/>
            <w:vAlign w:val="center"/>
          </w:tcPr>
          <w:p w14:paraId="57F47D34" w14:textId="77777777" w:rsidR="00C50114" w:rsidRDefault="00000000">
            <w:pPr>
              <w:pStyle w:val="G3"/>
              <w:jc w:val="right"/>
              <w:rPr>
                <w:b/>
                <w:bCs/>
              </w:rPr>
            </w:pPr>
            <w:r>
              <w:rPr>
                <w:b/>
                <w:bCs/>
              </w:rPr>
              <w:t>14.10%</w:t>
            </w:r>
          </w:p>
        </w:tc>
        <w:tc>
          <w:tcPr>
            <w:tcW w:w="1396" w:type="dxa"/>
            <w:vAlign w:val="center"/>
          </w:tcPr>
          <w:p w14:paraId="597424CE" w14:textId="77777777" w:rsidR="00C50114" w:rsidRDefault="00000000">
            <w:pPr>
              <w:pStyle w:val="G3"/>
              <w:jc w:val="right"/>
              <w:rPr>
                <w:b/>
                <w:bCs/>
              </w:rPr>
            </w:pPr>
            <w:r>
              <w:rPr>
                <w:b/>
                <w:bCs/>
              </w:rPr>
              <w:t xml:space="preserve"> </w:t>
            </w:r>
            <w:del w:id="253" w:author="猫猫" w:date="2025-11-18T11:32:00Z">
              <w:r>
                <w:rPr>
                  <w:b/>
                  <w:bCs/>
                </w:rPr>
                <w:delText xml:space="preserve">85,305,330 </w:delText>
              </w:r>
            </w:del>
            <w:ins w:id="254" w:author="猫猫" w:date="2025-11-18T11:32:00Z">
              <w:r>
                <w:rPr>
                  <w:b/>
                  <w:bCs/>
                </w:rPr>
                <w:t xml:space="preserve">80,923,286 </w:t>
              </w:r>
            </w:ins>
          </w:p>
        </w:tc>
        <w:tc>
          <w:tcPr>
            <w:tcW w:w="1120" w:type="dxa"/>
            <w:vAlign w:val="center"/>
          </w:tcPr>
          <w:p w14:paraId="57B4E8C6" w14:textId="77777777" w:rsidR="00C50114" w:rsidRDefault="00000000">
            <w:pPr>
              <w:pStyle w:val="G3"/>
              <w:jc w:val="right"/>
              <w:rPr>
                <w:b/>
                <w:bCs/>
              </w:rPr>
            </w:pPr>
            <w:del w:id="255" w:author="猫猫" w:date="2025-11-18T11:32:00Z">
              <w:r>
                <w:rPr>
                  <w:rFonts w:hint="eastAsia"/>
                  <w:b/>
                  <w:bCs/>
                </w:rPr>
                <w:delText>33.92</w:delText>
              </w:r>
            </w:del>
            <w:ins w:id="256" w:author="猫猫" w:date="2025-11-18T11:32:00Z">
              <w:r>
                <w:rPr>
                  <w:rFonts w:hint="eastAsia"/>
                  <w:b/>
                  <w:bCs/>
                </w:rPr>
                <w:t>32.75</w:t>
              </w:r>
            </w:ins>
            <w:r>
              <w:rPr>
                <w:rFonts w:hint="eastAsia"/>
                <w:b/>
                <w:bCs/>
              </w:rPr>
              <w:t>%</w:t>
            </w:r>
          </w:p>
        </w:tc>
      </w:tr>
      <w:tr w:rsidR="00C50114" w14:paraId="6EAB1369" w14:textId="77777777">
        <w:trPr>
          <w:trHeight w:val="397"/>
          <w:jc w:val="center"/>
        </w:trPr>
        <w:tc>
          <w:tcPr>
            <w:tcW w:w="416" w:type="pct"/>
            <w:vAlign w:val="center"/>
          </w:tcPr>
          <w:p w14:paraId="4D1D16B4" w14:textId="77777777" w:rsidR="00C50114" w:rsidRDefault="00000000">
            <w:pPr>
              <w:pStyle w:val="G3"/>
              <w:jc w:val="center"/>
            </w:pPr>
            <w:r>
              <w:rPr>
                <w:rFonts w:hint="eastAsia"/>
              </w:rPr>
              <w:t>3</w:t>
            </w:r>
          </w:p>
        </w:tc>
        <w:tc>
          <w:tcPr>
            <w:tcW w:w="1656" w:type="pct"/>
            <w:vAlign w:val="center"/>
          </w:tcPr>
          <w:p w14:paraId="6FFCDF04" w14:textId="77777777" w:rsidR="00C50114" w:rsidRDefault="00000000">
            <w:pPr>
              <w:pStyle w:val="G3"/>
            </w:pPr>
            <w:r>
              <w:t>广州蕙富骐骥投资合伙企业</w:t>
            </w:r>
            <w:r>
              <w:rPr>
                <w:rFonts w:hint="eastAsia"/>
              </w:rPr>
              <w:t>（</w:t>
            </w:r>
            <w:r>
              <w:t>有限合伙</w:t>
            </w:r>
            <w:r>
              <w:rPr>
                <w:rFonts w:hint="eastAsia"/>
              </w:rPr>
              <w:t>）</w:t>
            </w:r>
          </w:p>
        </w:tc>
        <w:tc>
          <w:tcPr>
            <w:tcW w:w="793" w:type="pct"/>
            <w:vAlign w:val="center"/>
          </w:tcPr>
          <w:p w14:paraId="53047E4F" w14:textId="77777777" w:rsidR="00C50114" w:rsidRDefault="00000000">
            <w:pPr>
              <w:pStyle w:val="G3"/>
              <w:jc w:val="right"/>
            </w:pPr>
            <w:r>
              <w:t>26,600,000</w:t>
            </w:r>
          </w:p>
        </w:tc>
        <w:tc>
          <w:tcPr>
            <w:tcW w:w="657" w:type="pct"/>
            <w:vAlign w:val="center"/>
          </w:tcPr>
          <w:p w14:paraId="6E6E7F14" w14:textId="77777777" w:rsidR="00C50114" w:rsidRDefault="00000000">
            <w:pPr>
              <w:pStyle w:val="G3"/>
              <w:jc w:val="right"/>
            </w:pPr>
            <w:r>
              <w:t>13.75%</w:t>
            </w:r>
          </w:p>
        </w:tc>
        <w:tc>
          <w:tcPr>
            <w:tcW w:w="819" w:type="pct"/>
            <w:vAlign w:val="center"/>
          </w:tcPr>
          <w:p w14:paraId="200E0F10" w14:textId="77777777" w:rsidR="00C50114" w:rsidRDefault="00000000">
            <w:pPr>
              <w:pStyle w:val="G3"/>
              <w:jc w:val="right"/>
            </w:pPr>
            <w:r>
              <w:t>26,600,000</w:t>
            </w:r>
          </w:p>
        </w:tc>
        <w:tc>
          <w:tcPr>
            <w:tcW w:w="657" w:type="pct"/>
            <w:vAlign w:val="center"/>
          </w:tcPr>
          <w:p w14:paraId="5664A8C3" w14:textId="77777777" w:rsidR="00C50114" w:rsidRDefault="00000000">
            <w:pPr>
              <w:pStyle w:val="G3"/>
              <w:jc w:val="right"/>
            </w:pPr>
            <w:r>
              <w:rPr>
                <w:rFonts w:hint="eastAsia"/>
              </w:rPr>
              <w:t>10.</w:t>
            </w:r>
            <w:del w:id="257" w:author="猫猫" w:date="2025-11-18T11:32:00Z">
              <w:r>
                <w:rPr>
                  <w:rFonts w:hint="eastAsia"/>
                </w:rPr>
                <w:delText>58</w:delText>
              </w:r>
            </w:del>
            <w:ins w:id="258" w:author="猫猫" w:date="2025-11-18T11:32:00Z">
              <w:r>
                <w:rPr>
                  <w:rFonts w:hint="eastAsia"/>
                </w:rPr>
                <w:t>77</w:t>
              </w:r>
            </w:ins>
            <w:r>
              <w:rPr>
                <w:rFonts w:hint="eastAsia"/>
              </w:rPr>
              <w:t>%</w:t>
            </w:r>
          </w:p>
        </w:tc>
      </w:tr>
    </w:tbl>
    <w:p w14:paraId="3414836E" w14:textId="77777777" w:rsidR="00C50114" w:rsidRDefault="00000000">
      <w:pPr>
        <w:pStyle w:val="G"/>
        <w:spacing w:before="156" w:after="156"/>
        <w:ind w:firstLine="482"/>
        <w:jc w:val="both"/>
        <w:rPr>
          <w:b/>
          <w:bCs/>
        </w:rPr>
      </w:pPr>
      <w:r>
        <w:rPr>
          <w:rFonts w:hint="eastAsia"/>
          <w:b/>
          <w:bCs/>
        </w:rPr>
        <w:t>（二）本次收购前后上市公司控制权变更情况</w:t>
      </w:r>
    </w:p>
    <w:p w14:paraId="1202D62D" w14:textId="77777777" w:rsidR="00C50114" w:rsidRDefault="00000000">
      <w:pPr>
        <w:pStyle w:val="G"/>
        <w:spacing w:before="156" w:after="156"/>
        <w:ind w:firstLine="480"/>
        <w:jc w:val="both"/>
      </w:pPr>
      <w:r>
        <w:rPr>
          <w:rFonts w:hint="eastAsia"/>
        </w:rPr>
        <w:t>本次收购前，上市公司无控股股东、无实际控制人。本次收购后，上市公司控股股东变更为鼎耘产业，实际控制人变更为李红星先生。</w:t>
      </w:r>
    </w:p>
    <w:p w14:paraId="11DF2D34" w14:textId="77777777" w:rsidR="00C50114" w:rsidRDefault="00000000">
      <w:pPr>
        <w:pStyle w:val="G"/>
        <w:spacing w:before="156" w:after="156"/>
        <w:ind w:firstLine="482"/>
        <w:jc w:val="both"/>
        <w:rPr>
          <w:b/>
          <w:bCs/>
        </w:rPr>
      </w:pPr>
      <w:r>
        <w:rPr>
          <w:rFonts w:hint="eastAsia"/>
          <w:b/>
          <w:bCs/>
        </w:rPr>
        <w:t>（三）本次收购前后实际控制人拥有上市公司权益的情况</w:t>
      </w:r>
    </w:p>
    <w:p w14:paraId="39D5E7DA" w14:textId="77777777" w:rsidR="00C50114" w:rsidRDefault="00000000">
      <w:pPr>
        <w:pStyle w:val="G"/>
        <w:spacing w:before="156" w:after="156"/>
        <w:ind w:firstLine="480"/>
        <w:jc w:val="both"/>
      </w:pPr>
      <w:r>
        <w:rPr>
          <w:rFonts w:hint="eastAsia"/>
        </w:rPr>
        <w:lastRenderedPageBreak/>
        <w:t>本次收购前，李红星持有</w:t>
      </w:r>
      <w:r>
        <w:t>鼎耘科技</w:t>
      </w:r>
      <w:r>
        <w:t>4.2</w:t>
      </w:r>
      <w:r>
        <w:rPr>
          <w:rFonts w:hint="eastAsia"/>
        </w:rPr>
        <w:t>9</w:t>
      </w:r>
      <w:r>
        <w:t>%</w:t>
      </w:r>
      <w:r>
        <w:rPr>
          <w:rFonts w:hint="eastAsia"/>
        </w:rPr>
        <w:t>股份，因此李红星通过</w:t>
      </w:r>
      <w:hyperlink r:id="rId33" w:history="1">
        <w:r>
          <w:t>鼎耘科技</w:t>
        </w:r>
      </w:hyperlink>
      <w:r>
        <w:rPr>
          <w:rFonts w:hint="eastAsia"/>
        </w:rPr>
        <w:t>间接享有上市公司</w:t>
      </w:r>
      <w:r>
        <w:rPr>
          <w:rFonts w:hint="eastAsia"/>
        </w:rPr>
        <w:t>0.60%</w:t>
      </w:r>
      <w:r>
        <w:rPr>
          <w:rFonts w:hint="eastAsia"/>
        </w:rPr>
        <w:t>股份的</w:t>
      </w:r>
      <w:bookmarkStart w:id="259" w:name="_Toc3265"/>
      <w:bookmarkStart w:id="260" w:name="_Toc46376161"/>
      <w:r>
        <w:rPr>
          <w:rFonts w:hint="eastAsia"/>
        </w:rPr>
        <w:t>权益。</w:t>
      </w:r>
    </w:p>
    <w:p w14:paraId="5E2C665E" w14:textId="77777777" w:rsidR="00C50114" w:rsidRDefault="00000000">
      <w:pPr>
        <w:pStyle w:val="G"/>
        <w:spacing w:before="156" w:after="156"/>
        <w:ind w:firstLine="480"/>
        <w:jc w:val="both"/>
      </w:pPr>
      <w:r>
        <w:rPr>
          <w:rFonts w:hint="eastAsia"/>
        </w:rPr>
        <w:t>本次收购后，李红星通过收购人鼎耘产业控制上市公司不超过</w:t>
      </w:r>
      <w:del w:id="261" w:author="猫猫" w:date="2025-11-18T11:32:00Z">
        <w:r>
          <w:rPr>
            <w:rFonts w:hint="eastAsia"/>
          </w:rPr>
          <w:delText>58,032,000</w:delText>
        </w:r>
      </w:del>
      <w:ins w:id="262" w:author="猫猫" w:date="2025-11-18T11:32:00Z">
        <w:r>
          <w:rPr>
            <w:rFonts w:hint="eastAsia"/>
          </w:rPr>
          <w:t>53,649,956</w:t>
        </w:r>
      </w:ins>
      <w:r>
        <w:rPr>
          <w:rFonts w:hint="eastAsia"/>
        </w:rPr>
        <w:t>股（含）股票，占上市公司本次发行后总股本的比例为不超过</w:t>
      </w:r>
      <w:del w:id="263" w:author="猫猫" w:date="2025-11-18T11:32:00Z">
        <w:r>
          <w:rPr>
            <w:rFonts w:hint="eastAsia"/>
          </w:rPr>
          <w:delText>23.08</w:delText>
        </w:r>
      </w:del>
      <w:ins w:id="264" w:author="猫猫" w:date="2025-11-18T11:32:00Z">
        <w:r>
          <w:rPr>
            <w:rFonts w:hint="eastAsia"/>
          </w:rPr>
          <w:t>21.71</w:t>
        </w:r>
      </w:ins>
      <w:r>
        <w:rPr>
          <w:rFonts w:hint="eastAsia"/>
        </w:rPr>
        <w:t>%</w:t>
      </w:r>
      <w:r>
        <w:rPr>
          <w:rFonts w:hint="eastAsia"/>
        </w:rPr>
        <w:t>（含），为上市公司实际控制人；此外通过</w:t>
      </w:r>
      <w:hyperlink r:id="rId34" w:history="1">
        <w:r>
          <w:t>鼎耘科技</w:t>
        </w:r>
      </w:hyperlink>
      <w:r>
        <w:rPr>
          <w:rFonts w:hint="eastAsia"/>
        </w:rPr>
        <w:t>间接享有上市公司本次发行后总股本</w:t>
      </w:r>
      <w:r>
        <w:rPr>
          <w:rFonts w:hint="eastAsia"/>
        </w:rPr>
        <w:t>0.</w:t>
      </w:r>
      <w:del w:id="265" w:author="猫猫" w:date="2025-11-18T11:32:00Z">
        <w:r>
          <w:rPr>
            <w:rFonts w:hint="eastAsia"/>
          </w:rPr>
          <w:delText>46</w:delText>
        </w:r>
      </w:del>
      <w:ins w:id="266" w:author="猫猫" w:date="2025-11-18T11:32:00Z">
        <w:r>
          <w:rPr>
            <w:rFonts w:hint="eastAsia"/>
          </w:rPr>
          <w:t>47</w:t>
        </w:r>
      </w:ins>
      <w:r>
        <w:rPr>
          <w:rFonts w:hint="eastAsia"/>
        </w:rPr>
        <w:t>%</w:t>
      </w:r>
      <w:r>
        <w:rPr>
          <w:rFonts w:hint="eastAsia"/>
        </w:rPr>
        <w:t>股份的权益。</w:t>
      </w:r>
    </w:p>
    <w:p w14:paraId="68600B9F" w14:textId="77777777" w:rsidR="00C50114" w:rsidRDefault="00000000">
      <w:pPr>
        <w:pStyle w:val="G4"/>
        <w:spacing w:before="234" w:after="234"/>
      </w:pPr>
      <w:bookmarkStart w:id="267" w:name="_Toc19945"/>
      <w:r>
        <w:rPr>
          <w:rFonts w:hint="eastAsia"/>
        </w:rPr>
        <w:t>二、</w:t>
      </w:r>
      <w:bookmarkEnd w:id="259"/>
      <w:bookmarkEnd w:id="260"/>
      <w:r>
        <w:rPr>
          <w:rFonts w:hint="eastAsia"/>
        </w:rPr>
        <w:t>本次收购涉及的交易协议有关情况</w:t>
      </w:r>
      <w:bookmarkEnd w:id="267"/>
    </w:p>
    <w:p w14:paraId="47AACD0B" w14:textId="77777777" w:rsidR="00C50114" w:rsidRDefault="00000000">
      <w:pPr>
        <w:pStyle w:val="G0"/>
        <w:spacing w:before="156" w:after="156"/>
        <w:ind w:firstLineChars="200" w:firstLine="480"/>
        <w:rPr>
          <w:b w:val="0"/>
        </w:rPr>
      </w:pPr>
      <w:r>
        <w:rPr>
          <w:rFonts w:hint="eastAsia"/>
          <w:b w:val="0"/>
        </w:rPr>
        <w:t>2025</w:t>
      </w:r>
      <w:r>
        <w:rPr>
          <w:rFonts w:hint="eastAsia"/>
          <w:b w:val="0"/>
        </w:rPr>
        <w:t>年</w:t>
      </w:r>
      <w:r>
        <w:rPr>
          <w:rFonts w:hint="eastAsia"/>
          <w:b w:val="0"/>
        </w:rPr>
        <w:t>11</w:t>
      </w:r>
      <w:r>
        <w:rPr>
          <w:rFonts w:hint="eastAsia"/>
          <w:b w:val="0"/>
        </w:rPr>
        <w:t>月</w:t>
      </w:r>
      <w:del w:id="268" w:author="猫猫" w:date="2025-11-18T11:32:00Z">
        <w:r>
          <w:rPr>
            <w:rFonts w:hint="eastAsia"/>
            <w:b w:val="0"/>
          </w:rPr>
          <w:delText>【】</w:delText>
        </w:r>
      </w:del>
      <w:ins w:id="269" w:author="猫猫" w:date="2025-11-18T11:32:00Z">
        <w:r>
          <w:rPr>
            <w:rFonts w:hint="eastAsia"/>
            <w:b w:val="0"/>
          </w:rPr>
          <w:t>18</w:t>
        </w:r>
      </w:ins>
      <w:r>
        <w:rPr>
          <w:rFonts w:hint="eastAsia"/>
          <w:b w:val="0"/>
        </w:rPr>
        <w:t>日，收购人与上市公司签订了《附条件生效的股份认购协议》，主要内容如下：</w:t>
      </w:r>
    </w:p>
    <w:p w14:paraId="7E89099E" w14:textId="77777777" w:rsidR="00C50114" w:rsidRDefault="00000000">
      <w:pPr>
        <w:pStyle w:val="G1"/>
        <w:spacing w:before="156" w:after="156"/>
        <w:ind w:firstLine="482"/>
      </w:pPr>
      <w:r>
        <w:rPr>
          <w:rFonts w:hint="eastAsia"/>
        </w:rPr>
        <w:t>（一）协议签署主体及签订时间</w:t>
      </w:r>
    </w:p>
    <w:p w14:paraId="6A42DE71" w14:textId="77777777" w:rsidR="00C50114" w:rsidRDefault="00000000">
      <w:pPr>
        <w:pStyle w:val="G"/>
        <w:spacing w:before="156" w:after="156"/>
        <w:ind w:firstLine="480"/>
        <w:jc w:val="both"/>
      </w:pPr>
      <w:r>
        <w:rPr>
          <w:rFonts w:hint="eastAsia"/>
        </w:rPr>
        <w:t>发行方（甲方）：四川汇源光通信股份有限公司</w:t>
      </w:r>
    </w:p>
    <w:p w14:paraId="225C9268" w14:textId="77777777" w:rsidR="00C50114" w:rsidRDefault="00000000">
      <w:pPr>
        <w:pStyle w:val="G"/>
        <w:spacing w:before="156" w:after="156"/>
        <w:ind w:firstLine="480"/>
        <w:jc w:val="both"/>
      </w:pPr>
      <w:r>
        <w:rPr>
          <w:rFonts w:hint="eastAsia"/>
        </w:rPr>
        <w:t>认购人（乙方）：合肥鼎耘科技产业发展合伙企业（有限合伙）</w:t>
      </w:r>
    </w:p>
    <w:p w14:paraId="54697533" w14:textId="77777777" w:rsidR="00C50114" w:rsidRDefault="00000000">
      <w:pPr>
        <w:pStyle w:val="G"/>
        <w:spacing w:before="156" w:after="156"/>
        <w:ind w:firstLine="480"/>
        <w:jc w:val="both"/>
      </w:pPr>
      <w:r>
        <w:rPr>
          <w:rFonts w:hint="eastAsia"/>
        </w:rPr>
        <w:t>协议签订时间：</w:t>
      </w:r>
      <w:r>
        <w:rPr>
          <w:rFonts w:hint="eastAsia"/>
        </w:rPr>
        <w:t>2025</w:t>
      </w:r>
      <w:r>
        <w:rPr>
          <w:rFonts w:hint="eastAsia"/>
        </w:rPr>
        <w:t>年</w:t>
      </w:r>
      <w:r>
        <w:rPr>
          <w:rFonts w:hint="eastAsia"/>
        </w:rPr>
        <w:t>11</w:t>
      </w:r>
      <w:r>
        <w:rPr>
          <w:rFonts w:hint="eastAsia"/>
        </w:rPr>
        <w:t>月</w:t>
      </w:r>
      <w:del w:id="270" w:author="猫猫" w:date="2025-11-18T11:32:00Z">
        <w:r>
          <w:rPr>
            <w:rFonts w:hint="eastAsia"/>
          </w:rPr>
          <w:delText>【】</w:delText>
        </w:r>
      </w:del>
      <w:ins w:id="271" w:author="猫猫" w:date="2025-11-18T11:32:00Z">
        <w:r>
          <w:rPr>
            <w:rFonts w:hint="eastAsia"/>
          </w:rPr>
          <w:t>18</w:t>
        </w:r>
      </w:ins>
      <w:r>
        <w:rPr>
          <w:rFonts w:hint="eastAsia"/>
        </w:rPr>
        <w:t>日</w:t>
      </w:r>
    </w:p>
    <w:p w14:paraId="6CC20210" w14:textId="77777777" w:rsidR="00C50114" w:rsidRDefault="00000000">
      <w:pPr>
        <w:pStyle w:val="G1"/>
        <w:spacing w:before="156" w:after="156"/>
        <w:ind w:firstLine="482"/>
      </w:pPr>
      <w:r>
        <w:rPr>
          <w:rFonts w:hint="eastAsia"/>
        </w:rPr>
        <w:t>（二）股份认购</w:t>
      </w:r>
    </w:p>
    <w:p w14:paraId="69D6062A" w14:textId="77777777" w:rsidR="00C50114" w:rsidRDefault="00000000">
      <w:pPr>
        <w:pStyle w:val="G"/>
        <w:spacing w:before="156" w:after="156"/>
        <w:ind w:firstLine="480"/>
        <w:jc w:val="both"/>
      </w:pPr>
      <w:r>
        <w:rPr>
          <w:rFonts w:hint="eastAsia"/>
        </w:rPr>
        <w:t>1</w:t>
      </w:r>
      <w:r>
        <w:rPr>
          <w:rFonts w:hint="eastAsia"/>
        </w:rPr>
        <w:t>、认购标的</w:t>
      </w:r>
    </w:p>
    <w:p w14:paraId="52B757BE" w14:textId="77777777" w:rsidR="00C50114" w:rsidRDefault="00000000">
      <w:pPr>
        <w:pStyle w:val="G"/>
        <w:spacing w:before="156" w:after="156"/>
        <w:ind w:firstLine="480"/>
        <w:jc w:val="both"/>
      </w:pPr>
      <w:r>
        <w:rPr>
          <w:rFonts w:hint="eastAsia"/>
        </w:rPr>
        <w:t>甲乙双方同意，乙方按照本协议约定的条件认购甲方本次发行的股票。</w:t>
      </w:r>
    </w:p>
    <w:p w14:paraId="5EADEFBC" w14:textId="77777777" w:rsidR="00C50114" w:rsidRDefault="00000000">
      <w:pPr>
        <w:pStyle w:val="G"/>
        <w:spacing w:before="156" w:after="156"/>
        <w:ind w:firstLine="480"/>
        <w:jc w:val="both"/>
      </w:pPr>
      <w:r>
        <w:rPr>
          <w:rFonts w:hint="eastAsia"/>
        </w:rPr>
        <w:t>2</w:t>
      </w:r>
      <w:r>
        <w:rPr>
          <w:rFonts w:hint="eastAsia"/>
        </w:rPr>
        <w:t>、认购价格</w:t>
      </w:r>
    </w:p>
    <w:p w14:paraId="51D2E5B9" w14:textId="77777777" w:rsidR="00C50114" w:rsidRDefault="00000000">
      <w:pPr>
        <w:pStyle w:val="G"/>
        <w:spacing w:before="156" w:after="156"/>
        <w:ind w:firstLine="480"/>
        <w:jc w:val="both"/>
      </w:pPr>
      <w:r>
        <w:rPr>
          <w:rFonts w:hint="eastAsia"/>
        </w:rPr>
        <w:t>（</w:t>
      </w:r>
      <w:r>
        <w:rPr>
          <w:rFonts w:hint="eastAsia"/>
        </w:rPr>
        <w:t>1</w:t>
      </w:r>
      <w:r>
        <w:rPr>
          <w:rFonts w:hint="eastAsia"/>
        </w:rPr>
        <w:t>）甲乙双方同意，本次发行价格为人民币</w:t>
      </w:r>
      <w:del w:id="272" w:author="猫猫" w:date="2025-11-18T11:32:00Z">
        <w:r>
          <w:rPr>
            <w:rFonts w:hint="eastAsia"/>
          </w:rPr>
          <w:delText>【】</w:delText>
        </w:r>
      </w:del>
      <w:ins w:id="273" w:author="猫猫" w:date="2025-11-18T11:32:00Z">
        <w:r>
          <w:rPr>
            <w:rFonts w:hint="eastAsia"/>
          </w:rPr>
          <w:t>11.37</w:t>
        </w:r>
      </w:ins>
      <w:r>
        <w:rPr>
          <w:rFonts w:hint="eastAsia"/>
        </w:rPr>
        <w:t>元</w:t>
      </w:r>
      <w:r>
        <w:rPr>
          <w:rFonts w:hint="eastAsia"/>
        </w:rPr>
        <w:t>/</w:t>
      </w:r>
      <w:r>
        <w:rPr>
          <w:rFonts w:hint="eastAsia"/>
        </w:rPr>
        <w:t>股。本次发行的定价基准日为甲方</w:t>
      </w:r>
      <w:del w:id="274" w:author="猫猫" w:date="2025-11-18T11:32:00Z">
        <w:r>
          <w:rPr>
            <w:rFonts w:hint="eastAsia"/>
          </w:rPr>
          <w:delText>第【】</w:delText>
        </w:r>
      </w:del>
      <w:ins w:id="275" w:author="猫猫" w:date="2025-11-18T11:32:00Z">
        <w:r>
          <w:rPr>
            <w:rFonts w:hint="eastAsia"/>
          </w:rPr>
          <w:t>第十三</w:t>
        </w:r>
      </w:ins>
      <w:r>
        <w:rPr>
          <w:rFonts w:hint="eastAsia"/>
        </w:rPr>
        <w:t>届董事会</w:t>
      </w:r>
      <w:del w:id="276" w:author="猫猫" w:date="2025-11-18T11:32:00Z">
        <w:r>
          <w:rPr>
            <w:rFonts w:hint="eastAsia"/>
          </w:rPr>
          <w:delText>第【】</w:delText>
        </w:r>
      </w:del>
      <w:ins w:id="277" w:author="猫猫" w:date="2025-11-18T11:32:00Z">
        <w:r>
          <w:rPr>
            <w:rFonts w:hint="eastAsia"/>
          </w:rPr>
          <w:t>第二</w:t>
        </w:r>
      </w:ins>
      <w:r>
        <w:rPr>
          <w:rFonts w:hint="eastAsia"/>
        </w:rPr>
        <w:t>次会议决议公告日。发行价格不低于定价基准日前</w:t>
      </w:r>
      <w:r>
        <w:rPr>
          <w:rFonts w:hint="eastAsia"/>
        </w:rPr>
        <w:t>20</w:t>
      </w:r>
      <w:r>
        <w:rPr>
          <w:rFonts w:hint="eastAsia"/>
        </w:rPr>
        <w:t>个交易日（不含定价基准日）甲方股票交易均价的</w:t>
      </w:r>
      <w:r>
        <w:rPr>
          <w:rFonts w:hint="eastAsia"/>
        </w:rPr>
        <w:t>80%</w:t>
      </w:r>
      <w:r>
        <w:rPr>
          <w:rFonts w:hint="eastAsia"/>
        </w:rPr>
        <w:t>（定价基准日前</w:t>
      </w:r>
      <w:r>
        <w:rPr>
          <w:rFonts w:hint="eastAsia"/>
        </w:rPr>
        <w:t>20</w:t>
      </w:r>
      <w:r>
        <w:rPr>
          <w:rFonts w:hint="eastAsia"/>
        </w:rPr>
        <w:t>个交易日股票交易均价</w:t>
      </w:r>
      <w:r>
        <w:rPr>
          <w:rFonts w:hint="eastAsia"/>
        </w:rPr>
        <w:t>=</w:t>
      </w:r>
      <w:r>
        <w:rPr>
          <w:rFonts w:hint="eastAsia"/>
        </w:rPr>
        <w:t>定价基准日前</w:t>
      </w:r>
      <w:r>
        <w:rPr>
          <w:rFonts w:hint="eastAsia"/>
        </w:rPr>
        <w:t>20</w:t>
      </w:r>
      <w:r>
        <w:rPr>
          <w:rFonts w:hint="eastAsia"/>
        </w:rPr>
        <w:t>个交易日甲方股票交易总额</w:t>
      </w:r>
      <w:r>
        <w:rPr>
          <w:rFonts w:hint="eastAsia"/>
        </w:rPr>
        <w:t>/</w:t>
      </w:r>
      <w:r>
        <w:rPr>
          <w:rFonts w:hint="eastAsia"/>
        </w:rPr>
        <w:t>定价基准日前</w:t>
      </w:r>
      <w:r>
        <w:rPr>
          <w:rFonts w:hint="eastAsia"/>
        </w:rPr>
        <w:t>20</w:t>
      </w:r>
      <w:r>
        <w:rPr>
          <w:rFonts w:hint="eastAsia"/>
        </w:rPr>
        <w:t>个交易日甲方股票交易总量）。</w:t>
      </w:r>
    </w:p>
    <w:p w14:paraId="22C3CFA9" w14:textId="77777777" w:rsidR="00C50114" w:rsidRDefault="00000000">
      <w:pPr>
        <w:pStyle w:val="G"/>
        <w:spacing w:before="156" w:after="156"/>
        <w:ind w:firstLine="480"/>
        <w:jc w:val="both"/>
      </w:pPr>
      <w:r>
        <w:rPr>
          <w:rFonts w:hint="eastAsia"/>
        </w:rPr>
        <w:t>（</w:t>
      </w:r>
      <w:r>
        <w:rPr>
          <w:rFonts w:hint="eastAsia"/>
        </w:rPr>
        <w:t>2</w:t>
      </w:r>
      <w:r>
        <w:rPr>
          <w:rFonts w:hint="eastAsia"/>
        </w:rPr>
        <w:t>）若甲方股票在本次发行的定价基准日至发行日（为甲方向乙方发送的缴款通知中载明的缴款日，下同）期间，甲方发生派息、送红股、资本公积金转</w:t>
      </w:r>
      <w:r>
        <w:rPr>
          <w:rFonts w:hint="eastAsia"/>
        </w:rPr>
        <w:lastRenderedPageBreak/>
        <w:t>增股本等除权、除息事项的，本次发行的发行价格将作出相应调整，具体调整公式如下：</w:t>
      </w:r>
    </w:p>
    <w:p w14:paraId="4D025DFC" w14:textId="77777777" w:rsidR="00C50114" w:rsidRDefault="00000000">
      <w:pPr>
        <w:pStyle w:val="G"/>
        <w:spacing w:before="156" w:after="156"/>
        <w:ind w:firstLine="480"/>
        <w:jc w:val="both"/>
      </w:pPr>
      <w:r>
        <w:rPr>
          <w:rFonts w:hint="eastAsia"/>
        </w:rPr>
        <w:t>派发现金股利：</w:t>
      </w:r>
      <w:r>
        <w:rPr>
          <w:rFonts w:hint="eastAsia"/>
        </w:rPr>
        <w:t>P1=P0-D</w:t>
      </w:r>
    </w:p>
    <w:p w14:paraId="6EDC7359" w14:textId="77777777" w:rsidR="00C50114" w:rsidRDefault="00000000">
      <w:pPr>
        <w:pStyle w:val="G"/>
        <w:spacing w:before="156" w:after="156"/>
        <w:ind w:firstLine="480"/>
        <w:jc w:val="both"/>
      </w:pPr>
      <w:r>
        <w:rPr>
          <w:rFonts w:hint="eastAsia"/>
        </w:rPr>
        <w:t>送红股或转增股本：</w:t>
      </w:r>
      <w:r>
        <w:rPr>
          <w:rFonts w:hint="eastAsia"/>
        </w:rPr>
        <w:t>P1=P0/</w:t>
      </w:r>
      <w:r>
        <w:rPr>
          <w:rFonts w:hint="eastAsia"/>
        </w:rPr>
        <w:t>（</w:t>
      </w:r>
      <w:r>
        <w:rPr>
          <w:rFonts w:hint="eastAsia"/>
        </w:rPr>
        <w:t>1+N</w:t>
      </w:r>
      <w:r>
        <w:rPr>
          <w:rFonts w:hint="eastAsia"/>
        </w:rPr>
        <w:t>）</w:t>
      </w:r>
    </w:p>
    <w:p w14:paraId="1A41FF44" w14:textId="77777777" w:rsidR="00C50114" w:rsidRDefault="00000000">
      <w:pPr>
        <w:pStyle w:val="G"/>
        <w:spacing w:before="156" w:after="156"/>
        <w:ind w:firstLine="480"/>
        <w:jc w:val="both"/>
      </w:pPr>
      <w:r>
        <w:rPr>
          <w:rFonts w:hint="eastAsia"/>
        </w:rPr>
        <w:t>两项同时进行：</w:t>
      </w:r>
      <w:r>
        <w:rPr>
          <w:rFonts w:hint="eastAsia"/>
        </w:rPr>
        <w:t>P1=</w:t>
      </w:r>
      <w:r>
        <w:rPr>
          <w:rFonts w:hint="eastAsia"/>
        </w:rPr>
        <w:t>（</w:t>
      </w:r>
      <w:r>
        <w:rPr>
          <w:rFonts w:hint="eastAsia"/>
        </w:rPr>
        <w:t>P0-D</w:t>
      </w:r>
      <w:r>
        <w:rPr>
          <w:rFonts w:hint="eastAsia"/>
        </w:rPr>
        <w:t>）</w:t>
      </w:r>
      <w:r>
        <w:rPr>
          <w:rFonts w:hint="eastAsia"/>
        </w:rPr>
        <w:t>/</w:t>
      </w:r>
      <w:r>
        <w:rPr>
          <w:rFonts w:hint="eastAsia"/>
        </w:rPr>
        <w:t>（</w:t>
      </w:r>
      <w:r>
        <w:rPr>
          <w:rFonts w:hint="eastAsia"/>
        </w:rPr>
        <w:t>1+N</w:t>
      </w:r>
      <w:r>
        <w:rPr>
          <w:rFonts w:hint="eastAsia"/>
        </w:rPr>
        <w:t>）</w:t>
      </w:r>
    </w:p>
    <w:p w14:paraId="70EA96C3" w14:textId="77777777" w:rsidR="00C50114" w:rsidRDefault="00000000">
      <w:pPr>
        <w:pStyle w:val="G"/>
        <w:spacing w:before="156" w:after="156"/>
        <w:ind w:firstLine="480"/>
        <w:jc w:val="both"/>
      </w:pPr>
      <w:r>
        <w:rPr>
          <w:rFonts w:hint="eastAsia"/>
        </w:rPr>
        <w:t>其中，</w:t>
      </w:r>
      <w:r>
        <w:rPr>
          <w:rFonts w:hint="eastAsia"/>
        </w:rPr>
        <w:t>P0</w:t>
      </w:r>
      <w:r>
        <w:rPr>
          <w:rFonts w:hint="eastAsia"/>
        </w:rPr>
        <w:t>为调整前发行价格，</w:t>
      </w:r>
      <w:r>
        <w:rPr>
          <w:rFonts w:hint="eastAsia"/>
        </w:rPr>
        <w:t>P1</w:t>
      </w:r>
      <w:r>
        <w:rPr>
          <w:rFonts w:hint="eastAsia"/>
        </w:rPr>
        <w:t>为调整后发行价格，</w:t>
      </w:r>
      <w:r>
        <w:rPr>
          <w:rFonts w:hint="eastAsia"/>
        </w:rPr>
        <w:t>D</w:t>
      </w:r>
      <w:r>
        <w:rPr>
          <w:rFonts w:hint="eastAsia"/>
        </w:rPr>
        <w:t>为每股派发现金股利，</w:t>
      </w:r>
      <w:r>
        <w:rPr>
          <w:rFonts w:hint="eastAsia"/>
        </w:rPr>
        <w:t>N</w:t>
      </w:r>
      <w:r>
        <w:rPr>
          <w:rFonts w:hint="eastAsia"/>
        </w:rPr>
        <w:t>为每股送红股或转增股本数。</w:t>
      </w:r>
    </w:p>
    <w:p w14:paraId="72A6A67B" w14:textId="77777777" w:rsidR="00C50114" w:rsidRDefault="00000000">
      <w:pPr>
        <w:pStyle w:val="G"/>
        <w:spacing w:before="156" w:after="156"/>
        <w:ind w:firstLine="480"/>
        <w:jc w:val="both"/>
      </w:pPr>
      <w:r>
        <w:rPr>
          <w:rFonts w:hint="eastAsia"/>
        </w:rPr>
        <w:t>（</w:t>
      </w:r>
      <w:r>
        <w:rPr>
          <w:rFonts w:hint="eastAsia"/>
        </w:rPr>
        <w:t>3</w:t>
      </w:r>
      <w:r>
        <w:rPr>
          <w:rFonts w:hint="eastAsia"/>
        </w:rPr>
        <w:t>）在定价基准日至发行日期间，如有关法律法规及规范性文件或中国证监会对发行价格、定价方式等事项进行政策调整并适用于本次发行的，则本次发行的每股发行价格将做相应调整。</w:t>
      </w:r>
    </w:p>
    <w:p w14:paraId="7E4DAF3F" w14:textId="77777777" w:rsidR="00C50114" w:rsidRDefault="00000000">
      <w:pPr>
        <w:pStyle w:val="G"/>
        <w:spacing w:before="156" w:after="156"/>
        <w:ind w:firstLine="480"/>
        <w:jc w:val="both"/>
      </w:pPr>
      <w:r>
        <w:rPr>
          <w:rFonts w:hint="eastAsia"/>
        </w:rPr>
        <w:t>3</w:t>
      </w:r>
      <w:r>
        <w:rPr>
          <w:rFonts w:hint="eastAsia"/>
        </w:rPr>
        <w:t>、认购金额、认购数量</w:t>
      </w:r>
    </w:p>
    <w:p w14:paraId="0548F9C1" w14:textId="77777777" w:rsidR="00C50114" w:rsidRDefault="00000000">
      <w:pPr>
        <w:pStyle w:val="G"/>
        <w:spacing w:before="156" w:after="156"/>
        <w:ind w:firstLine="480"/>
        <w:jc w:val="both"/>
      </w:pPr>
      <w:r>
        <w:rPr>
          <w:rFonts w:hint="eastAsia"/>
        </w:rPr>
        <w:t>乙方认购甲方本次发行的全部股票，认购股份数量为</w:t>
      </w:r>
      <w:del w:id="278" w:author="猫猫" w:date="2025-11-18T11:32:00Z">
        <w:r>
          <w:rPr>
            <w:rFonts w:hint="eastAsia"/>
          </w:rPr>
          <w:delText>【】</w:delText>
        </w:r>
      </w:del>
      <w:ins w:id="279" w:author="猫猫" w:date="2025-11-18T11:32:00Z">
        <w:r>
          <w:rPr>
            <w:rFonts w:hint="eastAsia"/>
          </w:rPr>
          <w:t>53,649,956</w:t>
        </w:r>
      </w:ins>
      <w:r>
        <w:rPr>
          <w:rFonts w:hint="eastAsia"/>
        </w:rPr>
        <w:t>股，不超过本次发行前公司总股本的</w:t>
      </w:r>
      <w:r>
        <w:rPr>
          <w:rFonts w:hint="eastAsia"/>
        </w:rPr>
        <w:t>30%</w:t>
      </w:r>
      <w:r>
        <w:rPr>
          <w:rFonts w:hint="eastAsia"/>
        </w:rPr>
        <w:t>。若甲方股票在定价基准日至发行日期间发生送红股、配股、资本公积金转增股本等除权事项的，本次发行股票的数量将随除权后的甲方总股本进行调整。</w:t>
      </w:r>
    </w:p>
    <w:p w14:paraId="5BA209F3" w14:textId="77777777" w:rsidR="00C50114" w:rsidRDefault="00000000">
      <w:pPr>
        <w:pStyle w:val="G"/>
        <w:spacing w:before="156" w:after="156"/>
        <w:ind w:firstLine="480"/>
        <w:jc w:val="both"/>
      </w:pPr>
      <w:r>
        <w:rPr>
          <w:rFonts w:hint="eastAsia"/>
        </w:rPr>
        <w:t>最终发行数量将由甲方股东会授权董事会及董事会授权人士在深交所审核通过及中国证监会同意注册后的发行数量上限范围内与本次发行的保荐机构（主承销商）协商确定。</w:t>
      </w:r>
    </w:p>
    <w:p w14:paraId="726488E4" w14:textId="77777777" w:rsidR="00C50114" w:rsidRDefault="00000000">
      <w:pPr>
        <w:pStyle w:val="G"/>
        <w:spacing w:before="156" w:after="156"/>
        <w:ind w:firstLine="480"/>
        <w:jc w:val="both"/>
      </w:pPr>
      <w:r>
        <w:rPr>
          <w:rFonts w:hint="eastAsia"/>
        </w:rPr>
        <w:t>乙方认购金额为</w:t>
      </w:r>
      <w:del w:id="280" w:author="猫猫" w:date="2025-11-18T11:32:00Z">
        <w:r>
          <w:rPr>
            <w:rFonts w:hint="eastAsia"/>
          </w:rPr>
          <w:delText>【】</w:delText>
        </w:r>
      </w:del>
      <w:ins w:id="281" w:author="猫猫" w:date="2025-11-18T11:32:00Z">
        <w:r>
          <w:rPr>
            <w:rFonts w:hint="eastAsia"/>
          </w:rPr>
          <w:t>61,000.00</w:t>
        </w:r>
      </w:ins>
      <w:r>
        <w:rPr>
          <w:rFonts w:hint="eastAsia"/>
        </w:rPr>
        <w:t>元人民币，为认购数量乘以发行价格确定，认购金额应精确到分，不足一分的余数按照向上取整的原则处理。若在定价基准日至发行日期间甲方发生除权、除息事项，则乙方认购金额将依据按照第</w:t>
      </w:r>
      <w:r>
        <w:rPr>
          <w:rFonts w:hint="eastAsia"/>
        </w:rPr>
        <w:t>1.2</w:t>
      </w:r>
      <w:r>
        <w:rPr>
          <w:rFonts w:hint="eastAsia"/>
        </w:rPr>
        <w:t>条确定的调整后发行价格进行相应调整。</w:t>
      </w:r>
    </w:p>
    <w:p w14:paraId="15E475F6" w14:textId="77777777" w:rsidR="00C50114" w:rsidRDefault="00000000">
      <w:pPr>
        <w:pStyle w:val="G"/>
        <w:spacing w:before="156" w:after="156"/>
        <w:ind w:firstLine="480"/>
        <w:jc w:val="both"/>
      </w:pPr>
      <w:r>
        <w:rPr>
          <w:rFonts w:hint="eastAsia"/>
        </w:rPr>
        <w:t>如本次发行拟募集资金总额或发行股份总数因监管政策变化或根据发行审核文件的要求或协议相关约定等情况予以调整的，则乙方的最终认购金额、认购数量将相应调整。</w:t>
      </w:r>
    </w:p>
    <w:p w14:paraId="788E1DD4" w14:textId="77777777" w:rsidR="00C50114" w:rsidRDefault="00000000">
      <w:pPr>
        <w:pStyle w:val="G"/>
        <w:spacing w:before="156" w:after="156"/>
        <w:ind w:firstLine="480"/>
        <w:jc w:val="both"/>
      </w:pPr>
      <w:r>
        <w:rPr>
          <w:rFonts w:hint="eastAsia"/>
        </w:rPr>
        <w:lastRenderedPageBreak/>
        <w:t>4</w:t>
      </w:r>
      <w:r>
        <w:rPr>
          <w:rFonts w:hint="eastAsia"/>
        </w:rPr>
        <w:t>、认购方式</w:t>
      </w:r>
    </w:p>
    <w:p w14:paraId="7F1B4872" w14:textId="77777777" w:rsidR="00C50114" w:rsidRDefault="00000000">
      <w:pPr>
        <w:pStyle w:val="G"/>
        <w:spacing w:before="156" w:after="156"/>
        <w:ind w:firstLine="480"/>
        <w:jc w:val="both"/>
      </w:pPr>
      <w:r>
        <w:rPr>
          <w:rFonts w:hint="eastAsia"/>
        </w:rPr>
        <w:t>乙方拟以现金方式全额认购甲方本次发行的股票。</w:t>
      </w:r>
    </w:p>
    <w:p w14:paraId="54B735F9" w14:textId="77777777" w:rsidR="00C50114" w:rsidRDefault="00000000">
      <w:pPr>
        <w:pStyle w:val="G"/>
        <w:spacing w:before="156" w:after="156"/>
        <w:ind w:firstLine="480"/>
        <w:jc w:val="both"/>
      </w:pPr>
      <w:r>
        <w:rPr>
          <w:rFonts w:hint="eastAsia"/>
        </w:rPr>
        <w:t>5</w:t>
      </w:r>
      <w:r>
        <w:rPr>
          <w:rFonts w:hint="eastAsia"/>
        </w:rPr>
        <w:t>、认购资金来源</w:t>
      </w:r>
    </w:p>
    <w:p w14:paraId="139E7557" w14:textId="77777777" w:rsidR="00C50114" w:rsidRDefault="00000000">
      <w:pPr>
        <w:pStyle w:val="G"/>
        <w:spacing w:before="156" w:after="156"/>
        <w:ind w:firstLine="480"/>
        <w:jc w:val="both"/>
      </w:pPr>
      <w:r>
        <w:rPr>
          <w:rFonts w:hint="eastAsia"/>
        </w:rPr>
        <w:t>乙方用于认购本次发行的资金为合法自有资金，不存在对外募集、代持、结构化安排或者直接间接使用甲方及其其他关联方资金用于本次认购的情形；不存在甲方及其其他主要股东直接或通过其利益相关方向甲方提供财务资助、补偿、承诺或变相承诺保底保收益或其他协议安排的情形；不存在认购资金来源于股权质押的情形。</w:t>
      </w:r>
    </w:p>
    <w:p w14:paraId="410842F4" w14:textId="77777777" w:rsidR="00C50114" w:rsidRDefault="00000000">
      <w:pPr>
        <w:pStyle w:val="G1"/>
        <w:spacing w:before="156" w:after="156"/>
        <w:ind w:firstLine="482"/>
      </w:pPr>
      <w:bookmarkStart w:id="282" w:name="_Toc192018052"/>
      <w:r>
        <w:rPr>
          <w:rFonts w:hint="eastAsia"/>
        </w:rPr>
        <w:t>（三）</w:t>
      </w:r>
      <w:bookmarkEnd w:id="282"/>
      <w:r>
        <w:rPr>
          <w:rFonts w:hint="eastAsia"/>
        </w:rPr>
        <w:t>认购价款的支付及股份交付</w:t>
      </w:r>
    </w:p>
    <w:p w14:paraId="74FD54E4" w14:textId="77777777" w:rsidR="00C50114" w:rsidRDefault="00000000">
      <w:pPr>
        <w:pStyle w:val="G"/>
        <w:spacing w:before="156" w:after="156"/>
        <w:ind w:firstLine="480"/>
        <w:jc w:val="both"/>
      </w:pPr>
      <w:r>
        <w:rPr>
          <w:rFonts w:hint="eastAsia"/>
        </w:rPr>
        <w:t>1</w:t>
      </w:r>
      <w:r>
        <w:rPr>
          <w:rFonts w:hint="eastAsia"/>
        </w:rPr>
        <w:t>、乙方同意在本协议约定的生效条件全部获得满足且收到甲方和保荐机构（主承销商）发出的《缴款通知书》后，按照《缴款通知书》的要求，在该通知书确定的缴款日前以现金方式一次性将认购价款划入主承销商为本次发行专门开立的银行账户，并在验资完毕、扣除相关费用后划入甲方指定的募集资金专项存储账户。</w:t>
      </w:r>
    </w:p>
    <w:p w14:paraId="35AEAF42" w14:textId="77777777" w:rsidR="00C50114" w:rsidRDefault="00000000">
      <w:pPr>
        <w:pStyle w:val="G"/>
        <w:spacing w:before="156" w:after="156"/>
        <w:ind w:firstLine="480"/>
        <w:jc w:val="both"/>
      </w:pPr>
      <w:r>
        <w:rPr>
          <w:rFonts w:hint="eastAsia"/>
        </w:rPr>
        <w:t>2</w:t>
      </w:r>
      <w:r>
        <w:rPr>
          <w:rFonts w:hint="eastAsia"/>
        </w:rPr>
        <w:t>、在乙方按规定程序足额缴付认购款项后的三十</w:t>
      </w:r>
      <w:r>
        <w:rPr>
          <w:rFonts w:hint="eastAsia"/>
        </w:rPr>
        <w:t>(30)</w:t>
      </w:r>
      <w:r>
        <w:rPr>
          <w:rFonts w:hint="eastAsia"/>
        </w:rPr>
        <w:t>个工作日内，甲方应按照中国证监会、深交所和中国证券登记结算有限责任公司深圳分公司（以下简称“中证登深圳分公司”）规定的程序，将乙方实际认购的股票通过中证登深圳分公司的证券登记系统记入乙方名下，以实现交付，并办理乙方所认购股份在深交所的股票上市手续。</w:t>
      </w:r>
    </w:p>
    <w:p w14:paraId="09863732" w14:textId="77777777" w:rsidR="00C50114" w:rsidRDefault="00000000">
      <w:pPr>
        <w:pStyle w:val="G1"/>
        <w:spacing w:before="156" w:after="156"/>
        <w:ind w:firstLine="482"/>
      </w:pPr>
      <w:bookmarkStart w:id="283" w:name="_Toc192018053"/>
      <w:r>
        <w:rPr>
          <w:rFonts w:hint="eastAsia"/>
        </w:rPr>
        <w:t>（四）</w:t>
      </w:r>
      <w:bookmarkEnd w:id="283"/>
      <w:r>
        <w:rPr>
          <w:rFonts w:hint="eastAsia"/>
        </w:rPr>
        <w:t>认购股份的限售期</w:t>
      </w:r>
    </w:p>
    <w:p w14:paraId="7D001FD3" w14:textId="77777777" w:rsidR="00C50114" w:rsidRDefault="00000000">
      <w:pPr>
        <w:spacing w:before="156" w:after="156"/>
        <w:ind w:firstLineChars="200" w:firstLine="480"/>
        <w:jc w:val="both"/>
      </w:pPr>
      <w:bookmarkStart w:id="284" w:name="_Toc192018054"/>
      <w:r>
        <w:rPr>
          <w:rFonts w:hint="eastAsia"/>
        </w:rPr>
        <w:t>1</w:t>
      </w:r>
      <w:r>
        <w:rPr>
          <w:rFonts w:hint="eastAsia"/>
        </w:rPr>
        <w:t>、乙方承诺并同意，自本次发行结束之日起三十六</w:t>
      </w:r>
      <w:r>
        <w:rPr>
          <w:rFonts w:hint="eastAsia"/>
        </w:rPr>
        <w:t>(36)</w:t>
      </w:r>
      <w:r>
        <w:rPr>
          <w:rFonts w:hint="eastAsia"/>
        </w:rPr>
        <w:t>个月内，乙方不得转让其本次认购的股份。自本次发行结束之日起至股份解除限售之日期间，就乙方本次认购的股份，由于甲方送股、转增股本等原因所衍生取得的甲方股份，亦应遵守上述约定。</w:t>
      </w:r>
    </w:p>
    <w:p w14:paraId="08D1D75E" w14:textId="77777777" w:rsidR="00C50114" w:rsidRDefault="00000000">
      <w:pPr>
        <w:spacing w:before="156" w:after="156"/>
        <w:ind w:firstLineChars="200" w:firstLine="480"/>
        <w:jc w:val="both"/>
      </w:pPr>
      <w:r>
        <w:rPr>
          <w:rFonts w:hint="eastAsia"/>
        </w:rPr>
        <w:t>2</w:t>
      </w:r>
      <w:r>
        <w:rPr>
          <w:rFonts w:hint="eastAsia"/>
        </w:rPr>
        <w:t>、乙方将按照相关法律法规和中国证监会、深交所的相关规定及甲方要求就本次发行所认购的股份出具相关锁定承诺，并办理相关股份锁定事宜。若相关</w:t>
      </w:r>
      <w:r>
        <w:rPr>
          <w:rFonts w:hint="eastAsia"/>
        </w:rPr>
        <w:lastRenderedPageBreak/>
        <w:t>监管机构对于乙方本次认购甲方新增股份的锁定期有其他要求的，双方将根据相关监管机构的要求对锁定期进行相应调整。</w:t>
      </w:r>
    </w:p>
    <w:p w14:paraId="753FF268" w14:textId="77777777" w:rsidR="00C50114" w:rsidRDefault="00000000">
      <w:pPr>
        <w:pStyle w:val="G1"/>
        <w:spacing w:before="156" w:after="156"/>
        <w:ind w:firstLine="482"/>
      </w:pPr>
      <w:r>
        <w:rPr>
          <w:rFonts w:hint="eastAsia"/>
        </w:rPr>
        <w:t>（五）滚存利润</w:t>
      </w:r>
      <w:bookmarkEnd w:id="284"/>
    </w:p>
    <w:p w14:paraId="31438801" w14:textId="77777777" w:rsidR="00C50114" w:rsidRDefault="00000000">
      <w:pPr>
        <w:pStyle w:val="G"/>
        <w:spacing w:before="156" w:after="156"/>
        <w:ind w:firstLine="480"/>
        <w:jc w:val="both"/>
      </w:pPr>
      <w:r>
        <w:rPr>
          <w:rFonts w:hint="eastAsia"/>
        </w:rPr>
        <w:t>本次发行完成前的滚存未分配利润由本次发行完成后的股东按持股比例共同享有。</w:t>
      </w:r>
    </w:p>
    <w:p w14:paraId="06C54A62" w14:textId="77777777" w:rsidR="00C50114" w:rsidRDefault="00000000">
      <w:pPr>
        <w:pStyle w:val="G1"/>
        <w:spacing w:before="156" w:after="156"/>
        <w:ind w:firstLine="482"/>
      </w:pPr>
      <w:r>
        <w:rPr>
          <w:rFonts w:hint="eastAsia"/>
        </w:rPr>
        <w:t>（六）陈述、保证与承诺</w:t>
      </w:r>
    </w:p>
    <w:p w14:paraId="59C35808" w14:textId="77777777" w:rsidR="00C50114" w:rsidRDefault="00000000">
      <w:pPr>
        <w:pStyle w:val="G"/>
        <w:spacing w:before="156" w:after="156"/>
        <w:ind w:firstLine="480"/>
        <w:jc w:val="both"/>
      </w:pPr>
      <w:r>
        <w:rPr>
          <w:rFonts w:hint="eastAsia"/>
        </w:rPr>
        <w:t>1</w:t>
      </w:r>
      <w:r>
        <w:rPr>
          <w:rFonts w:hint="eastAsia"/>
        </w:rPr>
        <w:t>、甲方的陈述、保证与承诺</w:t>
      </w:r>
    </w:p>
    <w:p w14:paraId="36152138" w14:textId="77777777" w:rsidR="00C50114" w:rsidRDefault="00000000">
      <w:pPr>
        <w:pStyle w:val="G"/>
        <w:spacing w:before="156" w:after="156"/>
        <w:ind w:firstLine="480"/>
        <w:jc w:val="both"/>
      </w:pPr>
      <w:r>
        <w:rPr>
          <w:rFonts w:hint="eastAsia"/>
        </w:rPr>
        <w:t>（</w:t>
      </w:r>
      <w:r>
        <w:rPr>
          <w:rFonts w:hint="eastAsia"/>
        </w:rPr>
        <w:t>1</w:t>
      </w:r>
      <w:r>
        <w:rPr>
          <w:rFonts w:hint="eastAsia"/>
        </w:rPr>
        <w:t>）甲方</w:t>
      </w:r>
      <w:r>
        <w:rPr>
          <w:rFonts w:hint="eastAsia"/>
          <w:lang w:val="zh-CN"/>
        </w:rPr>
        <w:t>为依据中国境内法律合法设立并有效存续的股份有限公司</w:t>
      </w:r>
      <w:r>
        <w:rPr>
          <w:rFonts w:hint="eastAsia"/>
        </w:rPr>
        <w:t>，并且享有完整的权利和权力经营其现行业务，符合现行法律、法规、规范性文件规定的本次发行的全部条件；</w:t>
      </w:r>
    </w:p>
    <w:p w14:paraId="63A833EA" w14:textId="77777777" w:rsidR="00C50114" w:rsidRDefault="00000000">
      <w:pPr>
        <w:pStyle w:val="G"/>
        <w:spacing w:before="156" w:after="156"/>
        <w:ind w:firstLine="480"/>
        <w:jc w:val="both"/>
      </w:pPr>
      <w:r>
        <w:rPr>
          <w:rFonts w:hint="eastAsia"/>
        </w:rPr>
        <w:t>（</w:t>
      </w:r>
      <w:r>
        <w:rPr>
          <w:rFonts w:hint="eastAsia"/>
        </w:rPr>
        <w:t>2</w:t>
      </w:r>
      <w:r>
        <w:rPr>
          <w:rFonts w:hint="eastAsia"/>
        </w:rPr>
        <w:t>）甲方签署和履行本协议没有违反以合同或其它方式达成的任何承诺或义务，也没有违反任何现行有效且适用的法律、法规、政策以及其内部审批制度；</w:t>
      </w:r>
    </w:p>
    <w:p w14:paraId="46DC784A" w14:textId="77777777" w:rsidR="00C50114" w:rsidRDefault="00000000">
      <w:pPr>
        <w:pStyle w:val="G"/>
        <w:spacing w:before="156" w:after="156"/>
        <w:ind w:firstLine="480"/>
        <w:jc w:val="both"/>
      </w:pPr>
      <w:r>
        <w:rPr>
          <w:rFonts w:hint="eastAsia"/>
        </w:rPr>
        <w:t>（</w:t>
      </w:r>
      <w:r>
        <w:rPr>
          <w:rFonts w:hint="eastAsia"/>
        </w:rPr>
        <w:t>3</w:t>
      </w:r>
      <w:r>
        <w:rPr>
          <w:rFonts w:hint="eastAsia"/>
        </w:rPr>
        <w:t>）甲方不存在任何尚未解决的对其签署、履行本协议造成重大不利影响的诉讼、仲裁或其他法律程序；</w:t>
      </w:r>
    </w:p>
    <w:p w14:paraId="12FF9863" w14:textId="77777777" w:rsidR="00C50114" w:rsidRDefault="00000000">
      <w:pPr>
        <w:pStyle w:val="G"/>
        <w:spacing w:before="156" w:after="156"/>
        <w:ind w:firstLine="480"/>
        <w:jc w:val="both"/>
      </w:pPr>
      <w:r>
        <w:rPr>
          <w:rFonts w:hint="eastAsia"/>
        </w:rPr>
        <w:t>（</w:t>
      </w:r>
      <w:r>
        <w:rPr>
          <w:rFonts w:hint="eastAsia"/>
        </w:rPr>
        <w:t>4</w:t>
      </w:r>
      <w:r>
        <w:rPr>
          <w:rFonts w:hint="eastAsia"/>
        </w:rPr>
        <w:t>）甲方在为本协议的订立所进行的谈判和协商过程中，向乙方提供的材料是真实、准确和完整的，不存在任何隐瞒、虚假记载、误导性陈述或重大遗漏。</w:t>
      </w:r>
    </w:p>
    <w:p w14:paraId="7285B7D9" w14:textId="77777777" w:rsidR="00C50114" w:rsidRDefault="00000000">
      <w:pPr>
        <w:pStyle w:val="G"/>
        <w:spacing w:before="156" w:after="156"/>
        <w:ind w:firstLine="480"/>
        <w:jc w:val="both"/>
      </w:pPr>
      <w:r>
        <w:rPr>
          <w:rFonts w:hint="eastAsia"/>
        </w:rPr>
        <w:t>2</w:t>
      </w:r>
      <w:r>
        <w:rPr>
          <w:rFonts w:hint="eastAsia"/>
        </w:rPr>
        <w:t>、乙方的陈述、保证与承诺</w:t>
      </w:r>
    </w:p>
    <w:p w14:paraId="0EEAEE48" w14:textId="77777777" w:rsidR="00C50114" w:rsidRDefault="00000000">
      <w:pPr>
        <w:pStyle w:val="G"/>
        <w:spacing w:before="156" w:after="156"/>
        <w:ind w:firstLine="480"/>
        <w:jc w:val="both"/>
      </w:pPr>
      <w:r>
        <w:rPr>
          <w:rFonts w:hint="eastAsia"/>
          <w:lang w:val="zh-CN"/>
        </w:rPr>
        <w:t>（</w:t>
      </w:r>
      <w:r>
        <w:rPr>
          <w:rFonts w:hint="eastAsia"/>
        </w:rPr>
        <w:t>1</w:t>
      </w:r>
      <w:r>
        <w:rPr>
          <w:rFonts w:hint="eastAsia"/>
          <w:lang w:val="zh-CN"/>
        </w:rPr>
        <w:t>）乙方为依据中国境内法律合法设立并有效存续的有限合伙企业，具有签署及履行本协议的能力</w:t>
      </w:r>
      <w:r>
        <w:rPr>
          <w:rFonts w:hint="eastAsia"/>
        </w:rPr>
        <w:t>；</w:t>
      </w:r>
    </w:p>
    <w:p w14:paraId="65C3E997" w14:textId="77777777" w:rsidR="00C50114" w:rsidRDefault="00000000">
      <w:pPr>
        <w:pStyle w:val="G"/>
        <w:spacing w:before="156" w:after="156"/>
        <w:ind w:firstLine="480"/>
        <w:jc w:val="both"/>
      </w:pPr>
      <w:r>
        <w:rPr>
          <w:rFonts w:hint="eastAsia"/>
        </w:rPr>
        <w:t>（</w:t>
      </w:r>
      <w:r>
        <w:rPr>
          <w:rFonts w:hint="eastAsia"/>
        </w:rPr>
        <w:t>2</w:t>
      </w:r>
      <w:r>
        <w:rPr>
          <w:rFonts w:hint="eastAsia"/>
        </w:rPr>
        <w:t>）乙方签署和履行本协议没有违反以合同或其它方式达成的任何承诺或义务，也没有违反任何现行有效且适用的法律、法规、政策以及其内部审批制度；</w:t>
      </w:r>
    </w:p>
    <w:p w14:paraId="27E530DB" w14:textId="77777777" w:rsidR="00C50114" w:rsidRDefault="00000000">
      <w:pPr>
        <w:pStyle w:val="G"/>
        <w:spacing w:before="156" w:after="156"/>
        <w:ind w:firstLine="480"/>
        <w:jc w:val="both"/>
      </w:pPr>
      <w:r>
        <w:rPr>
          <w:rFonts w:hint="eastAsia"/>
        </w:rPr>
        <w:t>（</w:t>
      </w:r>
      <w:r>
        <w:rPr>
          <w:rFonts w:hint="eastAsia"/>
        </w:rPr>
        <w:t>3</w:t>
      </w:r>
      <w:r>
        <w:rPr>
          <w:rFonts w:hint="eastAsia"/>
        </w:rPr>
        <w:t>）乙方承诺在约定的期限内及时、足额支付全部认购款项，并为甲方验资提供必要的配合；截至本协议签署日，乙方不存在阻碍其认购本次发行股票的实质性障碍；</w:t>
      </w:r>
    </w:p>
    <w:p w14:paraId="1E9003B9" w14:textId="77777777" w:rsidR="00C50114" w:rsidRDefault="00000000">
      <w:pPr>
        <w:pStyle w:val="G"/>
        <w:spacing w:before="156" w:after="156"/>
        <w:ind w:firstLine="480"/>
        <w:jc w:val="both"/>
      </w:pPr>
      <w:r>
        <w:rPr>
          <w:rFonts w:hint="eastAsia"/>
        </w:rPr>
        <w:lastRenderedPageBreak/>
        <w:t>（</w:t>
      </w:r>
      <w:r>
        <w:rPr>
          <w:rFonts w:hint="eastAsia"/>
        </w:rPr>
        <w:t>4</w:t>
      </w:r>
      <w:r>
        <w:rPr>
          <w:rFonts w:hint="eastAsia"/>
        </w:rPr>
        <w:t>）乙方不存在任何尚未解决的对其签署、履行本协议造成重大不利影响的诉讼、仲裁或其他法律程序；</w:t>
      </w:r>
    </w:p>
    <w:p w14:paraId="15EB9299" w14:textId="77777777" w:rsidR="00C50114" w:rsidRDefault="00000000">
      <w:pPr>
        <w:pStyle w:val="G"/>
        <w:spacing w:before="156" w:after="156"/>
        <w:ind w:firstLine="480"/>
        <w:jc w:val="both"/>
      </w:pPr>
      <w:r>
        <w:rPr>
          <w:rFonts w:hint="eastAsia"/>
        </w:rPr>
        <w:t>（</w:t>
      </w:r>
      <w:r>
        <w:rPr>
          <w:rFonts w:hint="eastAsia"/>
        </w:rPr>
        <w:t>5</w:t>
      </w:r>
      <w:r>
        <w:rPr>
          <w:rFonts w:hint="eastAsia"/>
        </w:rPr>
        <w:t>）乙方在为本协议的订立所进行的谈判和协商过程中，向甲方提供的材料是真实、准确和完整的，不存在任何隐瞒、虚假记载、误导性陈述或重大遗漏。</w:t>
      </w:r>
    </w:p>
    <w:p w14:paraId="0963A884" w14:textId="77777777" w:rsidR="00C50114" w:rsidRDefault="00000000">
      <w:pPr>
        <w:pStyle w:val="G1"/>
        <w:spacing w:before="156" w:after="156"/>
        <w:ind w:firstLine="482"/>
      </w:pPr>
      <w:bookmarkStart w:id="285" w:name="_Toc74915430"/>
      <w:r>
        <w:rPr>
          <w:rFonts w:hint="eastAsia"/>
        </w:rPr>
        <w:t>（七）</w:t>
      </w:r>
      <w:bookmarkEnd w:id="285"/>
      <w:r>
        <w:rPr>
          <w:rFonts w:hint="eastAsia"/>
        </w:rPr>
        <w:t>协议成立与生效</w:t>
      </w:r>
    </w:p>
    <w:p w14:paraId="4F447484" w14:textId="77777777" w:rsidR="00C50114" w:rsidRDefault="00000000">
      <w:pPr>
        <w:pStyle w:val="G"/>
        <w:spacing w:before="156" w:after="156"/>
        <w:ind w:firstLine="480"/>
        <w:jc w:val="both"/>
      </w:pPr>
      <w:r>
        <w:rPr>
          <w:rFonts w:hint="eastAsia"/>
        </w:rPr>
        <w:t>1</w:t>
      </w:r>
      <w:r>
        <w:rPr>
          <w:rFonts w:hint="eastAsia"/>
        </w:rPr>
        <w:t>、本协议经甲乙双方法定代表人或授权代表签字并加盖公章之日起成立。</w:t>
      </w:r>
    </w:p>
    <w:p w14:paraId="1036DE5F" w14:textId="77777777" w:rsidR="00C50114" w:rsidRDefault="00000000">
      <w:pPr>
        <w:pStyle w:val="G"/>
        <w:spacing w:before="156" w:after="156"/>
        <w:ind w:firstLine="480"/>
        <w:jc w:val="both"/>
      </w:pPr>
      <w:r>
        <w:rPr>
          <w:rFonts w:hint="eastAsia"/>
        </w:rPr>
        <w:t>除本协议第六条、第十一条自本协议成立之日起生效外，其他条款在下列条件全部满足之日起生效：</w:t>
      </w:r>
    </w:p>
    <w:p w14:paraId="23FDA400" w14:textId="77777777" w:rsidR="00C50114" w:rsidRDefault="00000000">
      <w:pPr>
        <w:pStyle w:val="G"/>
        <w:spacing w:before="156" w:after="156"/>
        <w:ind w:firstLine="480"/>
        <w:jc w:val="both"/>
      </w:pPr>
      <w:r>
        <w:rPr>
          <w:rFonts w:hint="eastAsia"/>
        </w:rPr>
        <w:t>（</w:t>
      </w:r>
      <w:r>
        <w:rPr>
          <w:rFonts w:hint="eastAsia"/>
        </w:rPr>
        <w:t>1</w:t>
      </w:r>
      <w:r>
        <w:rPr>
          <w:rFonts w:hint="eastAsia"/>
        </w:rPr>
        <w:t>）甲方股东会</w:t>
      </w:r>
      <w:del w:id="286" w:author="猫猫" w:date="2025-11-18T11:32:00Z">
        <w:r>
          <w:rPr>
            <w:rFonts w:hint="eastAsia"/>
          </w:rPr>
          <w:delText>批准</w:delText>
        </w:r>
      </w:del>
      <w:ins w:id="287" w:author="猫猫" w:date="2025-11-18T11:32:00Z">
        <w:r>
          <w:rPr>
            <w:rFonts w:hint="eastAsia"/>
          </w:rPr>
          <w:t>审议通过</w:t>
        </w:r>
      </w:ins>
      <w:r>
        <w:rPr>
          <w:rFonts w:hint="eastAsia"/>
        </w:rPr>
        <w:t>本次发行及本协议并同意乙方免于发出要约；</w:t>
      </w:r>
    </w:p>
    <w:p w14:paraId="54896466" w14:textId="77777777" w:rsidR="00C50114" w:rsidRDefault="00000000">
      <w:pPr>
        <w:pStyle w:val="G"/>
        <w:spacing w:before="156" w:after="156"/>
        <w:ind w:firstLine="480"/>
        <w:jc w:val="both"/>
        <w:rPr>
          <w:ins w:id="288" w:author="猫猫" w:date="2025-11-18T11:32:00Z"/>
        </w:rPr>
      </w:pPr>
      <w:r>
        <w:rPr>
          <w:rFonts w:hint="eastAsia"/>
        </w:rPr>
        <w:t>（</w:t>
      </w:r>
      <w:r>
        <w:rPr>
          <w:rFonts w:hint="eastAsia"/>
        </w:rPr>
        <w:t>2</w:t>
      </w:r>
      <w:r>
        <w:rPr>
          <w:rFonts w:hint="eastAsia"/>
        </w:rPr>
        <w:t>）</w:t>
      </w:r>
      <w:ins w:id="289" w:author="猫猫" w:date="2025-11-18T11:32:00Z">
        <w:r>
          <w:rPr>
            <w:rFonts w:hint="eastAsia"/>
          </w:rPr>
          <w:t>甲方股东会审议通过本次发行所涉及的管理层收购事宜；</w:t>
        </w:r>
      </w:ins>
    </w:p>
    <w:p w14:paraId="35DD7313" w14:textId="77777777" w:rsidR="00C50114" w:rsidRDefault="00000000">
      <w:pPr>
        <w:pStyle w:val="G"/>
        <w:spacing w:before="156" w:after="156"/>
        <w:ind w:firstLine="480"/>
        <w:jc w:val="both"/>
      </w:pPr>
      <w:ins w:id="290" w:author="猫猫" w:date="2025-11-18T11:32:00Z">
        <w:r>
          <w:rPr>
            <w:rFonts w:hint="eastAsia"/>
          </w:rPr>
          <w:t>（</w:t>
        </w:r>
        <w:r>
          <w:rPr>
            <w:rFonts w:hint="eastAsia"/>
          </w:rPr>
          <w:t>3</w:t>
        </w:r>
        <w:r>
          <w:rPr>
            <w:rFonts w:hint="eastAsia"/>
          </w:rPr>
          <w:t>）</w:t>
        </w:r>
      </w:ins>
      <w:r>
        <w:rPr>
          <w:rFonts w:hint="eastAsia"/>
        </w:rPr>
        <w:t>深交所审核通过本次发行相关事项；</w:t>
      </w:r>
    </w:p>
    <w:p w14:paraId="0B946776" w14:textId="77777777" w:rsidR="00C50114" w:rsidRDefault="00000000">
      <w:pPr>
        <w:pStyle w:val="G"/>
        <w:spacing w:before="156" w:after="156"/>
        <w:ind w:firstLine="480"/>
        <w:jc w:val="both"/>
      </w:pPr>
      <w:r>
        <w:rPr>
          <w:rFonts w:hint="eastAsia"/>
        </w:rPr>
        <w:t>（</w:t>
      </w:r>
      <w:del w:id="291" w:author="猫猫" w:date="2025-11-18T11:32:00Z">
        <w:r>
          <w:rPr>
            <w:rFonts w:hint="eastAsia"/>
          </w:rPr>
          <w:delText>3</w:delText>
        </w:r>
      </w:del>
      <w:ins w:id="292" w:author="猫猫" w:date="2025-11-18T11:32:00Z">
        <w:r>
          <w:rPr>
            <w:rFonts w:hint="eastAsia"/>
          </w:rPr>
          <w:t>4</w:t>
        </w:r>
      </w:ins>
      <w:r>
        <w:rPr>
          <w:rFonts w:hint="eastAsia"/>
        </w:rPr>
        <w:t>）中国证监会同意对本次发行予以注册。</w:t>
      </w:r>
    </w:p>
    <w:p w14:paraId="5751DF40" w14:textId="77777777" w:rsidR="00C50114" w:rsidRDefault="00000000">
      <w:pPr>
        <w:pStyle w:val="G"/>
        <w:spacing w:before="156" w:after="156"/>
        <w:ind w:firstLine="480"/>
        <w:jc w:val="both"/>
      </w:pPr>
      <w:r>
        <w:rPr>
          <w:rFonts w:hint="eastAsia"/>
        </w:rPr>
        <w:t>2</w:t>
      </w:r>
      <w:r>
        <w:rPr>
          <w:rFonts w:hint="eastAsia"/>
        </w:rPr>
        <w:t>、如本次发行结束前，相关监管部门对本次发行适用的法律法规予以修订，提出其他强制性审批要求或豁免部分行政许可事项的，则以届时生效的法律法规为准进行调整。</w:t>
      </w:r>
    </w:p>
    <w:p w14:paraId="7AEE7BBA" w14:textId="77777777" w:rsidR="00C50114" w:rsidRDefault="00000000">
      <w:pPr>
        <w:pStyle w:val="G"/>
        <w:spacing w:before="156" w:after="156"/>
        <w:ind w:firstLine="480"/>
        <w:jc w:val="both"/>
      </w:pPr>
      <w:r>
        <w:rPr>
          <w:rFonts w:hint="eastAsia"/>
        </w:rPr>
        <w:t>3</w:t>
      </w:r>
      <w:r>
        <w:rPr>
          <w:rFonts w:hint="eastAsia"/>
        </w:rPr>
        <w:t>、本协议成立后，甲乙双方均应积极努力，为本协议生效的先决条件的满足和成就创造条件，任何一方违反本协议的规定导致协议不生效并造成对方损失的，均应承担赔偿责任。非因双方的原因致使本协议不能生效的（包括但不限于股东会未</w:t>
      </w:r>
      <w:del w:id="293" w:author="猫猫" w:date="2025-11-18T11:32:00Z">
        <w:r>
          <w:rPr>
            <w:rFonts w:hint="eastAsia"/>
          </w:rPr>
          <w:delText>批准</w:delText>
        </w:r>
      </w:del>
      <w:ins w:id="294" w:author="猫猫" w:date="2025-11-18T11:32:00Z">
        <w:r>
          <w:rPr>
            <w:rFonts w:hint="eastAsia"/>
          </w:rPr>
          <w:t>审议通过</w:t>
        </w:r>
      </w:ins>
      <w:r>
        <w:rPr>
          <w:rFonts w:hint="eastAsia"/>
        </w:rPr>
        <w:t>本次发行或乙方免于发出要约</w:t>
      </w:r>
      <w:ins w:id="295" w:author="猫猫" w:date="2025-11-18T11:32:00Z">
        <w:r>
          <w:rPr>
            <w:rFonts w:hint="eastAsia"/>
          </w:rPr>
          <w:t>或管理层收购</w:t>
        </w:r>
      </w:ins>
      <w:r>
        <w:rPr>
          <w:rFonts w:hint="eastAsia"/>
        </w:rPr>
        <w:t>、中国证监会未对本次发行予以注册等），双方均不需要承担责任，但一方存在故意或严重过失造成先决条件未满足的情况除外。</w:t>
      </w:r>
    </w:p>
    <w:p w14:paraId="2A0D9AD6" w14:textId="77777777" w:rsidR="00C50114" w:rsidRDefault="00000000">
      <w:pPr>
        <w:pStyle w:val="G4"/>
        <w:spacing w:before="234" w:after="234"/>
      </w:pPr>
      <w:bookmarkStart w:id="296" w:name="_Toc21115"/>
      <w:bookmarkStart w:id="297" w:name="_Toc46376162"/>
      <w:bookmarkStart w:id="298" w:name="_Toc20451"/>
      <w:r>
        <w:rPr>
          <w:rFonts w:hint="eastAsia"/>
        </w:rPr>
        <w:t>三、</w:t>
      </w:r>
      <w:bookmarkEnd w:id="296"/>
      <w:bookmarkEnd w:id="297"/>
      <w:r>
        <w:rPr>
          <w:rFonts w:hint="eastAsia"/>
        </w:rPr>
        <w:t>收购人拥有权益的上市公司股份存在权利限制的情况</w:t>
      </w:r>
      <w:bookmarkEnd w:id="298"/>
    </w:p>
    <w:p w14:paraId="66F9DEC7" w14:textId="77777777" w:rsidR="00C50114" w:rsidRDefault="00000000">
      <w:pPr>
        <w:pStyle w:val="G"/>
        <w:spacing w:before="156" w:after="156"/>
        <w:ind w:firstLine="480"/>
        <w:jc w:val="both"/>
      </w:pPr>
      <w:r>
        <w:rPr>
          <w:rFonts w:hint="eastAsia"/>
        </w:rPr>
        <w:t>本次收购前，收购人不持有上市公司股份；一致行动人持有的上市公司股份不存在质押、冻结等权利限制的情况。</w:t>
      </w:r>
    </w:p>
    <w:p w14:paraId="1AE46CBC" w14:textId="77777777" w:rsidR="00C50114" w:rsidRDefault="00000000">
      <w:pPr>
        <w:pStyle w:val="G4"/>
        <w:spacing w:before="234" w:after="234"/>
      </w:pPr>
      <w:bookmarkStart w:id="299" w:name="_Toc21907"/>
      <w:r>
        <w:rPr>
          <w:rFonts w:hint="eastAsia"/>
        </w:rPr>
        <w:lastRenderedPageBreak/>
        <w:t>四、关于管理层收购规定的说明</w:t>
      </w:r>
      <w:bookmarkEnd w:id="299"/>
    </w:p>
    <w:p w14:paraId="482C261D" w14:textId="77777777" w:rsidR="00C50114" w:rsidRDefault="00000000">
      <w:pPr>
        <w:pStyle w:val="G"/>
        <w:spacing w:before="156" w:after="156"/>
        <w:ind w:firstLine="480"/>
        <w:jc w:val="both"/>
      </w:pPr>
      <w:r>
        <w:rPr>
          <w:rFonts w:hint="eastAsia"/>
        </w:rPr>
        <w:t>李红星先生为上市公司董事长，李红星先生通过收购人认购上市公司本次向特定对象发行的股票成为公司的实际控制人构成《收购办法》规定的管理层收购。根据《准则第</w:t>
      </w:r>
      <w:r>
        <w:rPr>
          <w:rFonts w:hint="eastAsia"/>
        </w:rPr>
        <w:t>16</w:t>
      </w:r>
      <w:r>
        <w:rPr>
          <w:rFonts w:hint="eastAsia"/>
        </w:rPr>
        <w:t>号》第三十一条规定，特说明如下：</w:t>
      </w:r>
    </w:p>
    <w:p w14:paraId="60BEFAC1" w14:textId="77777777" w:rsidR="00C50114" w:rsidRDefault="00000000">
      <w:pPr>
        <w:pStyle w:val="G"/>
        <w:spacing w:before="156" w:after="156"/>
        <w:ind w:firstLine="480"/>
        <w:jc w:val="both"/>
      </w:pPr>
      <w:r>
        <w:rPr>
          <w:rFonts w:hint="eastAsia"/>
        </w:rPr>
        <w:t>（一）截至本报告签署日，上市公司具备健全且运行良好的组织机构以及有效的内部控制制度、公司董事会成员中独立董事的比例达到一半；</w:t>
      </w:r>
    </w:p>
    <w:p w14:paraId="19A69E40" w14:textId="77777777" w:rsidR="00C50114" w:rsidRDefault="00000000">
      <w:pPr>
        <w:pStyle w:val="G"/>
        <w:spacing w:before="156" w:after="156"/>
        <w:ind w:firstLine="480"/>
        <w:jc w:val="both"/>
      </w:pPr>
      <w:r>
        <w:rPr>
          <w:rFonts w:hint="eastAsia"/>
        </w:rPr>
        <w:t>（二）本次收购前，收购人在上市公司中未拥有权益；李红星担任上市公司董事长，通过</w:t>
      </w:r>
      <w:hyperlink r:id="rId35" w:history="1">
        <w:r>
          <w:t>鼎耘科技</w:t>
        </w:r>
      </w:hyperlink>
      <w:r>
        <w:rPr>
          <w:rFonts w:hint="eastAsia"/>
        </w:rPr>
        <w:t>间接享有上市公司</w:t>
      </w:r>
      <w:r>
        <w:rPr>
          <w:rFonts w:hint="eastAsia"/>
        </w:rPr>
        <w:t>0.60%</w:t>
      </w:r>
      <w:r>
        <w:rPr>
          <w:rFonts w:hint="eastAsia"/>
        </w:rPr>
        <w:t>股份的权益；</w:t>
      </w:r>
    </w:p>
    <w:p w14:paraId="2811B273" w14:textId="77777777" w:rsidR="00C50114" w:rsidRDefault="00000000">
      <w:pPr>
        <w:pStyle w:val="G"/>
        <w:spacing w:before="156" w:after="156"/>
        <w:ind w:firstLine="480"/>
        <w:jc w:val="both"/>
      </w:pPr>
      <w:r>
        <w:rPr>
          <w:rFonts w:hint="eastAsia"/>
        </w:rPr>
        <w:t>（三）本次交易的定价依据详见本章“二、本次收购涉及的交易协议有关情况</w:t>
      </w:r>
      <w:r>
        <w:rPr>
          <w:rFonts w:hint="eastAsia"/>
        </w:rPr>
        <w:t>/</w:t>
      </w:r>
      <w:r>
        <w:rPr>
          <w:rFonts w:hint="eastAsia"/>
        </w:rPr>
        <w:t>（二）股份认购</w:t>
      </w:r>
      <w:r>
        <w:rPr>
          <w:rFonts w:hint="eastAsia"/>
        </w:rPr>
        <w:t>/2</w:t>
      </w:r>
      <w:r>
        <w:rPr>
          <w:rFonts w:hint="eastAsia"/>
        </w:rPr>
        <w:t>、认购价格”。</w:t>
      </w:r>
      <w:r>
        <w:t>本次管理层收购尚需聘请符合《证券法》规定的资产评估机构提供</w:t>
      </w:r>
      <w:r>
        <w:rPr>
          <w:rFonts w:hint="eastAsia"/>
        </w:rPr>
        <w:t>公司</w:t>
      </w:r>
      <w:r>
        <w:t>资产评估报告</w:t>
      </w:r>
      <w:r>
        <w:rPr>
          <w:rFonts w:hint="eastAsia"/>
        </w:rPr>
        <w:t>；</w:t>
      </w:r>
    </w:p>
    <w:p w14:paraId="49F7BE44" w14:textId="77777777" w:rsidR="00C50114" w:rsidRDefault="00000000">
      <w:pPr>
        <w:pStyle w:val="G"/>
        <w:spacing w:before="156" w:after="156"/>
        <w:ind w:firstLine="480"/>
        <w:jc w:val="both"/>
      </w:pPr>
      <w:r>
        <w:rPr>
          <w:rFonts w:hint="eastAsia"/>
        </w:rPr>
        <w:t>（四）本次交易的支付方式及资金来源详见“第四节</w:t>
      </w:r>
      <w:r>
        <w:rPr>
          <w:rFonts w:hint="eastAsia"/>
        </w:rPr>
        <w:t xml:space="preserve"> </w:t>
      </w:r>
      <w:r>
        <w:rPr>
          <w:rFonts w:hint="eastAsia"/>
        </w:rPr>
        <w:t>收购资金来源”；</w:t>
      </w:r>
    </w:p>
    <w:p w14:paraId="404B2466" w14:textId="77777777" w:rsidR="00C50114" w:rsidRDefault="00000000">
      <w:pPr>
        <w:pStyle w:val="G"/>
        <w:spacing w:before="156" w:after="156"/>
        <w:ind w:firstLine="480"/>
        <w:jc w:val="both"/>
      </w:pPr>
      <w:r>
        <w:rPr>
          <w:rFonts w:hint="eastAsia"/>
        </w:rPr>
        <w:t>（五）本次收购后，收购人及一致行动人近期未提出利润分配方案等，其他收购的后续计划详见“第五节</w:t>
      </w:r>
      <w:r>
        <w:rPr>
          <w:rFonts w:hint="eastAsia"/>
        </w:rPr>
        <w:t xml:space="preserve"> </w:t>
      </w:r>
      <w:r>
        <w:rPr>
          <w:rFonts w:hint="eastAsia"/>
        </w:rPr>
        <w:t>本次收购完成后的后续计划”；</w:t>
      </w:r>
    </w:p>
    <w:p w14:paraId="1DC033E6" w14:textId="77777777" w:rsidR="00C50114" w:rsidRDefault="00000000">
      <w:pPr>
        <w:pStyle w:val="G"/>
        <w:spacing w:before="156" w:after="156"/>
        <w:ind w:firstLine="480"/>
        <w:jc w:val="both"/>
      </w:pPr>
      <w:r>
        <w:rPr>
          <w:rFonts w:hint="eastAsia"/>
        </w:rPr>
        <w:t>（六）截至本报告书签署日，李红星在其他公司任职的情况详见“第一节</w:t>
      </w:r>
      <w:r>
        <w:rPr>
          <w:rFonts w:hint="eastAsia"/>
        </w:rPr>
        <w:t xml:space="preserve"> </w:t>
      </w:r>
      <w:r>
        <w:rPr>
          <w:rFonts w:hint="eastAsia"/>
        </w:rPr>
        <w:t>收购人基本情况介绍”之“二</w:t>
      </w:r>
      <w:r>
        <w:rPr>
          <w:rFonts w:hint="eastAsia"/>
        </w:rPr>
        <w:t>/</w:t>
      </w:r>
      <w:r>
        <w:rPr>
          <w:rFonts w:hint="eastAsia"/>
        </w:rPr>
        <w:t>（二）</w:t>
      </w:r>
      <w:r>
        <w:rPr>
          <w:rFonts w:hint="eastAsia"/>
        </w:rPr>
        <w:t>/1</w:t>
      </w:r>
      <w:r>
        <w:rPr>
          <w:rFonts w:hint="eastAsia"/>
        </w:rPr>
        <w:t>、实际控制人”；李红星不存在违反《公司法》第一百八十一条至第一百八十四条规定的情形；</w:t>
      </w:r>
    </w:p>
    <w:p w14:paraId="7193C609" w14:textId="77777777" w:rsidR="00C50114" w:rsidRDefault="00000000">
      <w:pPr>
        <w:pStyle w:val="G"/>
        <w:spacing w:before="156" w:after="156"/>
        <w:ind w:firstLine="480"/>
        <w:jc w:val="both"/>
      </w:pPr>
      <w:r>
        <w:rPr>
          <w:rFonts w:hint="eastAsia"/>
        </w:rPr>
        <w:t>（七）截至本报告书签署日，李红星最近</w:t>
      </w:r>
      <w:r>
        <w:rPr>
          <w:rFonts w:hint="eastAsia"/>
        </w:rPr>
        <w:t>3</w:t>
      </w:r>
      <w:r>
        <w:rPr>
          <w:rFonts w:hint="eastAsia"/>
        </w:rPr>
        <w:t>年不存在证券市场不良诚信记录情形；</w:t>
      </w:r>
    </w:p>
    <w:p w14:paraId="4D212C0C" w14:textId="77777777" w:rsidR="00C50114" w:rsidRDefault="00000000">
      <w:pPr>
        <w:pStyle w:val="G"/>
        <w:spacing w:before="156" w:after="156"/>
        <w:ind w:firstLine="480"/>
        <w:jc w:val="both"/>
      </w:pPr>
      <w:r>
        <w:rPr>
          <w:rFonts w:hint="eastAsia"/>
        </w:rPr>
        <w:t>（八）上市公司已履行和尚需履行的程序详见“第二节</w:t>
      </w:r>
      <w:r>
        <w:t xml:space="preserve"> </w:t>
      </w:r>
      <w:r>
        <w:rPr>
          <w:rFonts w:hint="eastAsia"/>
        </w:rPr>
        <w:t>本次收购目的”之“三、本次收购的决策程序”。</w:t>
      </w:r>
    </w:p>
    <w:p w14:paraId="0CA3AE0A" w14:textId="77777777" w:rsidR="00C50114" w:rsidRDefault="00000000">
      <w:pPr>
        <w:pStyle w:val="G"/>
        <w:spacing w:before="156" w:after="156"/>
        <w:ind w:firstLineChars="0" w:firstLine="0"/>
        <w:jc w:val="both"/>
      </w:pPr>
      <w:r>
        <w:br w:type="page"/>
      </w:r>
    </w:p>
    <w:p w14:paraId="7E587BC3" w14:textId="77777777" w:rsidR="00C50114" w:rsidRDefault="00000000">
      <w:pPr>
        <w:pStyle w:val="G2"/>
        <w:spacing w:before="312" w:after="312"/>
      </w:pPr>
      <w:bookmarkStart w:id="300" w:name="_Toc32665"/>
      <w:bookmarkStart w:id="301" w:name="_Toc10903"/>
      <w:bookmarkStart w:id="302" w:name="_Toc46376164"/>
      <w:r>
        <w:rPr>
          <w:rFonts w:hint="eastAsia"/>
        </w:rPr>
        <w:lastRenderedPageBreak/>
        <w:t>第四节</w:t>
      </w:r>
      <w:r>
        <w:rPr>
          <w:rFonts w:hint="eastAsia"/>
        </w:rPr>
        <w:t xml:space="preserve"> </w:t>
      </w:r>
      <w:r>
        <w:rPr>
          <w:rFonts w:hint="eastAsia"/>
        </w:rPr>
        <w:t>资金来源</w:t>
      </w:r>
      <w:bookmarkEnd w:id="300"/>
      <w:bookmarkEnd w:id="301"/>
      <w:bookmarkEnd w:id="302"/>
    </w:p>
    <w:p w14:paraId="2390E8A5" w14:textId="77777777" w:rsidR="00C50114" w:rsidRDefault="00000000">
      <w:pPr>
        <w:pStyle w:val="G4"/>
        <w:spacing w:before="234" w:after="234"/>
      </w:pPr>
      <w:bookmarkStart w:id="303" w:name="_Toc30331"/>
      <w:r>
        <w:rPr>
          <w:rFonts w:hint="eastAsia"/>
        </w:rPr>
        <w:t>一、本次交易的资金总额</w:t>
      </w:r>
      <w:bookmarkEnd w:id="303"/>
    </w:p>
    <w:p w14:paraId="0939BEB6" w14:textId="77777777" w:rsidR="00C50114" w:rsidRDefault="00000000">
      <w:pPr>
        <w:pStyle w:val="G"/>
        <w:spacing w:before="156" w:after="156"/>
        <w:ind w:firstLine="480"/>
        <w:jc w:val="both"/>
      </w:pPr>
      <w:r>
        <w:rPr>
          <w:rFonts w:hint="eastAsia"/>
        </w:rPr>
        <w:t>根据收购人与上市公司签订的《附条件生效的股份认购协议》，收购人拟以现金方式认购上市公司向特定对象发行的不超过</w:t>
      </w:r>
      <w:del w:id="304" w:author="猫猫" w:date="2025-11-18T11:32:00Z">
        <w:r>
          <w:rPr>
            <w:rFonts w:hint="eastAsia"/>
          </w:rPr>
          <w:delText>58,032,000</w:delText>
        </w:r>
      </w:del>
      <w:ins w:id="305" w:author="猫猫" w:date="2025-11-18T11:32:00Z">
        <w:r>
          <w:rPr>
            <w:rFonts w:hint="eastAsia"/>
          </w:rPr>
          <w:t>53,649,956</w:t>
        </w:r>
      </w:ins>
      <w:r>
        <w:rPr>
          <w:rFonts w:hint="eastAsia"/>
        </w:rPr>
        <w:t>股（含）股票，发行股票的价格为</w:t>
      </w:r>
      <w:del w:id="306" w:author="猫猫" w:date="2025-11-18T11:32:00Z">
        <w:r>
          <w:rPr>
            <w:rFonts w:hint="eastAsia"/>
          </w:rPr>
          <w:delText>【】</w:delText>
        </w:r>
      </w:del>
      <w:ins w:id="307" w:author="猫猫" w:date="2025-11-18T11:32:00Z">
        <w:r>
          <w:rPr>
            <w:rFonts w:hint="eastAsia"/>
          </w:rPr>
          <w:t>11.37</w:t>
        </w:r>
      </w:ins>
      <w:r>
        <w:rPr>
          <w:rFonts w:hint="eastAsia"/>
        </w:rPr>
        <w:t>元</w:t>
      </w:r>
      <w:r>
        <w:rPr>
          <w:rFonts w:hint="eastAsia"/>
        </w:rPr>
        <w:t>/</w:t>
      </w:r>
      <w:r>
        <w:rPr>
          <w:rFonts w:hint="eastAsia"/>
        </w:rPr>
        <w:t>股，认购资金总额不超过人民币</w:t>
      </w:r>
      <w:del w:id="308" w:author="猫猫" w:date="2025-11-18T11:32:00Z">
        <w:r>
          <w:rPr>
            <w:rFonts w:hint="eastAsia"/>
          </w:rPr>
          <w:delText>【】</w:delText>
        </w:r>
      </w:del>
      <w:ins w:id="309" w:author="猫猫" w:date="2025-11-18T11:32:00Z">
        <w:r>
          <w:rPr>
            <w:rFonts w:hint="eastAsia"/>
          </w:rPr>
          <w:t>61,000.00</w:t>
        </w:r>
      </w:ins>
      <w:r>
        <w:rPr>
          <w:rFonts w:hint="eastAsia"/>
        </w:rPr>
        <w:t>万元（含）。</w:t>
      </w:r>
    </w:p>
    <w:p w14:paraId="07560B83" w14:textId="77777777" w:rsidR="00C50114" w:rsidRDefault="00000000">
      <w:pPr>
        <w:pStyle w:val="G"/>
        <w:spacing w:before="156" w:after="156"/>
        <w:ind w:firstLine="480"/>
        <w:jc w:val="both"/>
      </w:pPr>
      <w:r>
        <w:rPr>
          <w:rFonts w:hint="eastAsia"/>
        </w:rPr>
        <w:t>如本次发行拟募集资金总额或发行股份总数因监管政策变化或根据发行审核文件的要求或协议相关约定等情况予以调整的，则乙方的最终认购金额、认购数量将相应调整。</w:t>
      </w:r>
    </w:p>
    <w:p w14:paraId="0B044755" w14:textId="77777777" w:rsidR="00C50114" w:rsidRDefault="00000000">
      <w:pPr>
        <w:pStyle w:val="G4"/>
        <w:spacing w:before="234" w:after="234"/>
      </w:pPr>
      <w:bookmarkStart w:id="310" w:name="_Toc102"/>
      <w:r>
        <w:rPr>
          <w:rFonts w:hint="eastAsia"/>
        </w:rPr>
        <w:t>二、本次交易的资金来源</w:t>
      </w:r>
      <w:bookmarkEnd w:id="310"/>
    </w:p>
    <w:p w14:paraId="3E3137D5" w14:textId="77777777" w:rsidR="00C50114" w:rsidRDefault="00000000">
      <w:pPr>
        <w:pStyle w:val="G"/>
        <w:spacing w:before="156" w:after="156"/>
        <w:ind w:firstLine="480"/>
        <w:jc w:val="both"/>
      </w:pPr>
      <w:r>
        <w:rPr>
          <w:rFonts w:hint="eastAsia"/>
        </w:rPr>
        <w:t>收购人拟以现金方式全额认购上市公司本次发行的股票。认购资金来源为自有资金，即收购人的各合伙人对合伙企业的出资。</w:t>
      </w:r>
    </w:p>
    <w:p w14:paraId="0137C9D0" w14:textId="77777777" w:rsidR="00C50114" w:rsidRDefault="00000000">
      <w:pPr>
        <w:pStyle w:val="G"/>
        <w:spacing w:before="156" w:after="156"/>
        <w:ind w:firstLine="480"/>
        <w:jc w:val="both"/>
      </w:pPr>
      <w:r>
        <w:rPr>
          <w:rFonts w:hint="eastAsia"/>
        </w:rPr>
        <w:t>收购人已出具承诺，其参与认购本次发行的资金均为合法自有资金，不存在对外募集、代持、结构化安排或者直接间接使用上市公司及其其他关联方资金用于本次认购的情形；不存在上市公司及其其他主要股东直接或通过其利益相关方向收购人提供财务资助、补偿、承诺或变相承诺保底保收益或其他协议安排的情形；不存在认购资金来源于股权质押，发行完成后控股股东、实际控制人股权高比例质押风险的情况。</w:t>
      </w:r>
    </w:p>
    <w:p w14:paraId="5445E576" w14:textId="77777777" w:rsidR="00C50114" w:rsidRDefault="00000000">
      <w:pPr>
        <w:pStyle w:val="G4"/>
        <w:spacing w:before="234" w:after="234"/>
      </w:pPr>
      <w:bookmarkStart w:id="311" w:name="_Toc28318"/>
      <w:r>
        <w:rPr>
          <w:rFonts w:hint="eastAsia"/>
        </w:rPr>
        <w:t>三、本次收购的支付方式</w:t>
      </w:r>
      <w:bookmarkEnd w:id="311"/>
    </w:p>
    <w:p w14:paraId="1880C2DA" w14:textId="77777777" w:rsidR="00C50114" w:rsidRDefault="00000000">
      <w:pPr>
        <w:pStyle w:val="G"/>
        <w:spacing w:before="156" w:after="156"/>
        <w:ind w:firstLine="480"/>
        <w:jc w:val="both"/>
      </w:pPr>
      <w:r>
        <w:rPr>
          <w:rFonts w:hint="eastAsia"/>
        </w:rPr>
        <w:t>本次收购资金的支付方式详见本报告书“第三节</w:t>
      </w:r>
      <w:r>
        <w:rPr>
          <w:rFonts w:hint="eastAsia"/>
        </w:rPr>
        <w:t xml:space="preserve"> </w:t>
      </w:r>
      <w:r>
        <w:rPr>
          <w:rFonts w:hint="eastAsia"/>
        </w:rPr>
        <w:t>收购的方式”之“二、本次收购涉及的交易协议有关情况”。</w:t>
      </w:r>
      <w:r>
        <w:br w:type="page"/>
      </w:r>
    </w:p>
    <w:p w14:paraId="1EBFE21D" w14:textId="77777777" w:rsidR="00C50114" w:rsidRDefault="00000000">
      <w:pPr>
        <w:pStyle w:val="G2"/>
        <w:numPr>
          <w:ilvl w:val="0"/>
          <w:numId w:val="1"/>
        </w:numPr>
        <w:spacing w:before="312" w:after="312"/>
      </w:pPr>
      <w:bookmarkStart w:id="312" w:name="_Toc14587"/>
      <w:bookmarkStart w:id="313" w:name="_Toc8190"/>
      <w:bookmarkStart w:id="314" w:name="_Toc46376165"/>
      <w:bookmarkStart w:id="315" w:name="_Toc46376173"/>
      <w:r>
        <w:rPr>
          <w:rFonts w:hint="eastAsia"/>
        </w:rPr>
        <w:lastRenderedPageBreak/>
        <w:t>免于发出要约的情况说明</w:t>
      </w:r>
      <w:bookmarkEnd w:id="312"/>
    </w:p>
    <w:p w14:paraId="42523FDD" w14:textId="77777777" w:rsidR="00C50114" w:rsidRDefault="00000000">
      <w:pPr>
        <w:pStyle w:val="G4"/>
        <w:spacing w:before="234" w:after="234"/>
      </w:pPr>
      <w:bookmarkStart w:id="316" w:name="_Toc12297"/>
      <w:bookmarkStart w:id="317" w:name="_Toc87458530"/>
      <w:bookmarkStart w:id="318" w:name="_Toc23972"/>
      <w:r>
        <w:rPr>
          <w:rFonts w:hint="eastAsia"/>
        </w:rPr>
        <w:t>一、收购人免于发出要约的事项及理由</w:t>
      </w:r>
      <w:bookmarkEnd w:id="316"/>
      <w:bookmarkEnd w:id="317"/>
      <w:bookmarkEnd w:id="318"/>
    </w:p>
    <w:p w14:paraId="6868C624" w14:textId="77777777" w:rsidR="00C50114" w:rsidRDefault="00000000">
      <w:pPr>
        <w:pStyle w:val="G0"/>
        <w:spacing w:before="156" w:after="156"/>
      </w:pPr>
      <w:r>
        <w:rPr>
          <w:rFonts w:hint="eastAsia"/>
        </w:rPr>
        <w:t>（一）免于发出要约的事项</w:t>
      </w:r>
      <w:r>
        <w:rPr>
          <w:rFonts w:hint="eastAsia"/>
        </w:rPr>
        <w:t xml:space="preserve"> </w:t>
      </w:r>
    </w:p>
    <w:p w14:paraId="16865083" w14:textId="77777777" w:rsidR="00C50114" w:rsidRDefault="00000000">
      <w:pPr>
        <w:pStyle w:val="G"/>
        <w:spacing w:before="156" w:after="156"/>
        <w:ind w:firstLine="480"/>
        <w:jc w:val="both"/>
      </w:pPr>
      <w:r>
        <w:rPr>
          <w:rFonts w:hint="eastAsia"/>
        </w:rPr>
        <w:t>2025</w:t>
      </w:r>
      <w:r>
        <w:rPr>
          <w:rFonts w:hint="eastAsia"/>
        </w:rPr>
        <w:t>年</w:t>
      </w:r>
      <w:r>
        <w:rPr>
          <w:rFonts w:hint="eastAsia"/>
        </w:rPr>
        <w:t>11</w:t>
      </w:r>
      <w:r>
        <w:rPr>
          <w:rFonts w:hint="eastAsia"/>
        </w:rPr>
        <w:t>月</w:t>
      </w:r>
      <w:del w:id="319" w:author="猫猫" w:date="2025-11-18T11:32:00Z">
        <w:r>
          <w:rPr>
            <w:rFonts w:hint="eastAsia"/>
          </w:rPr>
          <w:delText>【】</w:delText>
        </w:r>
      </w:del>
      <w:ins w:id="320" w:author="猫猫" w:date="2025-11-18T11:32:00Z">
        <w:r>
          <w:rPr>
            <w:rFonts w:hint="eastAsia"/>
          </w:rPr>
          <w:t>18</w:t>
        </w:r>
      </w:ins>
      <w:r>
        <w:rPr>
          <w:rFonts w:hint="eastAsia"/>
        </w:rPr>
        <w:t>日，收购人鼎耘产业与上市公司签订了《附条件生效的股份认购协议》，收购人拟以现金方式认购上市公司本次向特定对象发行的不超过</w:t>
      </w:r>
      <w:del w:id="321" w:author="猫猫" w:date="2025-11-18T11:32:00Z">
        <w:r>
          <w:rPr>
            <w:rFonts w:hint="eastAsia"/>
          </w:rPr>
          <w:delText>58,032,000</w:delText>
        </w:r>
      </w:del>
      <w:ins w:id="322" w:author="猫猫" w:date="2025-11-18T11:32:00Z">
        <w:r>
          <w:rPr>
            <w:rFonts w:hint="eastAsia"/>
          </w:rPr>
          <w:t>53,649,956</w:t>
        </w:r>
      </w:ins>
      <w:r>
        <w:rPr>
          <w:rFonts w:hint="eastAsia"/>
        </w:rPr>
        <w:t>股（含）股票（最终认购数量以深交所审核通过以及中国证监会同意注册的批复为准，下同）。</w:t>
      </w:r>
    </w:p>
    <w:p w14:paraId="39CB679D" w14:textId="77777777" w:rsidR="00C50114" w:rsidRDefault="00000000">
      <w:pPr>
        <w:pStyle w:val="G"/>
        <w:spacing w:before="156" w:after="156"/>
        <w:ind w:firstLine="480"/>
        <w:jc w:val="both"/>
      </w:pPr>
      <w:r>
        <w:rPr>
          <w:rFonts w:hint="eastAsia"/>
        </w:rPr>
        <w:t>按照发行股份数量上限计算，本次发行后，收购人</w:t>
      </w:r>
      <w:ins w:id="323" w:author="猫猫" w:date="2025-11-18T11:32:00Z">
        <w:r>
          <w:rPr>
            <w:rFonts w:hint="eastAsia"/>
          </w:rPr>
          <w:t>鼎耘产业</w:t>
        </w:r>
      </w:ins>
      <w:r>
        <w:rPr>
          <w:rFonts w:hint="eastAsia"/>
        </w:rPr>
        <w:t>将直接持有上市公司不超过</w:t>
      </w:r>
      <w:del w:id="324" w:author="猫猫" w:date="2025-11-18T11:32:00Z">
        <w:r>
          <w:rPr>
            <w:rFonts w:hint="eastAsia"/>
          </w:rPr>
          <w:delText>58,032,000</w:delText>
        </w:r>
      </w:del>
      <w:ins w:id="325" w:author="猫猫" w:date="2025-11-18T11:32:00Z">
        <w:r>
          <w:rPr>
            <w:rFonts w:hint="eastAsia"/>
          </w:rPr>
          <w:t>53,649,956</w:t>
        </w:r>
      </w:ins>
      <w:r>
        <w:rPr>
          <w:rFonts w:hint="eastAsia"/>
        </w:rPr>
        <w:t>股（含）股票，占上市公司本次发行后总股本的比例为不超过</w:t>
      </w:r>
      <w:del w:id="326" w:author="猫猫" w:date="2025-11-18T11:32:00Z">
        <w:r>
          <w:rPr>
            <w:rFonts w:hint="eastAsia"/>
          </w:rPr>
          <w:delText>23.08%</w:delText>
        </w:r>
        <w:r>
          <w:rPr>
            <w:rFonts w:hint="eastAsia"/>
          </w:rPr>
          <w:delText>（含）；一致行动人鼎耘科技直接持有上市公司</w:delText>
        </w:r>
        <w:r>
          <w:rPr>
            <w:rFonts w:hint="eastAsia"/>
          </w:rPr>
          <w:delText>27,273,330</w:delText>
        </w:r>
        <w:r>
          <w:rPr>
            <w:rFonts w:hint="eastAsia"/>
          </w:rPr>
          <w:delText>股股票，占</w:delText>
        </w:r>
      </w:del>
      <w:ins w:id="327" w:author="猫猫" w:date="2025-11-18T11:32:00Z">
        <w:r>
          <w:rPr>
            <w:rFonts w:hint="eastAsia"/>
          </w:rPr>
          <w:t>21.71%</w:t>
        </w:r>
        <w:r>
          <w:rPr>
            <w:rFonts w:hint="eastAsia"/>
          </w:rPr>
          <w:t>（含），成为</w:t>
        </w:r>
      </w:ins>
      <w:r>
        <w:rPr>
          <w:rFonts w:hint="eastAsia"/>
        </w:rPr>
        <w:t>上市公司</w:t>
      </w:r>
      <w:del w:id="328" w:author="猫猫" w:date="2025-11-18T11:32:00Z">
        <w:r>
          <w:rPr>
            <w:rFonts w:hint="eastAsia"/>
          </w:rPr>
          <w:delText>本次发行后总股本的比例为</w:delText>
        </w:r>
        <w:r>
          <w:rPr>
            <w:rFonts w:hint="eastAsia"/>
          </w:rPr>
          <w:delText>10.85%</w:delText>
        </w:r>
        <w:r>
          <w:rPr>
            <w:rFonts w:hint="eastAsia"/>
          </w:rPr>
          <w:delText>。本次收购后，收购人及其</w:delText>
        </w:r>
      </w:del>
      <w:ins w:id="329" w:author="猫猫" w:date="2025-11-18T11:32:00Z">
        <w:r>
          <w:rPr>
            <w:rFonts w:hint="eastAsia"/>
          </w:rPr>
          <w:t>控股股东。与</w:t>
        </w:r>
      </w:ins>
      <w:r>
        <w:rPr>
          <w:rFonts w:hint="eastAsia"/>
        </w:rPr>
        <w:t>一致行动人合计持有公司不超过</w:t>
      </w:r>
      <w:del w:id="330" w:author="猫猫" w:date="2025-11-18T11:32:00Z">
        <w:r>
          <w:rPr>
            <w:rFonts w:hint="eastAsia"/>
          </w:rPr>
          <w:delText>85,305,330</w:delText>
        </w:r>
      </w:del>
      <w:ins w:id="331" w:author="猫猫" w:date="2025-11-18T11:32:00Z">
        <w:r>
          <w:rPr>
            <w:rFonts w:hint="eastAsia"/>
          </w:rPr>
          <w:t>80,923,286</w:t>
        </w:r>
      </w:ins>
      <w:r>
        <w:rPr>
          <w:rFonts w:hint="eastAsia"/>
        </w:rPr>
        <w:t>股（含）股票，占上市公司本次发行后总股本的比例为不超过</w:t>
      </w:r>
      <w:del w:id="332" w:author="猫猫" w:date="2025-11-18T11:32:00Z">
        <w:r>
          <w:rPr>
            <w:rFonts w:hint="eastAsia"/>
          </w:rPr>
          <w:delText>33.92</w:delText>
        </w:r>
      </w:del>
      <w:ins w:id="333" w:author="猫猫" w:date="2025-11-18T11:32:00Z">
        <w:r>
          <w:rPr>
            <w:rFonts w:hint="eastAsia"/>
          </w:rPr>
          <w:t>32.75</w:t>
        </w:r>
      </w:ins>
      <w:r>
        <w:rPr>
          <w:rFonts w:hint="eastAsia"/>
        </w:rPr>
        <w:t>%</w:t>
      </w:r>
      <w:r>
        <w:rPr>
          <w:rFonts w:hint="eastAsia"/>
        </w:rPr>
        <w:t>（含）。根据《证券法》《收购办法》等有关规定，本次收购的实施将触发对上市公司的要约收购义务。</w:t>
      </w:r>
    </w:p>
    <w:p w14:paraId="4B52CA73" w14:textId="77777777" w:rsidR="00C50114" w:rsidRDefault="00000000">
      <w:pPr>
        <w:pStyle w:val="G0"/>
        <w:spacing w:before="156" w:after="156"/>
      </w:pPr>
      <w:r>
        <w:rPr>
          <w:rFonts w:hint="eastAsia"/>
        </w:rPr>
        <w:t>（二）免于发出要约的法律依据</w:t>
      </w:r>
      <w:r>
        <w:rPr>
          <w:rFonts w:hint="eastAsia"/>
        </w:rPr>
        <w:t xml:space="preserve"> </w:t>
      </w:r>
    </w:p>
    <w:p w14:paraId="422D8481" w14:textId="77777777" w:rsidR="00C50114" w:rsidRDefault="00000000">
      <w:pPr>
        <w:pStyle w:val="G"/>
        <w:spacing w:before="156" w:after="156"/>
        <w:ind w:firstLine="480"/>
        <w:jc w:val="both"/>
      </w:pPr>
      <w:r>
        <w:rPr>
          <w:rFonts w:hint="eastAsia"/>
        </w:rPr>
        <w:t>根据《收购办法》第六十三条第三款规定“有下列情形之一的，投资者可以免于发出要约：……（三）经上市公司股东会非关联股东批准，投资者取得上市公司向其发行的新股，导致其在该公司拥有权益的股份超过该公司已发行股份的</w:t>
      </w:r>
      <w:r>
        <w:rPr>
          <w:rFonts w:hint="eastAsia"/>
        </w:rPr>
        <w:t>30%</w:t>
      </w:r>
      <w:r>
        <w:rPr>
          <w:rFonts w:hint="eastAsia"/>
        </w:rPr>
        <w:t>，投资者承诺</w:t>
      </w:r>
      <w:r>
        <w:rPr>
          <w:rFonts w:hint="eastAsia"/>
        </w:rPr>
        <w:t>3</w:t>
      </w:r>
      <w:r>
        <w:rPr>
          <w:rFonts w:hint="eastAsia"/>
        </w:rPr>
        <w:t>年内不转让本次向其发行的新股，且公司股东会同意投资者免于发出要约。……”</w:t>
      </w:r>
    </w:p>
    <w:p w14:paraId="674123D3" w14:textId="77777777" w:rsidR="00C50114" w:rsidRDefault="00000000">
      <w:pPr>
        <w:pStyle w:val="G"/>
        <w:spacing w:before="156" w:after="156"/>
        <w:ind w:firstLine="480"/>
        <w:jc w:val="both"/>
      </w:pPr>
      <w:r>
        <w:rPr>
          <w:rFonts w:hint="eastAsia"/>
        </w:rPr>
        <w:t>收购人鼎耘产业已承诺所认购的本次发行的股票自发行结束之日起三十六个月内不进行转让。待公司股东会非关联股东批准后，可符合《收购办法》第六十三条第三款规定的免于发出要约的条件。</w:t>
      </w:r>
    </w:p>
    <w:p w14:paraId="4908431F" w14:textId="77777777" w:rsidR="00C50114" w:rsidRDefault="00000000">
      <w:pPr>
        <w:pStyle w:val="G4"/>
        <w:spacing w:before="234" w:after="234"/>
      </w:pPr>
      <w:bookmarkStart w:id="334" w:name="_Toc28942"/>
      <w:bookmarkStart w:id="335" w:name="_Toc87458531"/>
      <w:bookmarkStart w:id="336" w:name="_Toc18655"/>
      <w:r>
        <w:rPr>
          <w:rFonts w:hint="eastAsia"/>
        </w:rPr>
        <w:t>二、本次收购前后上市公司股权结构</w:t>
      </w:r>
      <w:bookmarkEnd w:id="334"/>
      <w:bookmarkEnd w:id="335"/>
      <w:bookmarkEnd w:id="336"/>
    </w:p>
    <w:p w14:paraId="5D03E48F" w14:textId="77777777" w:rsidR="00C50114" w:rsidRDefault="00000000">
      <w:pPr>
        <w:pStyle w:val="G"/>
        <w:spacing w:before="156" w:after="156"/>
        <w:ind w:firstLine="480"/>
        <w:jc w:val="both"/>
      </w:pPr>
      <w:r>
        <w:rPr>
          <w:rFonts w:hint="eastAsia"/>
        </w:rPr>
        <w:lastRenderedPageBreak/>
        <w:t>关于本次收购前后上市公司股权结构，请参见本报告书“第三节</w:t>
      </w:r>
      <w:r>
        <w:rPr>
          <w:rFonts w:hint="eastAsia"/>
        </w:rPr>
        <w:t xml:space="preserve"> </w:t>
      </w:r>
      <w:r>
        <w:rPr>
          <w:rFonts w:hint="eastAsia"/>
        </w:rPr>
        <w:t>收购方式”之“一</w:t>
      </w:r>
      <w:r>
        <w:rPr>
          <w:rFonts w:hint="eastAsia"/>
        </w:rPr>
        <w:t>/</w:t>
      </w:r>
      <w:r>
        <w:rPr>
          <w:rFonts w:hint="eastAsia"/>
        </w:rPr>
        <w:t>（一）本次收购前后上市公司股权结构变化情况”。</w:t>
      </w:r>
    </w:p>
    <w:p w14:paraId="79643C27" w14:textId="77777777" w:rsidR="00C50114" w:rsidRDefault="00C50114">
      <w:pPr>
        <w:pStyle w:val="G"/>
        <w:spacing w:before="156" w:after="156"/>
        <w:ind w:firstLineChars="0" w:firstLine="0"/>
      </w:pPr>
    </w:p>
    <w:p w14:paraId="1564AE30" w14:textId="77777777" w:rsidR="00C50114" w:rsidRDefault="00000000">
      <w:pPr>
        <w:pStyle w:val="G2"/>
        <w:spacing w:before="312" w:after="312"/>
      </w:pPr>
      <w:bookmarkStart w:id="337" w:name="_Toc17164"/>
      <w:r>
        <w:rPr>
          <w:rFonts w:hint="eastAsia"/>
        </w:rPr>
        <w:lastRenderedPageBreak/>
        <w:t>第六节</w:t>
      </w:r>
      <w:r>
        <w:t xml:space="preserve"> </w:t>
      </w:r>
      <w:r>
        <w:rPr>
          <w:rFonts w:hint="eastAsia"/>
        </w:rPr>
        <w:t>本次收购完成后的后续计划</w:t>
      </w:r>
      <w:bookmarkEnd w:id="313"/>
      <w:bookmarkEnd w:id="314"/>
      <w:bookmarkEnd w:id="337"/>
    </w:p>
    <w:p w14:paraId="527B313E" w14:textId="77777777" w:rsidR="00C50114" w:rsidRDefault="00000000">
      <w:pPr>
        <w:pStyle w:val="G4"/>
        <w:spacing w:before="234" w:after="234"/>
      </w:pPr>
      <w:bookmarkStart w:id="338" w:name="_Toc46376166"/>
      <w:bookmarkStart w:id="339" w:name="_Toc14736"/>
      <w:bookmarkStart w:id="340" w:name="_Toc2662"/>
      <w:r>
        <w:rPr>
          <w:rFonts w:hint="eastAsia"/>
        </w:rPr>
        <w:t>一、</w:t>
      </w:r>
      <w:bookmarkEnd w:id="338"/>
      <w:bookmarkEnd w:id="339"/>
      <w:r>
        <w:rPr>
          <w:rFonts w:hint="eastAsia"/>
        </w:rPr>
        <w:t>未来</w:t>
      </w:r>
      <w:r>
        <w:rPr>
          <w:rFonts w:hint="eastAsia"/>
        </w:rPr>
        <w:t>12</w:t>
      </w:r>
      <w:r>
        <w:rPr>
          <w:rFonts w:hint="eastAsia"/>
        </w:rPr>
        <w:t>个月内改变上市公司主营业务或者对上市公司主营业务作出重大调整的计划</w:t>
      </w:r>
      <w:bookmarkEnd w:id="340"/>
    </w:p>
    <w:p w14:paraId="5B1CEE24" w14:textId="77777777" w:rsidR="00C50114" w:rsidRDefault="00000000">
      <w:pPr>
        <w:spacing w:before="156" w:after="156"/>
        <w:ind w:firstLine="480"/>
      </w:pPr>
      <w:r>
        <w:rPr>
          <w:rFonts w:hint="eastAsia"/>
        </w:rPr>
        <w:t>截至本报告书签署日，收购人及一致行动人暂无未来</w:t>
      </w:r>
      <w:r>
        <w:rPr>
          <w:rFonts w:hint="eastAsia"/>
        </w:rPr>
        <w:t>12</w:t>
      </w:r>
      <w:r>
        <w:rPr>
          <w:rFonts w:hint="eastAsia"/>
        </w:rPr>
        <w:t>个月内改变上市公司主营业务或者对上市公司主营业务作出重大调整的具体计划。</w:t>
      </w:r>
    </w:p>
    <w:p w14:paraId="7FE8B404" w14:textId="77777777" w:rsidR="00C50114" w:rsidRDefault="00000000">
      <w:pPr>
        <w:pStyle w:val="G"/>
        <w:spacing w:before="156" w:after="156"/>
        <w:ind w:firstLine="480"/>
        <w:jc w:val="both"/>
      </w:pPr>
      <w:r>
        <w:rPr>
          <w:rFonts w:hint="eastAsia"/>
        </w:rPr>
        <w:t>如未来基于上市公司发展需要，或因市场、行业情况变化导致需要对上市公司主营业务做出重大调整的，收购人及一致行动人将严格遵照上市公司治理规则及法律法规要求履行相应程序，并及时履行信息披露义务。</w:t>
      </w:r>
    </w:p>
    <w:p w14:paraId="1D4EEE99" w14:textId="77777777" w:rsidR="00C50114" w:rsidRDefault="00000000">
      <w:pPr>
        <w:pStyle w:val="G4"/>
        <w:spacing w:before="234" w:after="234"/>
      </w:pPr>
      <w:bookmarkStart w:id="341" w:name="_Toc46376167"/>
      <w:bookmarkStart w:id="342" w:name="_Toc18154"/>
      <w:bookmarkStart w:id="343" w:name="_Toc5096"/>
      <w:r>
        <w:rPr>
          <w:rFonts w:hint="eastAsia"/>
        </w:rPr>
        <w:t>二、未来</w:t>
      </w:r>
      <w:r>
        <w:rPr>
          <w:rFonts w:hint="eastAsia"/>
        </w:rPr>
        <w:t>12</w:t>
      </w:r>
      <w:r>
        <w:rPr>
          <w:rFonts w:hint="eastAsia"/>
        </w:rPr>
        <w:t>个月内对上市公司的重组计划</w:t>
      </w:r>
      <w:bookmarkEnd w:id="341"/>
      <w:bookmarkEnd w:id="342"/>
      <w:bookmarkEnd w:id="343"/>
    </w:p>
    <w:p w14:paraId="782421B2" w14:textId="77777777" w:rsidR="00C50114" w:rsidRDefault="00000000">
      <w:pPr>
        <w:pStyle w:val="G"/>
        <w:spacing w:before="156" w:after="156"/>
        <w:ind w:firstLine="480"/>
        <w:jc w:val="both"/>
      </w:pPr>
      <w:r>
        <w:rPr>
          <w:rFonts w:hint="eastAsia"/>
        </w:rPr>
        <w:t>截至本报告书签署日，收购人及一致行动人暂无在未来</w:t>
      </w:r>
      <w:r>
        <w:rPr>
          <w:rFonts w:hint="eastAsia"/>
        </w:rPr>
        <w:t>12</w:t>
      </w:r>
      <w:r>
        <w:rPr>
          <w:rFonts w:hint="eastAsia"/>
        </w:rPr>
        <w:t>个月对上市公司或其子公司的资产和业务进行出售、合并、与他人合资或合作的具体计划，暂无对上市公司拟购买或置换资产重组的具体计划。</w:t>
      </w:r>
    </w:p>
    <w:p w14:paraId="1D2D99C2" w14:textId="77777777" w:rsidR="00C50114" w:rsidRDefault="00000000">
      <w:pPr>
        <w:pStyle w:val="G"/>
        <w:spacing w:before="156" w:after="156"/>
        <w:ind w:firstLine="480"/>
        <w:jc w:val="both"/>
      </w:pPr>
      <w:r>
        <w:rPr>
          <w:rFonts w:hint="eastAsia"/>
        </w:rPr>
        <w:t>如果未来根据上市公司实际情况，需要筹划相关事项，收购人及一致行动人届时将严格按照相关法律法规的要求，履行相应的法律程序以及信息披露义务。</w:t>
      </w:r>
    </w:p>
    <w:p w14:paraId="7970771F" w14:textId="77777777" w:rsidR="00C50114" w:rsidRDefault="00000000">
      <w:pPr>
        <w:pStyle w:val="G4"/>
        <w:spacing w:before="234" w:after="234"/>
      </w:pPr>
      <w:bookmarkStart w:id="344" w:name="_Toc46376168"/>
      <w:bookmarkStart w:id="345" w:name="_Toc32023"/>
      <w:bookmarkStart w:id="346" w:name="_Toc295"/>
      <w:r>
        <w:rPr>
          <w:rFonts w:hint="eastAsia"/>
        </w:rPr>
        <w:t>三、改变上市公司现任董事会或高级管理人员的调整计划</w:t>
      </w:r>
      <w:bookmarkEnd w:id="344"/>
      <w:bookmarkEnd w:id="345"/>
      <w:bookmarkEnd w:id="346"/>
    </w:p>
    <w:p w14:paraId="6A96E3AF" w14:textId="77777777" w:rsidR="00C50114" w:rsidRDefault="00000000">
      <w:pPr>
        <w:pStyle w:val="G"/>
        <w:spacing w:before="156" w:after="156"/>
        <w:ind w:firstLine="480"/>
        <w:jc w:val="both"/>
      </w:pPr>
      <w:r>
        <w:rPr>
          <w:rFonts w:hint="eastAsia"/>
        </w:rPr>
        <w:t>截至本报告书签署日，收购人及一致行动人暂无调整上市公司现任董事、高级管理人员的具体计划。</w:t>
      </w:r>
    </w:p>
    <w:p w14:paraId="39A9A158" w14:textId="77777777" w:rsidR="00C50114" w:rsidRDefault="00000000">
      <w:pPr>
        <w:pStyle w:val="G"/>
        <w:spacing w:before="156" w:after="156"/>
        <w:ind w:firstLine="480"/>
        <w:jc w:val="both"/>
      </w:pPr>
      <w:r>
        <w:rPr>
          <w:rFonts w:hint="eastAsia"/>
        </w:rPr>
        <w:t>如果未来根据上市公司实际情况需要进行调整的，收购人及一致行动人届时将严格按照相关法律法规的要求，履行相应的法律程序以及信息披露义务。</w:t>
      </w:r>
    </w:p>
    <w:p w14:paraId="3B9F6E9B" w14:textId="77777777" w:rsidR="00C50114" w:rsidRDefault="00000000">
      <w:pPr>
        <w:pStyle w:val="G4"/>
        <w:spacing w:before="234" w:after="234"/>
      </w:pPr>
      <w:bookmarkStart w:id="347" w:name="_Toc12357"/>
      <w:bookmarkStart w:id="348" w:name="_Toc46376169"/>
      <w:bookmarkStart w:id="349" w:name="_Toc27924"/>
      <w:r>
        <w:rPr>
          <w:rFonts w:hint="eastAsia"/>
        </w:rPr>
        <w:t>四、</w:t>
      </w:r>
      <w:bookmarkEnd w:id="347"/>
      <w:bookmarkEnd w:id="348"/>
      <w:r>
        <w:rPr>
          <w:rFonts w:hint="eastAsia"/>
        </w:rPr>
        <w:t>对可能阻碍收购上市公司控制权的公司章程条款进行修改的计划</w:t>
      </w:r>
      <w:bookmarkEnd w:id="349"/>
    </w:p>
    <w:p w14:paraId="6E630EA4" w14:textId="77777777" w:rsidR="00C50114" w:rsidRDefault="00000000">
      <w:pPr>
        <w:pStyle w:val="G"/>
        <w:spacing w:before="156" w:after="156"/>
        <w:ind w:firstLine="480"/>
        <w:jc w:val="both"/>
      </w:pPr>
      <w:r>
        <w:rPr>
          <w:rFonts w:hint="eastAsia"/>
        </w:rPr>
        <w:lastRenderedPageBreak/>
        <w:t>截至本报告书签署日，收购人及一致行动人尚无拟对可能阻碍收购上市公司控制权的公司章程条款进行修改及修改的计划。</w:t>
      </w:r>
    </w:p>
    <w:p w14:paraId="69359DB7" w14:textId="77777777" w:rsidR="00C50114" w:rsidRDefault="00000000">
      <w:pPr>
        <w:pStyle w:val="G"/>
        <w:spacing w:before="156" w:after="156"/>
        <w:ind w:firstLine="480"/>
        <w:jc w:val="both"/>
      </w:pPr>
      <w:r>
        <w:rPr>
          <w:rFonts w:hint="eastAsia"/>
        </w:rPr>
        <w:t>若未来基于上市公司的发展需求拟对上市公司章程条款进行调整，收购人及一致行动人将严格按照相关法律法规要求，履行相应的法律程序以及信息披露义务。</w:t>
      </w:r>
    </w:p>
    <w:p w14:paraId="48F06426" w14:textId="77777777" w:rsidR="00C50114" w:rsidRDefault="00000000">
      <w:pPr>
        <w:pStyle w:val="G4"/>
        <w:spacing w:before="234" w:after="234"/>
      </w:pPr>
      <w:bookmarkStart w:id="350" w:name="_Toc9346"/>
      <w:bookmarkStart w:id="351" w:name="_Toc15178"/>
      <w:bookmarkStart w:id="352" w:name="_Toc46376170"/>
      <w:r>
        <w:rPr>
          <w:rFonts w:hint="eastAsia"/>
        </w:rPr>
        <w:t>五、对上市公司现有员工聘用计划作重大变动的计划</w:t>
      </w:r>
      <w:bookmarkEnd w:id="350"/>
      <w:bookmarkEnd w:id="351"/>
      <w:bookmarkEnd w:id="352"/>
    </w:p>
    <w:p w14:paraId="493EEA82" w14:textId="77777777" w:rsidR="00C50114" w:rsidRDefault="00000000">
      <w:pPr>
        <w:pStyle w:val="G"/>
        <w:spacing w:before="156" w:after="156"/>
        <w:ind w:firstLine="480"/>
        <w:jc w:val="both"/>
      </w:pPr>
      <w:r>
        <w:rPr>
          <w:rFonts w:hint="eastAsia"/>
        </w:rPr>
        <w:t>截至本报告书签署日，收购人及一致行动人不存在对上市公司现有员工聘用计划作重大变动的具体计划。</w:t>
      </w:r>
    </w:p>
    <w:p w14:paraId="0DB75BDD" w14:textId="77777777" w:rsidR="00C50114" w:rsidRDefault="00000000">
      <w:pPr>
        <w:pStyle w:val="G"/>
        <w:spacing w:before="156" w:after="156"/>
        <w:ind w:firstLine="480"/>
        <w:jc w:val="both"/>
      </w:pPr>
      <w:r>
        <w:rPr>
          <w:rFonts w:hint="eastAsia"/>
        </w:rPr>
        <w:t>若未来基于上市公司的发展需求拟对员工聘用计划进行重大调整，收购人及一致行动人将严格按照有关法律、法规相关规定的要求，依法履行相关批准程序和信息披露义务。</w:t>
      </w:r>
    </w:p>
    <w:p w14:paraId="4E4BF092" w14:textId="77777777" w:rsidR="00C50114" w:rsidRDefault="00000000">
      <w:pPr>
        <w:pStyle w:val="G4"/>
        <w:spacing w:before="234" w:after="234"/>
      </w:pPr>
      <w:bookmarkStart w:id="353" w:name="_Toc46376171"/>
      <w:bookmarkStart w:id="354" w:name="_Toc6731"/>
      <w:bookmarkStart w:id="355" w:name="_Toc27443"/>
      <w:r>
        <w:rPr>
          <w:rFonts w:hint="eastAsia"/>
        </w:rPr>
        <w:t>六、对上市公司分红政策的重大调整计划</w:t>
      </w:r>
      <w:bookmarkEnd w:id="353"/>
      <w:bookmarkEnd w:id="354"/>
      <w:bookmarkEnd w:id="355"/>
    </w:p>
    <w:p w14:paraId="5258EF39" w14:textId="77777777" w:rsidR="00C50114" w:rsidRDefault="00000000">
      <w:pPr>
        <w:pStyle w:val="G"/>
        <w:spacing w:before="156" w:after="156"/>
        <w:ind w:firstLine="480"/>
        <w:jc w:val="both"/>
      </w:pPr>
      <w:r>
        <w:rPr>
          <w:rFonts w:hint="eastAsia"/>
        </w:rPr>
        <w:t>截至本报告书签署日，收购人及一致行动人不存在对上市公司现有分红政策进行重大调整的具体计划。</w:t>
      </w:r>
    </w:p>
    <w:p w14:paraId="38DE43E9" w14:textId="77777777" w:rsidR="00C50114" w:rsidRDefault="00000000">
      <w:pPr>
        <w:pStyle w:val="G"/>
        <w:spacing w:before="156" w:after="156"/>
        <w:ind w:firstLine="480"/>
        <w:jc w:val="both"/>
      </w:pPr>
      <w:r>
        <w:rPr>
          <w:rFonts w:hint="eastAsia"/>
        </w:rPr>
        <w:t>若未来基于上市公司的发展需求拟对上市公司分红政策进行重大调整，收购人及一致行动人将严格按照相关法律法规要求，履行相应的法律程序以及信息披露义务。</w:t>
      </w:r>
    </w:p>
    <w:p w14:paraId="41E01231" w14:textId="77777777" w:rsidR="00C50114" w:rsidRDefault="00000000">
      <w:pPr>
        <w:pStyle w:val="G4"/>
        <w:spacing w:before="234" w:after="234"/>
      </w:pPr>
      <w:bookmarkStart w:id="356" w:name="_Toc24974"/>
      <w:bookmarkStart w:id="357" w:name="_Toc46376172"/>
      <w:bookmarkStart w:id="358" w:name="_Toc1695"/>
      <w:r>
        <w:rPr>
          <w:rFonts w:hint="eastAsia"/>
        </w:rPr>
        <w:t>七、其他对上市公司业务和组织结构有重大影响的计划</w:t>
      </w:r>
      <w:bookmarkEnd w:id="356"/>
      <w:bookmarkEnd w:id="357"/>
      <w:bookmarkEnd w:id="358"/>
    </w:p>
    <w:p w14:paraId="4C26C5C1" w14:textId="77777777" w:rsidR="00C50114" w:rsidRDefault="00000000">
      <w:pPr>
        <w:pStyle w:val="G"/>
        <w:spacing w:before="156" w:after="156"/>
        <w:ind w:firstLine="480"/>
        <w:jc w:val="both"/>
      </w:pPr>
      <w:r>
        <w:rPr>
          <w:rFonts w:hint="eastAsia"/>
        </w:rPr>
        <w:t>截至本报告书签署日，收购人及一致行动人不存在其他对上市公司的业务和组织结构有重大影响的具体计划。</w:t>
      </w:r>
    </w:p>
    <w:p w14:paraId="067D62CB" w14:textId="77777777" w:rsidR="00C50114" w:rsidRDefault="00000000">
      <w:pPr>
        <w:pStyle w:val="G"/>
        <w:spacing w:before="156" w:after="156"/>
        <w:ind w:firstLine="480"/>
        <w:jc w:val="both"/>
      </w:pPr>
      <w:r>
        <w:rPr>
          <w:rFonts w:hint="eastAsia"/>
        </w:rPr>
        <w:t>若未来基于上市公司的发展需求拟进行其他对上市公司业务和组织结构有重大影响的调整，收购人及一致行动人将严格按照相关法律法规要求，履行相应的法律程序以及信息披露义务。</w:t>
      </w:r>
      <w:r>
        <w:br w:type="page"/>
      </w:r>
    </w:p>
    <w:p w14:paraId="1343CBE2" w14:textId="77777777" w:rsidR="00C50114" w:rsidRDefault="00000000">
      <w:pPr>
        <w:pStyle w:val="G2"/>
        <w:spacing w:before="312" w:after="312"/>
      </w:pPr>
      <w:bookmarkStart w:id="359" w:name="_Toc653"/>
      <w:bookmarkStart w:id="360" w:name="_Toc29093"/>
      <w:r>
        <w:rPr>
          <w:rFonts w:hint="eastAsia"/>
        </w:rPr>
        <w:lastRenderedPageBreak/>
        <w:t>第七节</w:t>
      </w:r>
      <w:r>
        <w:t xml:space="preserve"> </w:t>
      </w:r>
      <w:r>
        <w:rPr>
          <w:rFonts w:hint="eastAsia"/>
        </w:rPr>
        <w:t>对上市公司的影响分析</w:t>
      </w:r>
      <w:bookmarkEnd w:id="315"/>
      <w:bookmarkEnd w:id="359"/>
      <w:bookmarkEnd w:id="360"/>
    </w:p>
    <w:p w14:paraId="2AF1512E" w14:textId="77777777" w:rsidR="00C50114" w:rsidRDefault="00000000">
      <w:pPr>
        <w:pStyle w:val="G4"/>
        <w:spacing w:before="234" w:after="234"/>
      </w:pPr>
      <w:bookmarkStart w:id="361" w:name="_Toc46376174"/>
      <w:bookmarkStart w:id="362" w:name="_Toc6059"/>
      <w:bookmarkStart w:id="363" w:name="_Toc3615"/>
      <w:r>
        <w:rPr>
          <w:rFonts w:hint="eastAsia"/>
        </w:rPr>
        <w:t>一、对上市公司独立性的影响</w:t>
      </w:r>
      <w:bookmarkEnd w:id="361"/>
      <w:bookmarkEnd w:id="362"/>
      <w:bookmarkEnd w:id="363"/>
    </w:p>
    <w:p w14:paraId="06C40E68" w14:textId="77777777" w:rsidR="00C50114" w:rsidRDefault="00000000">
      <w:pPr>
        <w:pStyle w:val="G"/>
        <w:spacing w:before="156" w:after="156"/>
        <w:ind w:firstLine="480"/>
        <w:jc w:val="both"/>
      </w:pPr>
      <w:r>
        <w:rPr>
          <w:rFonts w:hint="eastAsia"/>
        </w:rPr>
        <w:t>本次收购完成后，收购人及其实际控制人、一致行动人将按照有关法律法规及上市公司《公司章程》的规定行使权利并履行相应的股东义务，上市公司仍将具有独立的法人资格，具有较为完善的法人治理结构，在人员、资产、财务、机构、业务等方面保持独立；具有面向市场独立经营的能力，在采购、生产、销售、知识产权等方面保持独立。</w:t>
      </w:r>
    </w:p>
    <w:p w14:paraId="2A696434" w14:textId="77777777" w:rsidR="00C50114" w:rsidRDefault="00000000">
      <w:pPr>
        <w:pStyle w:val="G"/>
        <w:spacing w:before="156" w:after="156"/>
        <w:ind w:firstLine="480"/>
        <w:jc w:val="both"/>
      </w:pPr>
      <w:r>
        <w:rPr>
          <w:rFonts w:hint="eastAsia"/>
        </w:rPr>
        <w:t>为保持上市公司独立性，收购人及其实际控制人、一致行动人已出具《关于保持上市公司独立性的承诺函》，承诺在本次收购完成后保证上市公司的独立性，具体承诺如下：</w:t>
      </w:r>
    </w:p>
    <w:p w14:paraId="2835F01D" w14:textId="77777777" w:rsidR="00C50114" w:rsidRDefault="00000000">
      <w:pPr>
        <w:pStyle w:val="G"/>
        <w:spacing w:before="156" w:after="156"/>
        <w:ind w:firstLine="480"/>
      </w:pPr>
      <w:r>
        <w:rPr>
          <w:rFonts w:hint="eastAsia"/>
        </w:rPr>
        <w:t>“一、保证上市公司人员独立</w:t>
      </w:r>
    </w:p>
    <w:p w14:paraId="38495E7B" w14:textId="77777777" w:rsidR="00C50114" w:rsidRDefault="00000000">
      <w:pPr>
        <w:pStyle w:val="G"/>
        <w:spacing w:before="156" w:after="156"/>
        <w:ind w:firstLine="480"/>
      </w:pPr>
      <w:r>
        <w:rPr>
          <w:rFonts w:hint="eastAsia"/>
        </w:rPr>
        <w:t>1</w:t>
      </w:r>
      <w:r>
        <w:rPr>
          <w:rFonts w:hint="eastAsia"/>
        </w:rPr>
        <w:t>、保证上市公司的总经理、副总经理、财务总监、董事会秘书等高级管理人员不在本企业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本公司控制的其他企业担任除董事、监事以外的其他职务，且不在本企业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本公司控制的其他企业领薪；保证上市公司的财务人员不在本企业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本公司控制的其他企业中兼职、领薪；</w:t>
      </w:r>
    </w:p>
    <w:p w14:paraId="71BA5545" w14:textId="77777777" w:rsidR="00C50114" w:rsidRDefault="00000000">
      <w:pPr>
        <w:pStyle w:val="G"/>
        <w:spacing w:before="156" w:after="156"/>
        <w:ind w:firstLine="480"/>
      </w:pPr>
      <w:r>
        <w:rPr>
          <w:rFonts w:hint="eastAsia"/>
        </w:rPr>
        <w:t>2</w:t>
      </w:r>
      <w:r>
        <w:rPr>
          <w:rFonts w:hint="eastAsia"/>
        </w:rPr>
        <w:t>、保证上市公司的劳动、人事关系及薪酬管理体系与本企业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本公司控制的其他企业之间独立；</w:t>
      </w:r>
    </w:p>
    <w:p w14:paraId="146627F0" w14:textId="77777777" w:rsidR="00C50114" w:rsidRDefault="00000000">
      <w:pPr>
        <w:pStyle w:val="G"/>
        <w:spacing w:before="156" w:after="156"/>
        <w:ind w:firstLine="480"/>
      </w:pPr>
      <w:r>
        <w:rPr>
          <w:rFonts w:hint="eastAsia"/>
        </w:rPr>
        <w:t>3</w:t>
      </w:r>
      <w:r>
        <w:rPr>
          <w:rFonts w:hint="eastAsia"/>
        </w:rPr>
        <w:t>、本企业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本公司控制的其他企业向上市公司推荐董事、监事、总经理等高级管理人员人选均通过合法程序进行，不会超越上市公司董事会和股东会作出人事任免决定。</w:t>
      </w:r>
    </w:p>
    <w:p w14:paraId="2E16DD02" w14:textId="77777777" w:rsidR="00C50114" w:rsidRDefault="00000000">
      <w:pPr>
        <w:pStyle w:val="G"/>
        <w:spacing w:before="156" w:after="156"/>
        <w:ind w:firstLine="480"/>
      </w:pPr>
      <w:r>
        <w:rPr>
          <w:rFonts w:hint="eastAsia"/>
        </w:rPr>
        <w:t>二、保证上市公司资产独立完整</w:t>
      </w:r>
    </w:p>
    <w:p w14:paraId="3E295FC2" w14:textId="77777777" w:rsidR="00C50114" w:rsidRDefault="00000000">
      <w:pPr>
        <w:pStyle w:val="G"/>
        <w:spacing w:before="156" w:after="156"/>
        <w:ind w:firstLine="480"/>
      </w:pPr>
      <w:r>
        <w:t>1</w:t>
      </w:r>
      <w:r>
        <w:rPr>
          <w:rFonts w:hint="eastAsia"/>
        </w:rPr>
        <w:t>、保证上市公司具有与经营有关的业务体系和相关的独立完整的资产；</w:t>
      </w:r>
    </w:p>
    <w:p w14:paraId="544B5AA2" w14:textId="77777777" w:rsidR="00C50114" w:rsidRDefault="00000000">
      <w:pPr>
        <w:pStyle w:val="G"/>
        <w:spacing w:before="156" w:after="156"/>
        <w:ind w:firstLine="480"/>
      </w:pPr>
      <w:r>
        <w:lastRenderedPageBreak/>
        <w:t>2</w:t>
      </w:r>
      <w:r>
        <w:rPr>
          <w:rFonts w:hint="eastAsia"/>
        </w:rPr>
        <w:t>、保证上市公司不存在资金、资产被本企业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本公司下属企业占用的情形。</w:t>
      </w:r>
    </w:p>
    <w:p w14:paraId="69E0EBCA" w14:textId="77777777" w:rsidR="00C50114" w:rsidRDefault="00000000">
      <w:pPr>
        <w:pStyle w:val="G"/>
        <w:spacing w:before="156" w:after="156"/>
        <w:ind w:firstLine="480"/>
      </w:pPr>
      <w:r>
        <w:rPr>
          <w:rFonts w:hint="eastAsia"/>
        </w:rPr>
        <w:t>三、保证上市公司的财务独立</w:t>
      </w:r>
    </w:p>
    <w:p w14:paraId="74C296A5" w14:textId="77777777" w:rsidR="00C50114" w:rsidRDefault="00000000">
      <w:pPr>
        <w:pStyle w:val="G"/>
        <w:spacing w:before="156" w:after="156"/>
        <w:ind w:firstLine="480"/>
      </w:pPr>
      <w:r>
        <w:rPr>
          <w:rFonts w:hint="eastAsia"/>
        </w:rPr>
        <w:t>1</w:t>
      </w:r>
      <w:r>
        <w:rPr>
          <w:rFonts w:hint="eastAsia"/>
        </w:rPr>
        <w:t>、保证上市公司建立独立的财务会计部门和独立的财务核算体系；</w:t>
      </w:r>
    </w:p>
    <w:p w14:paraId="681A3837" w14:textId="77777777" w:rsidR="00C50114" w:rsidRDefault="00000000">
      <w:pPr>
        <w:pStyle w:val="G"/>
        <w:spacing w:before="156" w:after="156"/>
        <w:ind w:firstLine="480"/>
      </w:pPr>
      <w:r>
        <w:rPr>
          <w:rFonts w:hint="eastAsia"/>
        </w:rPr>
        <w:t>2</w:t>
      </w:r>
      <w:r>
        <w:rPr>
          <w:rFonts w:hint="eastAsia"/>
        </w:rPr>
        <w:t>、保证上市公司具有规范、独立的财务会计制度和对分公司、子公司的财务管理制度；</w:t>
      </w:r>
    </w:p>
    <w:p w14:paraId="50EB94FC" w14:textId="77777777" w:rsidR="00C50114" w:rsidRDefault="00000000">
      <w:pPr>
        <w:pStyle w:val="G"/>
        <w:spacing w:before="156" w:after="156"/>
        <w:ind w:firstLine="480"/>
      </w:pPr>
      <w:r>
        <w:rPr>
          <w:rFonts w:hint="eastAsia"/>
        </w:rPr>
        <w:t>3</w:t>
      </w:r>
      <w:r>
        <w:rPr>
          <w:rFonts w:hint="eastAsia"/>
        </w:rPr>
        <w:t>、保证上市公司及其子公司能够独立做出财务决策，本企业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本公司控制的其他企业不干预上市公司的资金使用、调度；</w:t>
      </w:r>
    </w:p>
    <w:p w14:paraId="78BF5CD0" w14:textId="77777777" w:rsidR="00C50114" w:rsidRDefault="00000000">
      <w:pPr>
        <w:pStyle w:val="G"/>
        <w:spacing w:before="156" w:after="156"/>
        <w:ind w:firstLine="480"/>
      </w:pPr>
      <w:r>
        <w:rPr>
          <w:rFonts w:hint="eastAsia"/>
        </w:rPr>
        <w:t>4</w:t>
      </w:r>
      <w:r>
        <w:rPr>
          <w:rFonts w:hint="eastAsia"/>
        </w:rPr>
        <w:t>、保证上市公司及其子公司独立在银行开户，不与本企业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本公司控制的其他企业共用一个银行账户；</w:t>
      </w:r>
    </w:p>
    <w:p w14:paraId="60588C86" w14:textId="77777777" w:rsidR="00C50114" w:rsidRDefault="00000000">
      <w:pPr>
        <w:pStyle w:val="G"/>
        <w:spacing w:before="156" w:after="156"/>
        <w:ind w:firstLine="480"/>
      </w:pPr>
      <w:r>
        <w:rPr>
          <w:rFonts w:hint="eastAsia"/>
        </w:rPr>
        <w:t>5</w:t>
      </w:r>
      <w:r>
        <w:rPr>
          <w:rFonts w:hint="eastAsia"/>
        </w:rPr>
        <w:t>、保证上市公司及其子公司依法独立纳税。</w:t>
      </w:r>
    </w:p>
    <w:p w14:paraId="4013DF59" w14:textId="77777777" w:rsidR="00C50114" w:rsidRDefault="00000000">
      <w:pPr>
        <w:pStyle w:val="G"/>
        <w:spacing w:before="156" w:after="156"/>
        <w:ind w:firstLine="480"/>
      </w:pPr>
      <w:r>
        <w:rPr>
          <w:rFonts w:hint="eastAsia"/>
        </w:rPr>
        <w:t>四、保证上市公司机构独立</w:t>
      </w:r>
    </w:p>
    <w:p w14:paraId="556C3E09" w14:textId="77777777" w:rsidR="00C50114" w:rsidRDefault="00000000">
      <w:pPr>
        <w:pStyle w:val="G"/>
        <w:spacing w:before="156" w:after="156"/>
        <w:ind w:firstLine="480"/>
      </w:pPr>
      <w:r>
        <w:rPr>
          <w:rFonts w:hint="eastAsia"/>
        </w:rPr>
        <w:t>1</w:t>
      </w:r>
      <w:r>
        <w:rPr>
          <w:rFonts w:hint="eastAsia"/>
        </w:rPr>
        <w:t>、保证上市公司建立健全股份公司法人治理结构，拥有独立、完整的组织机构；</w:t>
      </w:r>
    </w:p>
    <w:p w14:paraId="3494BDE8" w14:textId="77777777" w:rsidR="00C50114" w:rsidRDefault="00000000">
      <w:pPr>
        <w:pStyle w:val="G"/>
        <w:spacing w:before="156" w:after="156"/>
        <w:ind w:firstLine="480"/>
      </w:pPr>
      <w:r>
        <w:rPr>
          <w:rFonts w:hint="eastAsia"/>
        </w:rPr>
        <w:t>2</w:t>
      </w:r>
      <w:r>
        <w:rPr>
          <w:rFonts w:hint="eastAsia"/>
        </w:rPr>
        <w:t>、保证上市公司的股东会、董事会、独立董事、总经理等依照法律、法规和公司章程独立行使职权；</w:t>
      </w:r>
    </w:p>
    <w:p w14:paraId="49463091" w14:textId="77777777" w:rsidR="00C50114" w:rsidRDefault="00000000">
      <w:pPr>
        <w:pStyle w:val="G"/>
        <w:spacing w:before="156" w:after="156"/>
        <w:ind w:firstLine="480"/>
      </w:pPr>
      <w:r>
        <w:rPr>
          <w:rFonts w:hint="eastAsia"/>
        </w:rPr>
        <w:t>3</w:t>
      </w:r>
      <w:r>
        <w:rPr>
          <w:rFonts w:hint="eastAsia"/>
        </w:rPr>
        <w:t>、保证上市公司及其子公司与本企业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本公司控制的其他企业之间在办公机构和生产经营场所等方面完全分开，不存在机构混同的情形；</w:t>
      </w:r>
    </w:p>
    <w:p w14:paraId="24C208DD" w14:textId="77777777" w:rsidR="00C50114" w:rsidRDefault="00000000">
      <w:pPr>
        <w:pStyle w:val="G"/>
        <w:spacing w:before="156" w:after="156"/>
        <w:ind w:firstLine="480"/>
      </w:pPr>
      <w:r>
        <w:rPr>
          <w:rFonts w:hint="eastAsia"/>
        </w:rPr>
        <w:t>4</w:t>
      </w:r>
      <w:r>
        <w:rPr>
          <w:rFonts w:hint="eastAsia"/>
        </w:rPr>
        <w:t>、保证上市公司及其子公司独立自主地运作，本企业</w:t>
      </w:r>
      <w:r>
        <w:rPr>
          <w:rFonts w:hint="eastAsia"/>
        </w:rPr>
        <w:t>/</w:t>
      </w:r>
      <w:r>
        <w:rPr>
          <w:rFonts w:hint="eastAsia"/>
        </w:rPr>
        <w:t>本人</w:t>
      </w:r>
      <w:r>
        <w:rPr>
          <w:rFonts w:hint="eastAsia"/>
        </w:rPr>
        <w:t>/</w:t>
      </w:r>
      <w:r>
        <w:rPr>
          <w:rFonts w:hint="eastAsia"/>
        </w:rPr>
        <w:t>本公司不会超越股东会直接或间接干预上市公司的决策和经营。</w:t>
      </w:r>
    </w:p>
    <w:p w14:paraId="42DAC620" w14:textId="77777777" w:rsidR="00C50114" w:rsidRDefault="00000000">
      <w:pPr>
        <w:pStyle w:val="G"/>
        <w:spacing w:before="156" w:after="156"/>
        <w:ind w:firstLine="480"/>
      </w:pPr>
      <w:r>
        <w:rPr>
          <w:rFonts w:hint="eastAsia"/>
        </w:rPr>
        <w:t>五、保证上市公司业务独立</w:t>
      </w:r>
    </w:p>
    <w:p w14:paraId="5DEF8A2C" w14:textId="77777777" w:rsidR="00C50114" w:rsidRDefault="00000000">
      <w:pPr>
        <w:pStyle w:val="G"/>
        <w:spacing w:before="156" w:after="156"/>
        <w:ind w:firstLine="480"/>
      </w:pPr>
      <w:r>
        <w:rPr>
          <w:rFonts w:hint="eastAsia"/>
        </w:rPr>
        <w:t>1</w:t>
      </w:r>
      <w:r>
        <w:rPr>
          <w:rFonts w:hint="eastAsia"/>
        </w:rPr>
        <w:t>、保证上市公司继续拥有独立开展经营活动的资产、人员、资质和能力</w:t>
      </w:r>
      <w:r>
        <w:rPr>
          <w:rFonts w:hint="eastAsia"/>
        </w:rPr>
        <w:t>,</w:t>
      </w:r>
      <w:r>
        <w:rPr>
          <w:rFonts w:hint="eastAsia"/>
        </w:rPr>
        <w:t>具有面向市场独立自主持续经营的能力；</w:t>
      </w:r>
    </w:p>
    <w:p w14:paraId="49949DF0" w14:textId="77777777" w:rsidR="00C50114" w:rsidRDefault="00000000">
      <w:pPr>
        <w:pStyle w:val="G"/>
        <w:spacing w:before="156" w:after="156"/>
        <w:ind w:firstLine="480"/>
      </w:pPr>
      <w:r>
        <w:rPr>
          <w:rFonts w:hint="eastAsia"/>
        </w:rPr>
        <w:lastRenderedPageBreak/>
        <w:t>2</w:t>
      </w:r>
      <w:r>
        <w:rPr>
          <w:rFonts w:hint="eastAsia"/>
        </w:rPr>
        <w:t>、保证本企业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本公司控制的其他企业避免从事与上市公司主营业务具有实质性同业竟争的业务；</w:t>
      </w:r>
    </w:p>
    <w:p w14:paraId="657BE5DD" w14:textId="77777777" w:rsidR="00C50114" w:rsidRDefault="00000000">
      <w:pPr>
        <w:pStyle w:val="G"/>
        <w:spacing w:before="156" w:after="156"/>
        <w:ind w:firstLine="480"/>
      </w:pPr>
      <w:r>
        <w:rPr>
          <w:rFonts w:hint="eastAsia"/>
        </w:rPr>
        <w:t>3</w:t>
      </w:r>
      <w:r>
        <w:rPr>
          <w:rFonts w:hint="eastAsia"/>
        </w:rPr>
        <w:t>、保证尽量减少本企业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本公司控制的其他企业与上市公司的关联交易；在进行确有必要且无法避免的关联交易时</w:t>
      </w:r>
      <w:r>
        <w:rPr>
          <w:rFonts w:hint="eastAsia"/>
        </w:rPr>
        <w:t>,</w:t>
      </w:r>
      <w:r>
        <w:rPr>
          <w:rFonts w:hint="eastAsia"/>
        </w:rPr>
        <w:t>将依法签订协议，并将按照有关法律、法规、上市公司的公司章程等规定，履行必要的法定程序。”</w:t>
      </w:r>
    </w:p>
    <w:p w14:paraId="5D2E3BC8" w14:textId="77777777" w:rsidR="00C50114" w:rsidRDefault="00000000">
      <w:pPr>
        <w:pStyle w:val="G4"/>
        <w:spacing w:before="234" w:after="234"/>
      </w:pPr>
      <w:bookmarkStart w:id="364" w:name="_Toc46376175"/>
      <w:bookmarkStart w:id="365" w:name="_Toc28553"/>
      <w:bookmarkStart w:id="366" w:name="_Toc19174"/>
      <w:r>
        <w:rPr>
          <w:rFonts w:hint="eastAsia"/>
        </w:rPr>
        <w:t>二、对同业竞争</w:t>
      </w:r>
      <w:bookmarkEnd w:id="364"/>
      <w:r>
        <w:rPr>
          <w:rFonts w:hint="eastAsia"/>
        </w:rPr>
        <w:t>的影响</w:t>
      </w:r>
      <w:bookmarkEnd w:id="365"/>
      <w:bookmarkEnd w:id="366"/>
    </w:p>
    <w:p w14:paraId="51B84218" w14:textId="77777777" w:rsidR="00C50114" w:rsidRDefault="00000000">
      <w:pPr>
        <w:pStyle w:val="G"/>
        <w:spacing w:before="156" w:after="156"/>
        <w:ind w:firstLine="480"/>
        <w:jc w:val="both"/>
      </w:pPr>
      <w:bookmarkStart w:id="367" w:name="_Toc2243"/>
      <w:r>
        <w:rPr>
          <w:rFonts w:hint="eastAsia"/>
        </w:rPr>
        <w:t>汇源通信及其子公司主要从事光纤光缆、光通信设备及配套产品研发、制造、销售和通信及信息系统软件开发、工程设计、系统集成及相关服务。收购人鼎耘产业成立于</w:t>
      </w:r>
      <w:r>
        <w:rPr>
          <w:rFonts w:hint="eastAsia"/>
        </w:rPr>
        <w:t>2025</w:t>
      </w:r>
      <w:r>
        <w:rPr>
          <w:rFonts w:hint="eastAsia"/>
        </w:rPr>
        <w:t>年</w:t>
      </w:r>
      <w:r>
        <w:rPr>
          <w:rFonts w:hint="eastAsia"/>
        </w:rPr>
        <w:t>8</w:t>
      </w:r>
      <w:r>
        <w:rPr>
          <w:rFonts w:hint="eastAsia"/>
        </w:rPr>
        <w:t>月</w:t>
      </w:r>
      <w:r>
        <w:rPr>
          <w:rFonts w:hint="eastAsia"/>
        </w:rPr>
        <w:t>27</w:t>
      </w:r>
      <w:r>
        <w:rPr>
          <w:rFonts w:hint="eastAsia"/>
        </w:rPr>
        <w:t>日，其设立至今尚未开展实际经营业务；一致行动人鼎耘科技为持股平台，暂无实际业务经营活动，上述企业</w:t>
      </w:r>
      <w:r>
        <w:rPr>
          <w:rFonts w:hint="eastAsia"/>
        </w:rPr>
        <w:t>/</w:t>
      </w:r>
      <w:r>
        <w:rPr>
          <w:rFonts w:hint="eastAsia"/>
        </w:rPr>
        <w:t>公司与上市公司均不存在同业竞争。收购人及一致行动人的控股股东、实际控制人控制的企业中，其中湖北芯映光电有限公司专注于第五代显示器件</w:t>
      </w:r>
      <w:r>
        <w:rPr>
          <w:rFonts w:hint="eastAsia"/>
        </w:rPr>
        <w:t>Mini&amp;Micro LED</w:t>
      </w:r>
      <w:r>
        <w:rPr>
          <w:rFonts w:hint="eastAsia"/>
        </w:rPr>
        <w:t>的研发、制造与销售，致力于发展全球先进的显示封装技术；其控制的</w:t>
      </w:r>
      <w:r>
        <w:t>武汉芯享光电科技有限公司</w:t>
      </w:r>
      <w:r>
        <w:rPr>
          <w:rFonts w:hint="eastAsia"/>
        </w:rPr>
        <w:t>目前未开展实际经营；其他企业主要从事私募基金及投资管理业务、物业、地产、酒店管理、餐饮、商超、小额贷款等领域，上述企业与上市公司之间不存在同业竞争的情形。</w:t>
      </w:r>
    </w:p>
    <w:p w14:paraId="24CC75C7" w14:textId="77777777" w:rsidR="00C50114" w:rsidRDefault="00000000">
      <w:pPr>
        <w:pStyle w:val="G"/>
        <w:spacing w:before="156" w:after="156"/>
        <w:ind w:firstLine="480"/>
        <w:jc w:val="both"/>
      </w:pPr>
      <w:r>
        <w:rPr>
          <w:rFonts w:hint="eastAsia"/>
        </w:rPr>
        <w:t>为维护上市公司全体股东利益，保证上市公司的长期稳定发展，收购人及其实际控制人、一致行动人就同业竞争事宜已出具《关于避免同业竞争的承诺函》，承诺如下：</w:t>
      </w:r>
    </w:p>
    <w:p w14:paraId="52CF0BB7" w14:textId="77777777" w:rsidR="00C50114" w:rsidRDefault="00000000">
      <w:pPr>
        <w:pStyle w:val="001-"/>
        <w:spacing w:before="156" w:after="156"/>
        <w:ind w:firstLine="480"/>
        <w:rPr>
          <w:rFonts w:ascii="Times New Roman" w:hAnsi="Times New Roman"/>
        </w:rPr>
      </w:pPr>
      <w:r>
        <w:rPr>
          <w:rFonts w:hint="eastAsia"/>
        </w:rPr>
        <w:t>“</w:t>
      </w:r>
      <w:r>
        <w:rPr>
          <w:rFonts w:ascii="Times New Roman" w:hAnsi="Times New Roman" w:hint="eastAsia"/>
        </w:rPr>
        <w:t>1</w:t>
      </w:r>
      <w:r>
        <w:rPr>
          <w:rFonts w:ascii="Times New Roman" w:hAnsi="Times New Roman" w:hint="eastAsia"/>
        </w:rPr>
        <w:t>、截至本承诺函签署之日，</w:t>
      </w:r>
      <w:r>
        <w:rPr>
          <w:rFonts w:hint="eastAsia"/>
        </w:rPr>
        <w:t>本企业/本人/本公司</w:t>
      </w:r>
      <w:r>
        <w:rPr>
          <w:rFonts w:ascii="Times New Roman" w:hAnsi="Times New Roman" w:hint="eastAsia"/>
        </w:rPr>
        <w:t>及</w:t>
      </w:r>
      <w:r>
        <w:rPr>
          <w:rFonts w:hint="eastAsia"/>
        </w:rPr>
        <w:t>本企业/本人/本公司</w:t>
      </w:r>
      <w:r>
        <w:rPr>
          <w:rFonts w:ascii="Times New Roman" w:hAnsi="Times New Roman" w:hint="eastAsia"/>
        </w:rPr>
        <w:t>控制的企业与上市公司及其控股子公司间不存在同业竞争；</w:t>
      </w:r>
    </w:p>
    <w:p w14:paraId="6C013CB3" w14:textId="77777777" w:rsidR="00C50114" w:rsidRDefault="00000000">
      <w:pPr>
        <w:pStyle w:val="001-"/>
        <w:spacing w:before="156" w:after="156"/>
        <w:ind w:firstLine="480"/>
        <w:rPr>
          <w:rFonts w:ascii="Times New Roman" w:hAnsi="Times New Roman"/>
        </w:rPr>
      </w:pPr>
      <w:r>
        <w:rPr>
          <w:rFonts w:ascii="Times New Roman" w:hAnsi="Times New Roman" w:hint="eastAsia"/>
        </w:rPr>
        <w:t>2</w:t>
      </w:r>
      <w:r>
        <w:rPr>
          <w:rFonts w:ascii="Times New Roman" w:hAnsi="Times New Roman" w:hint="eastAsia"/>
        </w:rPr>
        <w:t>、</w:t>
      </w:r>
      <w:r>
        <w:rPr>
          <w:rFonts w:hint="eastAsia"/>
        </w:rPr>
        <w:t>本企业/本人/本公司</w:t>
      </w:r>
      <w:r>
        <w:rPr>
          <w:rFonts w:ascii="Times New Roman" w:hAnsi="Times New Roman" w:hint="eastAsia"/>
        </w:rPr>
        <w:t>保证严格遵守法律、法规、规章、规范性文件以及上市公司章程及其相关管理制度的规定，不利用上市公司第一大股东的地位谋求不正当利益，损害上市公司及其股东尤其是中小股东的合法权益；</w:t>
      </w:r>
    </w:p>
    <w:p w14:paraId="06829B56" w14:textId="77777777" w:rsidR="00C50114" w:rsidRDefault="00000000">
      <w:pPr>
        <w:pStyle w:val="001-"/>
        <w:spacing w:before="156" w:after="156"/>
        <w:ind w:firstLine="480"/>
        <w:rPr>
          <w:rFonts w:ascii="Times New Roman" w:hAnsi="Times New Roman"/>
        </w:rPr>
      </w:pPr>
      <w:r>
        <w:rPr>
          <w:rFonts w:ascii="Times New Roman" w:hAnsi="Times New Roman" w:hint="eastAsia"/>
        </w:rPr>
        <w:lastRenderedPageBreak/>
        <w:t>3</w:t>
      </w:r>
      <w:r>
        <w:rPr>
          <w:rFonts w:ascii="Times New Roman" w:hAnsi="Times New Roman" w:hint="eastAsia"/>
        </w:rPr>
        <w:t>、</w:t>
      </w:r>
      <w:r>
        <w:rPr>
          <w:rFonts w:hint="eastAsia"/>
        </w:rPr>
        <w:t>本企业/本人/本公司</w:t>
      </w:r>
      <w:r>
        <w:rPr>
          <w:rFonts w:ascii="Times New Roman" w:hAnsi="Times New Roman" w:hint="eastAsia"/>
        </w:rPr>
        <w:t>将采取积极措施避免发生与上市公司及其控股子公司主营业务有竞争或可能构成竞争的业务或活动，并促使</w:t>
      </w:r>
      <w:r>
        <w:rPr>
          <w:rFonts w:hint="eastAsia"/>
        </w:rPr>
        <w:t>本企业/本人/本公司</w:t>
      </w:r>
      <w:r>
        <w:rPr>
          <w:rFonts w:ascii="Times New Roman" w:hAnsi="Times New Roman" w:hint="eastAsia"/>
        </w:rPr>
        <w:t>控制企业避免发生与上市公司及其控股子公司主营业务有竞争或可能构成竞争的业务或活动；</w:t>
      </w:r>
    </w:p>
    <w:p w14:paraId="5B8DF2E7" w14:textId="77777777" w:rsidR="00C50114" w:rsidRDefault="00000000">
      <w:pPr>
        <w:pStyle w:val="001-"/>
        <w:spacing w:before="156" w:after="156"/>
        <w:ind w:firstLine="480"/>
        <w:rPr>
          <w:rFonts w:ascii="Times New Roman" w:hAnsi="Times New Roman"/>
        </w:rPr>
      </w:pPr>
      <w:r>
        <w:rPr>
          <w:rFonts w:ascii="Times New Roman" w:hAnsi="Times New Roman" w:hint="eastAsia"/>
        </w:rPr>
        <w:t>4</w:t>
      </w:r>
      <w:r>
        <w:rPr>
          <w:rFonts w:ascii="Times New Roman" w:hAnsi="Times New Roman" w:hint="eastAsia"/>
        </w:rPr>
        <w:t>、如因违反前述承诺而给上市公司造成实际损失的，则</w:t>
      </w:r>
      <w:r>
        <w:rPr>
          <w:rFonts w:hint="eastAsia"/>
        </w:rPr>
        <w:t>本企业/本人/本公司</w:t>
      </w:r>
      <w:r>
        <w:rPr>
          <w:rFonts w:ascii="Times New Roman" w:hAnsi="Times New Roman" w:hint="eastAsia"/>
        </w:rPr>
        <w:t>依法承担赔偿责任；</w:t>
      </w:r>
    </w:p>
    <w:p w14:paraId="6FAC7EC0" w14:textId="77777777" w:rsidR="00C50114" w:rsidRDefault="00000000">
      <w:pPr>
        <w:pStyle w:val="001-"/>
        <w:spacing w:before="156" w:after="156"/>
        <w:ind w:firstLine="480"/>
      </w:pPr>
      <w:r>
        <w:rPr>
          <w:rFonts w:ascii="Times New Roman" w:hAnsi="Times New Roman" w:hint="eastAsia"/>
        </w:rPr>
        <w:t>5</w:t>
      </w:r>
      <w:r>
        <w:rPr>
          <w:rFonts w:ascii="Times New Roman" w:hAnsi="Times New Roman" w:hint="eastAsia"/>
        </w:rPr>
        <w:t>、上述承诺于</w:t>
      </w:r>
      <w:r>
        <w:rPr>
          <w:rFonts w:hint="eastAsia"/>
        </w:rPr>
        <w:t>本企业/本人</w:t>
      </w:r>
      <w:r>
        <w:rPr>
          <w:rFonts w:ascii="Times New Roman" w:hAnsi="Times New Roman" w:hint="eastAsia"/>
        </w:rPr>
        <w:t>直接或间接控制上市公司且上市公司保持上市地位期间持续有效</w:t>
      </w:r>
      <w:r>
        <w:rPr>
          <w:rFonts w:ascii="Times New Roman" w:hAnsi="Times New Roman" w:hint="eastAsia"/>
        </w:rPr>
        <w:t>/</w:t>
      </w:r>
      <w:r>
        <w:rPr>
          <w:rFonts w:hint="eastAsia"/>
        </w:rPr>
        <w:t>本公司作为鼎耘产业的一致行动人、且鼎耘产业直接或间接控制上市公司且上市公司保持上市地位期间持续有效</w:t>
      </w:r>
      <w:r>
        <w:rPr>
          <w:rFonts w:ascii="Times New Roman" w:hAnsi="Times New Roman" w:hint="eastAsia"/>
        </w:rPr>
        <w:t>。</w:t>
      </w:r>
      <w:r>
        <w:rPr>
          <w:rFonts w:hint="eastAsia"/>
        </w:rPr>
        <w:t>”</w:t>
      </w:r>
    </w:p>
    <w:p w14:paraId="47878F19" w14:textId="77777777" w:rsidR="00C50114" w:rsidRDefault="00000000">
      <w:pPr>
        <w:pStyle w:val="G4"/>
        <w:spacing w:before="234" w:after="234"/>
      </w:pPr>
      <w:bookmarkStart w:id="368" w:name="_Toc30812"/>
      <w:r>
        <w:rPr>
          <w:rFonts w:hint="eastAsia"/>
        </w:rPr>
        <w:t>三、对关联交易的影响</w:t>
      </w:r>
      <w:bookmarkEnd w:id="367"/>
      <w:bookmarkEnd w:id="368"/>
    </w:p>
    <w:p w14:paraId="36899BF5" w14:textId="77777777" w:rsidR="00C50114" w:rsidRDefault="00000000">
      <w:pPr>
        <w:pStyle w:val="G"/>
        <w:spacing w:before="156" w:after="156"/>
        <w:ind w:firstLine="480"/>
        <w:jc w:val="both"/>
      </w:pPr>
      <w:r>
        <w:rPr>
          <w:rFonts w:hint="eastAsia"/>
        </w:rPr>
        <w:t>李红星先生为上市公司董事长，拟通过其控制的企业认购上市公司本次向特定对象发行的股份。本次发行完成后，李红星先生将成为上市公司的实际控制人。因此，李红星先生通过收购人认购上市公司向特定对象发行股份构成关联交易。</w:t>
      </w:r>
    </w:p>
    <w:p w14:paraId="5830D2BB" w14:textId="77777777" w:rsidR="00C50114" w:rsidRDefault="00000000">
      <w:pPr>
        <w:pStyle w:val="G"/>
        <w:spacing w:before="156" w:after="156"/>
        <w:ind w:firstLine="480"/>
        <w:jc w:val="both"/>
      </w:pPr>
      <w:r>
        <w:rPr>
          <w:rFonts w:hint="eastAsia"/>
        </w:rPr>
        <w:t>汇源通信已在《公司章程》《关联交易管理制度》和《</w:t>
      </w:r>
      <w:hyperlink r:id="rId36" w:anchor="A45B0533FE14CC3E75962E979E04ED4E" w:history="1">
        <w:r>
          <w:rPr>
            <w:rFonts w:hint="eastAsia"/>
          </w:rPr>
          <w:t>独立董事工作制度</w:t>
        </w:r>
      </w:hyperlink>
      <w:r>
        <w:rPr>
          <w:rFonts w:hint="eastAsia"/>
        </w:rPr>
        <w:t>》等制度中就规范关联交易决策程序做出了规定。为保障汇源通信及其股东的合法权益，收购人及其实际控制人、一致行动人已出具《关于减少和规范关联交易的承诺函》，承诺如下：</w:t>
      </w:r>
    </w:p>
    <w:p w14:paraId="641129C5" w14:textId="77777777" w:rsidR="00C50114" w:rsidRDefault="00000000">
      <w:pPr>
        <w:pStyle w:val="G"/>
        <w:spacing w:before="156" w:after="156"/>
        <w:ind w:firstLine="480"/>
        <w:jc w:val="both"/>
      </w:pPr>
      <w:r>
        <w:rPr>
          <w:rFonts w:hint="eastAsia"/>
        </w:rPr>
        <w:t>“</w:t>
      </w:r>
      <w:r>
        <w:rPr>
          <w:rFonts w:hint="eastAsia"/>
        </w:rPr>
        <w:t>1</w:t>
      </w:r>
      <w:r>
        <w:rPr>
          <w:rFonts w:hint="eastAsia"/>
        </w:rPr>
        <w:t>、本企业</w:t>
      </w:r>
      <w:r>
        <w:rPr>
          <w:rFonts w:hint="eastAsia"/>
        </w:rPr>
        <w:t>/</w:t>
      </w:r>
      <w:r>
        <w:rPr>
          <w:rFonts w:hint="eastAsia"/>
        </w:rPr>
        <w:t>本人</w:t>
      </w:r>
      <w:r>
        <w:rPr>
          <w:rFonts w:hint="eastAsia"/>
        </w:rPr>
        <w:t>/</w:t>
      </w:r>
      <w:r>
        <w:rPr>
          <w:rFonts w:hint="eastAsia"/>
        </w:rPr>
        <w:t>本公司保证将严格遵守相关法律法规以及汇源通信的《公司章程》《关联交易管理制度》等各项规定。本企业</w:t>
      </w:r>
      <w:r>
        <w:rPr>
          <w:rFonts w:hint="eastAsia"/>
        </w:rPr>
        <w:t>/</w:t>
      </w:r>
      <w:r>
        <w:rPr>
          <w:rFonts w:hint="eastAsia"/>
        </w:rPr>
        <w:t>本人</w:t>
      </w:r>
      <w:r>
        <w:rPr>
          <w:rFonts w:hint="eastAsia"/>
        </w:rPr>
        <w:t>/</w:t>
      </w:r>
      <w:r>
        <w:rPr>
          <w:rFonts w:hint="eastAsia"/>
        </w:rPr>
        <w:t>本公司及</w:t>
      </w:r>
      <w:del w:id="369" w:author="猫猫" w:date="2025-11-18T11:32:00Z">
        <w:r>
          <w:rPr>
            <w:rFonts w:hint="eastAsia"/>
          </w:rPr>
          <w:delText>包括</w:delText>
        </w:r>
      </w:del>
      <w:r>
        <w:rPr>
          <w:rFonts w:hint="eastAsia"/>
        </w:rPr>
        <w:t>本企业</w:t>
      </w:r>
      <w:ins w:id="370" w:author="猫猫" w:date="2025-11-18T11:32:00Z">
        <w:r>
          <w:rPr>
            <w:rFonts w:hint="eastAsia"/>
          </w:rPr>
          <w:t>执行事务合伙人、实际控制人</w:t>
        </w:r>
      </w:ins>
      <w:r>
        <w:rPr>
          <w:rFonts w:hint="eastAsia"/>
        </w:rPr>
        <w:t>/</w:t>
      </w:r>
      <w:r>
        <w:rPr>
          <w:rFonts w:hint="eastAsia"/>
        </w:rPr>
        <w:t>本人</w:t>
      </w:r>
      <w:r>
        <w:rPr>
          <w:rFonts w:hint="eastAsia"/>
        </w:rPr>
        <w:t>/</w:t>
      </w:r>
      <w:r>
        <w:rPr>
          <w:rFonts w:hint="eastAsia"/>
        </w:rPr>
        <w:t>本公司控股股东、实际控制人等在内的关联方（以下简称“关联方”）与上市公司及其合并报表范围内各级控股公司将尽可能</w:t>
      </w:r>
      <w:del w:id="371" w:author="猫猫" w:date="2025-11-18T11:32:00Z">
        <w:r>
          <w:rPr>
            <w:rFonts w:hint="eastAsia"/>
          </w:rPr>
          <w:delText>的</w:delText>
        </w:r>
      </w:del>
      <w:ins w:id="372" w:author="猫猫" w:date="2025-11-18T11:32:00Z">
        <w:r>
          <w:rPr>
            <w:rFonts w:hint="eastAsia"/>
          </w:rPr>
          <w:t>地</w:t>
        </w:r>
      </w:ins>
      <w:r>
        <w:rPr>
          <w:rFonts w:hint="eastAsia"/>
        </w:rPr>
        <w:t>避免和减少关联交易；</w:t>
      </w:r>
    </w:p>
    <w:p w14:paraId="017C629B" w14:textId="77777777" w:rsidR="00C50114" w:rsidRDefault="00000000">
      <w:pPr>
        <w:pStyle w:val="G"/>
        <w:spacing w:before="156" w:after="156"/>
        <w:ind w:firstLine="480"/>
        <w:jc w:val="both"/>
      </w:pPr>
      <w:r>
        <w:rPr>
          <w:rFonts w:hint="eastAsia"/>
        </w:rPr>
        <w:t>2</w:t>
      </w:r>
      <w:r>
        <w:rPr>
          <w:rFonts w:hint="eastAsia"/>
        </w:rPr>
        <w:t>、对确有必要且无法避免的关联交易，本企业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本公司的关联方将遵循市场化的公正、公平、公开的原则，按照有关法律法规、规范关规定，履行包括回避表决等合法程序，不通过关联关系谋求特殊的利益，</w:t>
      </w:r>
      <w:r>
        <w:rPr>
          <w:rFonts w:hint="eastAsia"/>
        </w:rPr>
        <w:lastRenderedPageBreak/>
        <w:t>不利用控股股东及实际控制人的地位进行有损上市公司和上市公司其他股东利益、特别是中小股东利益的关联交易；</w:t>
      </w:r>
    </w:p>
    <w:p w14:paraId="1BDF8756" w14:textId="77777777" w:rsidR="00C50114" w:rsidRDefault="00000000">
      <w:pPr>
        <w:pStyle w:val="G"/>
        <w:spacing w:before="156" w:after="156"/>
        <w:ind w:firstLine="480"/>
        <w:jc w:val="both"/>
      </w:pPr>
      <w:r>
        <w:rPr>
          <w:rFonts w:hint="eastAsia"/>
        </w:rPr>
        <w:t>3</w:t>
      </w:r>
      <w:r>
        <w:rPr>
          <w:rFonts w:hint="eastAsia"/>
        </w:rPr>
        <w:t>、本企业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本公司的关联方将不以任何方式违法违规占用上市公司及其合并报表范围内各级控股公司的资金、资产，亦不要求上市公司及其合并报表范围内各级控股公司为本企业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本公司的关联方进行违规担保。</w:t>
      </w:r>
    </w:p>
    <w:p w14:paraId="6957BC77" w14:textId="77777777" w:rsidR="00C50114" w:rsidRDefault="00000000">
      <w:pPr>
        <w:pStyle w:val="G"/>
        <w:spacing w:before="156" w:after="156"/>
        <w:ind w:firstLine="480"/>
        <w:jc w:val="both"/>
      </w:pPr>
      <w:r>
        <w:rPr>
          <w:rFonts w:hint="eastAsia"/>
        </w:rPr>
        <w:t>4</w:t>
      </w:r>
      <w:r>
        <w:rPr>
          <w:rFonts w:hint="eastAsia"/>
        </w:rPr>
        <w:t>、如因违反前述承诺而给上市公司造成实际损失的，则本企业</w:t>
      </w:r>
      <w:r>
        <w:rPr>
          <w:rFonts w:hint="eastAsia"/>
        </w:rPr>
        <w:t>/</w:t>
      </w:r>
      <w:r>
        <w:rPr>
          <w:rFonts w:hint="eastAsia"/>
        </w:rPr>
        <w:t>本人</w:t>
      </w:r>
      <w:r>
        <w:rPr>
          <w:rFonts w:hint="eastAsia"/>
        </w:rPr>
        <w:t>/</w:t>
      </w:r>
      <w:r>
        <w:rPr>
          <w:rFonts w:hint="eastAsia"/>
        </w:rPr>
        <w:t>本公司依法承担赔偿责任。</w:t>
      </w:r>
    </w:p>
    <w:p w14:paraId="65E61ED9" w14:textId="77777777" w:rsidR="00C50114" w:rsidRDefault="00000000">
      <w:pPr>
        <w:pStyle w:val="G"/>
        <w:spacing w:before="156" w:after="156"/>
        <w:ind w:firstLine="480"/>
        <w:jc w:val="both"/>
      </w:pPr>
      <w:r>
        <w:rPr>
          <w:rFonts w:hint="eastAsia"/>
        </w:rPr>
        <w:t>5</w:t>
      </w:r>
      <w:r>
        <w:rPr>
          <w:rFonts w:hint="eastAsia"/>
        </w:rPr>
        <w:t>、上述承诺于本企业</w:t>
      </w:r>
      <w:r>
        <w:rPr>
          <w:rFonts w:hint="eastAsia"/>
        </w:rPr>
        <w:t>/</w:t>
      </w:r>
      <w:r>
        <w:rPr>
          <w:rFonts w:hint="eastAsia"/>
        </w:rPr>
        <w:t>本人直接或间接控制上市公司且上市公司保持上市地位期间持续有效</w:t>
      </w:r>
      <w:r>
        <w:rPr>
          <w:rFonts w:hint="eastAsia"/>
        </w:rPr>
        <w:t>/</w:t>
      </w:r>
      <w:r>
        <w:rPr>
          <w:rFonts w:hint="eastAsia"/>
        </w:rPr>
        <w:t>本公司作为鼎耘产业的一致行动人、且鼎耘产业直接或间接控制上市公司且上市公司保持上市地位期间持续有效。”</w:t>
      </w:r>
      <w:r>
        <w:br w:type="page"/>
      </w:r>
    </w:p>
    <w:p w14:paraId="483A457F" w14:textId="77777777" w:rsidR="00C50114" w:rsidRDefault="00000000">
      <w:pPr>
        <w:pStyle w:val="G2"/>
        <w:spacing w:before="312" w:after="312"/>
      </w:pPr>
      <w:bookmarkStart w:id="373" w:name="_Toc46376176"/>
      <w:bookmarkStart w:id="374" w:name="_Toc27230"/>
      <w:bookmarkStart w:id="375" w:name="_Toc12849"/>
      <w:r>
        <w:rPr>
          <w:rFonts w:hint="eastAsia"/>
        </w:rPr>
        <w:lastRenderedPageBreak/>
        <w:t>第八节</w:t>
      </w:r>
      <w:r>
        <w:t xml:space="preserve"> </w:t>
      </w:r>
      <w:r>
        <w:rPr>
          <w:rFonts w:hint="eastAsia"/>
        </w:rPr>
        <w:t>与上市公司之间的重大交易</w:t>
      </w:r>
      <w:bookmarkEnd w:id="373"/>
      <w:bookmarkEnd w:id="374"/>
      <w:bookmarkEnd w:id="375"/>
    </w:p>
    <w:p w14:paraId="7E88EABB" w14:textId="77777777" w:rsidR="00C50114" w:rsidRDefault="00000000">
      <w:pPr>
        <w:pStyle w:val="G4"/>
        <w:spacing w:before="234" w:after="234"/>
      </w:pPr>
      <w:bookmarkStart w:id="376" w:name="_Toc46376177"/>
      <w:bookmarkStart w:id="377" w:name="_Toc29652"/>
      <w:bookmarkStart w:id="378" w:name="_Toc4042"/>
      <w:r>
        <w:rPr>
          <w:rFonts w:hint="eastAsia"/>
        </w:rPr>
        <w:t>一、与上市公司及其子公司之间的交易</w:t>
      </w:r>
      <w:bookmarkEnd w:id="376"/>
      <w:bookmarkEnd w:id="377"/>
      <w:bookmarkEnd w:id="378"/>
    </w:p>
    <w:p w14:paraId="65A200B7" w14:textId="77777777" w:rsidR="00C50114" w:rsidRDefault="00000000">
      <w:pPr>
        <w:pStyle w:val="G"/>
        <w:spacing w:before="156" w:after="156"/>
        <w:ind w:firstLine="480"/>
        <w:jc w:val="both"/>
      </w:pPr>
      <w:r>
        <w:rPr>
          <w:rFonts w:hint="eastAsia"/>
        </w:rPr>
        <w:t>截至本报告书签署日前</w:t>
      </w:r>
      <w:r>
        <w:rPr>
          <w:rFonts w:hint="eastAsia"/>
        </w:rPr>
        <w:t>24</w:t>
      </w:r>
      <w:r>
        <w:rPr>
          <w:rFonts w:hint="eastAsia"/>
        </w:rPr>
        <w:t>个月内，收购人及一致行动人及其董事、监事、高级管理人员不存在与上市公司及其子公司进行资产交易的合计金额超过</w:t>
      </w:r>
      <w:r>
        <w:rPr>
          <w:rFonts w:hint="eastAsia"/>
        </w:rPr>
        <w:t>3,000</w:t>
      </w:r>
      <w:r>
        <w:rPr>
          <w:rFonts w:hint="eastAsia"/>
        </w:rPr>
        <w:t>万元或者高于上市公司最近一期经审计的合并财务报表净资产</w:t>
      </w:r>
      <w:r>
        <w:rPr>
          <w:rFonts w:hint="eastAsia"/>
        </w:rPr>
        <w:t>5%</w:t>
      </w:r>
      <w:r>
        <w:rPr>
          <w:rFonts w:hint="eastAsia"/>
        </w:rPr>
        <w:t>以上的交易。</w:t>
      </w:r>
    </w:p>
    <w:p w14:paraId="13026531" w14:textId="77777777" w:rsidR="00C50114" w:rsidRDefault="00000000">
      <w:pPr>
        <w:pStyle w:val="G4"/>
        <w:spacing w:before="234" w:after="234"/>
      </w:pPr>
      <w:bookmarkStart w:id="379" w:name="_Toc27187"/>
      <w:bookmarkStart w:id="380" w:name="_Toc8322"/>
      <w:bookmarkStart w:id="381" w:name="_Toc46376178"/>
      <w:r>
        <w:rPr>
          <w:rFonts w:hint="eastAsia"/>
        </w:rPr>
        <w:t>二、与上市公司的董事、高级管理人员之间的交易</w:t>
      </w:r>
      <w:bookmarkEnd w:id="379"/>
      <w:bookmarkEnd w:id="380"/>
      <w:bookmarkEnd w:id="381"/>
    </w:p>
    <w:p w14:paraId="5DF0D42D" w14:textId="77777777" w:rsidR="00C50114" w:rsidRDefault="00000000">
      <w:pPr>
        <w:pStyle w:val="G"/>
        <w:spacing w:before="156" w:after="156"/>
        <w:ind w:firstLine="480"/>
        <w:jc w:val="both"/>
      </w:pPr>
      <w:r>
        <w:rPr>
          <w:rFonts w:hint="eastAsia"/>
        </w:rPr>
        <w:t>一致行动人鼎耘科技与上市公司董事长李红星于</w:t>
      </w:r>
      <w:r>
        <w:rPr>
          <w:rFonts w:hint="eastAsia"/>
        </w:rPr>
        <w:t>2022</w:t>
      </w:r>
      <w:r>
        <w:rPr>
          <w:rFonts w:hint="eastAsia"/>
        </w:rPr>
        <w:t>年</w:t>
      </w:r>
      <w:r>
        <w:rPr>
          <w:rFonts w:hint="eastAsia"/>
        </w:rPr>
        <w:t>11</w:t>
      </w:r>
      <w:r>
        <w:rPr>
          <w:rFonts w:hint="eastAsia"/>
        </w:rPr>
        <w:t>月签订代付款合同，鼎耘科技向李红星出借合计</w:t>
      </w:r>
      <w:r>
        <w:rPr>
          <w:rFonts w:hint="eastAsia"/>
        </w:rPr>
        <w:t>110,000,000</w:t>
      </w:r>
      <w:r>
        <w:rPr>
          <w:rFonts w:hint="eastAsia"/>
        </w:rPr>
        <w:t>元，代付（</w:t>
      </w:r>
      <w:r>
        <w:rPr>
          <w:rFonts w:hint="eastAsia"/>
        </w:rPr>
        <w:t>2021</w:t>
      </w:r>
      <w:r>
        <w:rPr>
          <w:rFonts w:hint="eastAsia"/>
        </w:rPr>
        <w:t>）最高法民终</w:t>
      </w:r>
      <w:r>
        <w:rPr>
          <w:rFonts w:hint="eastAsia"/>
        </w:rPr>
        <w:t>612</w:t>
      </w:r>
      <w:r>
        <w:rPr>
          <w:rFonts w:hint="eastAsia"/>
        </w:rPr>
        <w:t>号民事判决书项下的连带责任支付款项，李红星将按照约定的期限偿还该款项。</w:t>
      </w:r>
    </w:p>
    <w:p w14:paraId="7B08B835" w14:textId="77777777" w:rsidR="00C50114" w:rsidRDefault="00000000">
      <w:pPr>
        <w:pStyle w:val="G"/>
        <w:spacing w:before="156" w:after="156"/>
        <w:ind w:firstLine="480"/>
        <w:jc w:val="both"/>
      </w:pPr>
      <w:r>
        <w:rPr>
          <w:rFonts w:hint="eastAsia"/>
        </w:rPr>
        <w:t>除上述情况外，截至本报告出具日前</w:t>
      </w:r>
      <w:r>
        <w:rPr>
          <w:rFonts w:hint="eastAsia"/>
        </w:rPr>
        <w:t>24</w:t>
      </w:r>
      <w:r>
        <w:rPr>
          <w:rFonts w:hint="eastAsia"/>
        </w:rPr>
        <w:t>个月内，收购人及一致行动人其董事、监事、高级管理人员不存在与上市公司的董事、高级管理人员之间进行合计金额超过人民币</w:t>
      </w:r>
      <w:r>
        <w:rPr>
          <w:rFonts w:hint="eastAsia"/>
        </w:rPr>
        <w:t>5</w:t>
      </w:r>
      <w:r>
        <w:rPr>
          <w:rFonts w:hint="eastAsia"/>
        </w:rPr>
        <w:t>万元以上的交易。</w:t>
      </w:r>
    </w:p>
    <w:p w14:paraId="188FBEBF" w14:textId="77777777" w:rsidR="00C50114" w:rsidRDefault="00000000">
      <w:pPr>
        <w:pStyle w:val="G4"/>
        <w:spacing w:before="234" w:after="234"/>
      </w:pPr>
      <w:bookmarkStart w:id="382" w:name="_Toc31556"/>
      <w:bookmarkStart w:id="383" w:name="_Toc3136"/>
      <w:bookmarkStart w:id="384" w:name="_Toc46376179"/>
      <w:r>
        <w:rPr>
          <w:rFonts w:hint="eastAsia"/>
        </w:rPr>
        <w:t>三、对拟更换上市公司董事、高级管理人员的补偿或类似安排</w:t>
      </w:r>
      <w:bookmarkEnd w:id="382"/>
      <w:bookmarkEnd w:id="383"/>
      <w:bookmarkEnd w:id="384"/>
    </w:p>
    <w:p w14:paraId="5D9551AB" w14:textId="77777777" w:rsidR="00C50114" w:rsidRDefault="00000000">
      <w:pPr>
        <w:pStyle w:val="G"/>
        <w:spacing w:before="156" w:after="156"/>
        <w:ind w:firstLine="480"/>
        <w:jc w:val="both"/>
      </w:pPr>
      <w:r>
        <w:rPr>
          <w:rFonts w:hint="eastAsia"/>
        </w:rPr>
        <w:t>截至本报告书签署日前</w:t>
      </w:r>
      <w:r>
        <w:rPr>
          <w:rFonts w:hint="eastAsia"/>
        </w:rPr>
        <w:t>24</w:t>
      </w:r>
      <w:r>
        <w:rPr>
          <w:rFonts w:hint="eastAsia"/>
        </w:rPr>
        <w:t>个月内，收购人及一致行动人不存在对拟更换的上市公司董事、高级管理人员进行补偿或其他类似安排的情形。</w:t>
      </w:r>
    </w:p>
    <w:p w14:paraId="446AF45F" w14:textId="77777777" w:rsidR="00C50114" w:rsidRDefault="00000000">
      <w:pPr>
        <w:pStyle w:val="G4"/>
        <w:spacing w:before="234" w:after="234"/>
      </w:pPr>
      <w:bookmarkStart w:id="385" w:name="_Toc9782"/>
      <w:bookmarkStart w:id="386" w:name="_Toc24584"/>
      <w:bookmarkStart w:id="387" w:name="_Toc46376180"/>
      <w:r>
        <w:rPr>
          <w:rFonts w:hint="eastAsia"/>
        </w:rPr>
        <w:t>四、对上市公司有重大影响的其他正在签署或者谈判的合同、默契或者安排</w:t>
      </w:r>
      <w:bookmarkEnd w:id="385"/>
      <w:bookmarkEnd w:id="386"/>
      <w:bookmarkEnd w:id="387"/>
    </w:p>
    <w:p w14:paraId="562DC5E3" w14:textId="77777777" w:rsidR="00C50114" w:rsidRDefault="00000000">
      <w:pPr>
        <w:pStyle w:val="G"/>
        <w:spacing w:before="156" w:after="156"/>
        <w:ind w:firstLine="480"/>
        <w:jc w:val="both"/>
      </w:pPr>
      <w:r>
        <w:rPr>
          <w:rFonts w:hint="eastAsia"/>
        </w:rPr>
        <w:t>截至本报告书签署日前</w:t>
      </w:r>
      <w:r>
        <w:rPr>
          <w:rFonts w:hint="eastAsia"/>
        </w:rPr>
        <w:t>24</w:t>
      </w:r>
      <w:r>
        <w:rPr>
          <w:rFonts w:hint="eastAsia"/>
        </w:rPr>
        <w:t>个月内，除本次收购涉及的相关</w:t>
      </w:r>
      <w:r>
        <w:t>协议</w:t>
      </w:r>
      <w:r>
        <w:rPr>
          <w:rFonts w:hint="eastAsia"/>
        </w:rPr>
        <w:t>安排及上市公司信息披露事项之外，收购人及一致行动人不存在对上市公司有重大影响的其他正在签署或谈判的合同、默契或者其他安排。</w:t>
      </w:r>
      <w:r>
        <w:br w:type="page"/>
      </w:r>
    </w:p>
    <w:p w14:paraId="350D8C74" w14:textId="77777777" w:rsidR="00C50114" w:rsidRDefault="00000000">
      <w:pPr>
        <w:pStyle w:val="G2"/>
        <w:spacing w:before="312" w:after="312"/>
      </w:pPr>
      <w:bookmarkStart w:id="388" w:name="_Toc46376181"/>
      <w:bookmarkStart w:id="389" w:name="_Toc3478"/>
      <w:bookmarkStart w:id="390" w:name="_Toc6885"/>
      <w:r>
        <w:rPr>
          <w:rFonts w:hint="eastAsia"/>
        </w:rPr>
        <w:lastRenderedPageBreak/>
        <w:t>第九节</w:t>
      </w:r>
      <w:r>
        <w:t xml:space="preserve"> </w:t>
      </w:r>
      <w:r>
        <w:rPr>
          <w:rFonts w:hint="eastAsia"/>
        </w:rPr>
        <w:t>前六个月内买卖上市交易股份的情况</w:t>
      </w:r>
      <w:bookmarkEnd w:id="388"/>
      <w:bookmarkEnd w:id="389"/>
      <w:bookmarkEnd w:id="390"/>
    </w:p>
    <w:p w14:paraId="63D202B3" w14:textId="77777777" w:rsidR="00C50114" w:rsidRDefault="00000000">
      <w:pPr>
        <w:pStyle w:val="G4"/>
        <w:spacing w:before="234" w:after="234"/>
      </w:pPr>
      <w:bookmarkStart w:id="391" w:name="_Toc46376182"/>
      <w:bookmarkStart w:id="392" w:name="_Toc6595"/>
      <w:bookmarkStart w:id="393" w:name="_Toc101"/>
      <w:bookmarkStart w:id="394" w:name="_Toc27763"/>
      <w:r>
        <w:rPr>
          <w:rFonts w:hint="eastAsia"/>
        </w:rPr>
        <w:t>一、收购人及一致行动人前</w:t>
      </w:r>
      <w:r>
        <w:rPr>
          <w:rFonts w:hint="eastAsia"/>
        </w:rPr>
        <w:t>6</w:t>
      </w:r>
      <w:r>
        <w:rPr>
          <w:rFonts w:hint="eastAsia"/>
        </w:rPr>
        <w:t>个月内买卖上市公司股份的情况</w:t>
      </w:r>
      <w:bookmarkEnd w:id="391"/>
      <w:bookmarkEnd w:id="392"/>
      <w:bookmarkEnd w:id="393"/>
      <w:bookmarkEnd w:id="394"/>
    </w:p>
    <w:p w14:paraId="0ABE6E96" w14:textId="77777777" w:rsidR="00C50114" w:rsidRDefault="00000000">
      <w:pPr>
        <w:pStyle w:val="G"/>
        <w:spacing w:before="156" w:after="156"/>
        <w:ind w:firstLine="480"/>
        <w:jc w:val="both"/>
      </w:pPr>
      <w:r>
        <w:rPr>
          <w:rFonts w:hint="eastAsia"/>
        </w:rPr>
        <w:t>经自查，在本次收购事实发生之日的前六个月内，收购人及一致行动人不存在通过证券交易所的证券交易买卖汇源通信股票的情况。</w:t>
      </w:r>
    </w:p>
    <w:p w14:paraId="46A53700" w14:textId="77777777" w:rsidR="00C50114" w:rsidRDefault="00000000">
      <w:pPr>
        <w:pStyle w:val="G4"/>
        <w:spacing w:before="234" w:after="234"/>
      </w:pPr>
      <w:bookmarkStart w:id="395" w:name="_Toc30818"/>
      <w:bookmarkStart w:id="396" w:name="_Toc21607"/>
      <w:bookmarkStart w:id="397" w:name="_Toc46376183"/>
      <w:bookmarkStart w:id="398" w:name="_Toc4863"/>
      <w:r>
        <w:rPr>
          <w:rFonts w:hint="eastAsia"/>
        </w:rPr>
        <w:t>二、收购人及一致行动人的董事、监事、高级管理人员及其直系亲属买卖上市公司股份的情况</w:t>
      </w:r>
      <w:bookmarkEnd w:id="395"/>
      <w:bookmarkEnd w:id="396"/>
      <w:bookmarkEnd w:id="397"/>
      <w:bookmarkEnd w:id="398"/>
    </w:p>
    <w:p w14:paraId="4B3BD1EB" w14:textId="77777777" w:rsidR="00C50114" w:rsidRDefault="00000000">
      <w:pPr>
        <w:pStyle w:val="G"/>
        <w:spacing w:before="156" w:after="156"/>
        <w:ind w:firstLine="480"/>
        <w:jc w:val="both"/>
      </w:pPr>
      <w:r>
        <w:rPr>
          <w:rFonts w:hint="eastAsia"/>
        </w:rPr>
        <w:t>经自查，在本次收购事实发生之日的前六个月内，收购人及一致行动人的董事、监事、高级管理人员（或者主要负责人）及其直系亲属不存在通过证券交易所的证券交易买卖汇源通信股票的情况。</w:t>
      </w:r>
    </w:p>
    <w:p w14:paraId="50F0F2D2" w14:textId="77777777" w:rsidR="00C50114" w:rsidRDefault="00C50114">
      <w:pPr>
        <w:pStyle w:val="G"/>
        <w:spacing w:before="156" w:after="156"/>
        <w:ind w:firstLine="480"/>
        <w:jc w:val="both"/>
      </w:pPr>
    </w:p>
    <w:p w14:paraId="46A042F2" w14:textId="77777777" w:rsidR="00C50114" w:rsidRDefault="00000000">
      <w:pPr>
        <w:pStyle w:val="G2"/>
        <w:spacing w:before="312" w:after="312"/>
      </w:pPr>
      <w:bookmarkStart w:id="399" w:name="_Toc25725"/>
      <w:bookmarkStart w:id="400" w:name="_Toc46376184"/>
      <w:bookmarkStart w:id="401" w:name="_Toc46436189"/>
      <w:bookmarkStart w:id="402" w:name="_Toc16847"/>
      <w:bookmarkStart w:id="403" w:name="_Toc46376190"/>
      <w:r>
        <w:rPr>
          <w:rFonts w:hint="eastAsia"/>
        </w:rPr>
        <w:lastRenderedPageBreak/>
        <w:t>第十节</w:t>
      </w:r>
      <w:r>
        <w:rPr>
          <w:rFonts w:hint="eastAsia"/>
        </w:rPr>
        <w:t xml:space="preserve"> </w:t>
      </w:r>
      <w:r>
        <w:rPr>
          <w:rFonts w:hint="eastAsia"/>
        </w:rPr>
        <w:t>收购人的财务资料</w:t>
      </w:r>
      <w:bookmarkEnd w:id="399"/>
      <w:bookmarkEnd w:id="400"/>
      <w:bookmarkEnd w:id="401"/>
      <w:bookmarkEnd w:id="402"/>
    </w:p>
    <w:p w14:paraId="0D3523E5" w14:textId="77777777" w:rsidR="00C50114" w:rsidRDefault="00000000">
      <w:pPr>
        <w:pStyle w:val="G4"/>
        <w:spacing w:before="234" w:after="234"/>
      </w:pPr>
      <w:bookmarkStart w:id="404" w:name="_Toc31594"/>
      <w:r>
        <w:rPr>
          <w:rFonts w:hint="eastAsia"/>
        </w:rPr>
        <w:t>一、收购人最近三年的财务资料</w:t>
      </w:r>
      <w:bookmarkEnd w:id="404"/>
    </w:p>
    <w:p w14:paraId="4AAEC3D6" w14:textId="77777777" w:rsidR="00C50114" w:rsidRDefault="00000000">
      <w:pPr>
        <w:pStyle w:val="G"/>
        <w:spacing w:before="156" w:after="156"/>
        <w:ind w:firstLine="480"/>
        <w:jc w:val="both"/>
      </w:pPr>
      <w:r>
        <w:rPr>
          <w:rFonts w:hint="eastAsia"/>
        </w:rPr>
        <w:t>收购人鼎耘产业成立于</w:t>
      </w:r>
      <w:r>
        <w:rPr>
          <w:rFonts w:hint="eastAsia"/>
        </w:rPr>
        <w:t>2025</w:t>
      </w:r>
      <w:r>
        <w:rPr>
          <w:rFonts w:hint="eastAsia"/>
        </w:rPr>
        <w:t>年</w:t>
      </w:r>
      <w:r>
        <w:rPr>
          <w:rFonts w:hint="eastAsia"/>
        </w:rPr>
        <w:t>8</w:t>
      </w:r>
      <w:r>
        <w:rPr>
          <w:rFonts w:hint="eastAsia"/>
        </w:rPr>
        <w:t>月</w:t>
      </w:r>
      <w:r>
        <w:rPr>
          <w:rFonts w:hint="eastAsia"/>
        </w:rPr>
        <w:t>27</w:t>
      </w:r>
      <w:r>
        <w:rPr>
          <w:rFonts w:hint="eastAsia"/>
        </w:rPr>
        <w:t>日，截至本报告书签署日，尚未实际开展经营活动，因此暂无最近三年的相关财务数据。</w:t>
      </w:r>
    </w:p>
    <w:p w14:paraId="2D9BB2B3" w14:textId="77777777" w:rsidR="00C50114" w:rsidRDefault="00000000">
      <w:pPr>
        <w:pStyle w:val="G"/>
        <w:spacing w:before="156" w:after="156"/>
        <w:ind w:firstLine="480"/>
        <w:jc w:val="both"/>
      </w:pPr>
      <w:r>
        <w:rPr>
          <w:rFonts w:hint="eastAsia"/>
        </w:rPr>
        <w:t>根据《公开发行证券的公司信息披露内容与格式准则第</w:t>
      </w:r>
      <w:r>
        <w:t>16</w:t>
      </w:r>
      <w:r>
        <w:rPr>
          <w:rFonts w:hint="eastAsia"/>
        </w:rPr>
        <w:t>号——上市公司收购报告书》的相关规定，如收购人成立不足一年或专为本次收购而设立的，则应当比照披露其实际控制人的财务资料。</w:t>
      </w:r>
    </w:p>
    <w:p w14:paraId="49233B38" w14:textId="77777777" w:rsidR="00C50114" w:rsidRDefault="00000000">
      <w:pPr>
        <w:pStyle w:val="G"/>
        <w:spacing w:before="156" w:after="156"/>
        <w:ind w:firstLine="480"/>
        <w:jc w:val="both"/>
      </w:pPr>
      <w:r>
        <w:rPr>
          <w:rFonts w:hint="eastAsia"/>
        </w:rPr>
        <w:t>收购人的执行事务合伙人为鼎耘工业，成立于</w:t>
      </w:r>
      <w:r>
        <w:rPr>
          <w:rFonts w:hint="eastAsia"/>
        </w:rPr>
        <w:t>2025</w:t>
      </w:r>
      <w:r>
        <w:rPr>
          <w:rFonts w:hint="eastAsia"/>
        </w:rPr>
        <w:t>年</w:t>
      </w:r>
      <w:r>
        <w:rPr>
          <w:rFonts w:hint="eastAsia"/>
        </w:rPr>
        <w:t>6</w:t>
      </w:r>
      <w:r>
        <w:rPr>
          <w:rFonts w:hint="eastAsia"/>
        </w:rPr>
        <w:t>月</w:t>
      </w:r>
      <w:r>
        <w:rPr>
          <w:rFonts w:hint="eastAsia"/>
        </w:rPr>
        <w:t>11</w:t>
      </w:r>
      <w:r>
        <w:rPr>
          <w:rFonts w:hint="eastAsia"/>
        </w:rPr>
        <w:t>日，截至本报告书签署日，尚未实际开展经营活动，因此暂无最近三年的相关财务数据。</w:t>
      </w:r>
    </w:p>
    <w:p w14:paraId="67A3A40A" w14:textId="77777777" w:rsidR="00C50114" w:rsidRDefault="00000000">
      <w:pPr>
        <w:pStyle w:val="G"/>
        <w:spacing w:before="156" w:after="156"/>
        <w:ind w:firstLine="480"/>
        <w:jc w:val="both"/>
      </w:pPr>
      <w:r>
        <w:rPr>
          <w:rFonts w:hint="eastAsia"/>
        </w:rPr>
        <w:t>收购人的实际控制人李红星先生为自然人，不涉及财务数据。</w:t>
      </w:r>
    </w:p>
    <w:p w14:paraId="0BD90587" w14:textId="77777777" w:rsidR="00C50114" w:rsidRDefault="00000000">
      <w:pPr>
        <w:pStyle w:val="G4"/>
        <w:spacing w:before="234" w:after="234"/>
      </w:pPr>
      <w:bookmarkStart w:id="405" w:name="_Toc17431"/>
      <w:r>
        <w:rPr>
          <w:rFonts w:hint="eastAsia"/>
        </w:rPr>
        <w:t>二、一致行动人最近三年的财务资料</w:t>
      </w:r>
      <w:bookmarkEnd w:id="405"/>
    </w:p>
    <w:p w14:paraId="1FB5C31E" w14:textId="77777777" w:rsidR="00C50114" w:rsidRDefault="00000000">
      <w:pPr>
        <w:pStyle w:val="G"/>
        <w:spacing w:before="156" w:after="156"/>
        <w:ind w:firstLine="480"/>
        <w:jc w:val="both"/>
      </w:pPr>
      <w:r>
        <w:rPr>
          <w:rFonts w:hint="eastAsia"/>
        </w:rPr>
        <w:t>一致行动人鼎耘科技</w:t>
      </w:r>
      <w:r>
        <w:rPr>
          <w:rFonts w:hint="eastAsia"/>
        </w:rPr>
        <w:t>2024</w:t>
      </w:r>
      <w:r>
        <w:rPr>
          <w:rFonts w:hint="eastAsia"/>
        </w:rPr>
        <w:t>年度财务报告经北京万物之始会计师事务所（普通合伙）审计，并出具了万物之始审字</w:t>
      </w:r>
      <w:r>
        <w:rPr>
          <w:rFonts w:hint="eastAsia"/>
        </w:rPr>
        <w:t>[2025]</w:t>
      </w:r>
      <w:r>
        <w:rPr>
          <w:rFonts w:hint="eastAsia"/>
        </w:rPr>
        <w:t>第</w:t>
      </w:r>
      <w:r>
        <w:rPr>
          <w:rFonts w:hint="eastAsia"/>
        </w:rPr>
        <w:t>AA406</w:t>
      </w:r>
      <w:r>
        <w:rPr>
          <w:rFonts w:hint="eastAsia"/>
        </w:rPr>
        <w:t>号标准无保留意见审计报告。鼎耘科技</w:t>
      </w:r>
      <w:r>
        <w:t>最近三年的财务报表情况如下：</w:t>
      </w:r>
    </w:p>
    <w:p w14:paraId="1B0B1CC8" w14:textId="77777777" w:rsidR="00C50114" w:rsidRDefault="00000000">
      <w:pPr>
        <w:pStyle w:val="G1"/>
        <w:spacing w:before="156" w:after="156"/>
        <w:ind w:firstLine="482"/>
      </w:pPr>
      <w:r>
        <w:rPr>
          <w:rFonts w:hint="eastAsia"/>
        </w:rPr>
        <w:t>1</w:t>
      </w:r>
      <w:r>
        <w:rPr>
          <w:rFonts w:hint="eastAsia"/>
        </w:rPr>
        <w:t>、资产负债表</w:t>
      </w:r>
    </w:p>
    <w:p w14:paraId="145BF80E" w14:textId="77777777" w:rsidR="00C50114"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645"/>
        <w:gridCol w:w="1877"/>
        <w:gridCol w:w="1877"/>
        <w:gridCol w:w="1877"/>
      </w:tblGrid>
      <w:tr w:rsidR="00C50114" w14:paraId="2C635AA0" w14:textId="77777777">
        <w:trPr>
          <w:trHeight w:val="397"/>
          <w:tblHeader/>
          <w:jc w:val="center"/>
        </w:trPr>
        <w:tc>
          <w:tcPr>
            <w:tcW w:w="1598" w:type="pct"/>
            <w:vAlign w:val="center"/>
          </w:tcPr>
          <w:p w14:paraId="2747EAEF" w14:textId="77777777" w:rsidR="00C50114" w:rsidRDefault="00000000">
            <w:pPr>
              <w:pStyle w:val="G3"/>
              <w:jc w:val="center"/>
              <w:rPr>
                <w:b/>
                <w:bCs/>
              </w:rPr>
            </w:pPr>
            <w:r>
              <w:rPr>
                <w:rFonts w:hint="eastAsia"/>
                <w:b/>
                <w:bCs/>
              </w:rPr>
              <w:t>项目</w:t>
            </w:r>
          </w:p>
        </w:tc>
        <w:tc>
          <w:tcPr>
            <w:tcW w:w="1134" w:type="pct"/>
            <w:vAlign w:val="center"/>
          </w:tcPr>
          <w:p w14:paraId="0D0C8EFF" w14:textId="77777777" w:rsidR="00C50114" w:rsidRDefault="00000000">
            <w:pPr>
              <w:pStyle w:val="G3"/>
              <w:jc w:val="center"/>
              <w:rPr>
                <w:b/>
                <w:bCs/>
              </w:rPr>
            </w:pPr>
            <w:r>
              <w:rPr>
                <w:rFonts w:hint="eastAsia"/>
                <w:b/>
                <w:bCs/>
              </w:rPr>
              <w:t>20</w:t>
            </w:r>
            <w:r>
              <w:rPr>
                <w:b/>
                <w:bCs/>
              </w:rPr>
              <w:t>2</w:t>
            </w:r>
            <w:r>
              <w:rPr>
                <w:rFonts w:hint="eastAsia"/>
                <w:b/>
                <w:bCs/>
              </w:rPr>
              <w:t>4.</w:t>
            </w:r>
            <w:r>
              <w:rPr>
                <w:b/>
                <w:bCs/>
              </w:rPr>
              <w:t>12.31</w:t>
            </w:r>
          </w:p>
        </w:tc>
        <w:tc>
          <w:tcPr>
            <w:tcW w:w="1134" w:type="pct"/>
            <w:vAlign w:val="center"/>
          </w:tcPr>
          <w:p w14:paraId="35D67AA5" w14:textId="77777777" w:rsidR="00C50114" w:rsidRDefault="00000000">
            <w:pPr>
              <w:pStyle w:val="G3"/>
              <w:jc w:val="center"/>
              <w:rPr>
                <w:b/>
                <w:bCs/>
              </w:rPr>
            </w:pPr>
            <w:r>
              <w:rPr>
                <w:rFonts w:hint="eastAsia"/>
                <w:b/>
                <w:bCs/>
              </w:rPr>
              <w:t>2023.</w:t>
            </w:r>
            <w:r>
              <w:rPr>
                <w:b/>
                <w:bCs/>
              </w:rPr>
              <w:t>12.31</w:t>
            </w:r>
          </w:p>
        </w:tc>
        <w:tc>
          <w:tcPr>
            <w:tcW w:w="1134" w:type="pct"/>
            <w:vAlign w:val="center"/>
          </w:tcPr>
          <w:p w14:paraId="002BD3A7" w14:textId="77777777" w:rsidR="00C50114" w:rsidRDefault="00000000">
            <w:pPr>
              <w:pStyle w:val="G3"/>
              <w:jc w:val="center"/>
              <w:rPr>
                <w:b/>
                <w:bCs/>
              </w:rPr>
            </w:pPr>
            <w:r>
              <w:rPr>
                <w:rFonts w:hint="eastAsia"/>
                <w:b/>
                <w:bCs/>
              </w:rPr>
              <w:t>2022.</w:t>
            </w:r>
            <w:r>
              <w:rPr>
                <w:b/>
                <w:bCs/>
              </w:rPr>
              <w:t>12.31</w:t>
            </w:r>
          </w:p>
        </w:tc>
      </w:tr>
      <w:tr w:rsidR="00C50114" w14:paraId="3B557A54" w14:textId="77777777">
        <w:trPr>
          <w:trHeight w:val="397"/>
          <w:jc w:val="center"/>
        </w:trPr>
        <w:tc>
          <w:tcPr>
            <w:tcW w:w="1598" w:type="pct"/>
            <w:vAlign w:val="center"/>
          </w:tcPr>
          <w:p w14:paraId="7A98855D" w14:textId="77777777" w:rsidR="00C50114" w:rsidRDefault="00000000">
            <w:pPr>
              <w:pStyle w:val="G3"/>
            </w:pPr>
            <w:r>
              <w:rPr>
                <w:rFonts w:hint="eastAsia"/>
              </w:rPr>
              <w:t>流动资产：</w:t>
            </w:r>
          </w:p>
        </w:tc>
        <w:tc>
          <w:tcPr>
            <w:tcW w:w="1134" w:type="pct"/>
            <w:vAlign w:val="center"/>
          </w:tcPr>
          <w:p w14:paraId="484135D3" w14:textId="77777777" w:rsidR="00C50114" w:rsidRDefault="00C50114">
            <w:pPr>
              <w:pStyle w:val="G3"/>
              <w:jc w:val="right"/>
              <w:rPr>
                <w:highlight w:val="yellow"/>
              </w:rPr>
            </w:pPr>
          </w:p>
        </w:tc>
        <w:tc>
          <w:tcPr>
            <w:tcW w:w="1134" w:type="pct"/>
            <w:vAlign w:val="center"/>
          </w:tcPr>
          <w:p w14:paraId="08BAAEDB" w14:textId="77777777" w:rsidR="00C50114" w:rsidRDefault="00C50114">
            <w:pPr>
              <w:pStyle w:val="G3"/>
              <w:jc w:val="right"/>
            </w:pPr>
          </w:p>
        </w:tc>
        <w:tc>
          <w:tcPr>
            <w:tcW w:w="1134" w:type="pct"/>
            <w:vAlign w:val="center"/>
          </w:tcPr>
          <w:p w14:paraId="7CD2BACE" w14:textId="77777777" w:rsidR="00C50114" w:rsidRDefault="00C50114">
            <w:pPr>
              <w:pStyle w:val="G3"/>
              <w:jc w:val="right"/>
              <w:rPr>
                <w:highlight w:val="yellow"/>
              </w:rPr>
            </w:pPr>
          </w:p>
        </w:tc>
      </w:tr>
      <w:tr w:rsidR="00C50114" w14:paraId="017112E8" w14:textId="77777777">
        <w:trPr>
          <w:trHeight w:val="397"/>
          <w:jc w:val="center"/>
        </w:trPr>
        <w:tc>
          <w:tcPr>
            <w:tcW w:w="1598" w:type="pct"/>
            <w:vAlign w:val="center"/>
          </w:tcPr>
          <w:p w14:paraId="5942CE58" w14:textId="77777777" w:rsidR="00C50114" w:rsidRDefault="00000000">
            <w:pPr>
              <w:pStyle w:val="G3"/>
            </w:pPr>
            <w:r>
              <w:rPr>
                <w:rFonts w:hint="eastAsia"/>
                <w:sz w:val="20"/>
                <w:szCs w:val="20"/>
              </w:rPr>
              <w:t>货币资金</w:t>
            </w:r>
          </w:p>
        </w:tc>
        <w:tc>
          <w:tcPr>
            <w:tcW w:w="1134" w:type="pct"/>
            <w:vAlign w:val="center"/>
          </w:tcPr>
          <w:p w14:paraId="72F2DA09" w14:textId="77777777" w:rsidR="00C50114" w:rsidRDefault="00000000">
            <w:pPr>
              <w:pStyle w:val="G3"/>
              <w:jc w:val="right"/>
            </w:pPr>
            <w:r>
              <w:rPr>
                <w:sz w:val="20"/>
                <w:szCs w:val="20"/>
              </w:rPr>
              <w:t>2,829,193.25</w:t>
            </w:r>
          </w:p>
        </w:tc>
        <w:tc>
          <w:tcPr>
            <w:tcW w:w="1134" w:type="pct"/>
            <w:vAlign w:val="center"/>
          </w:tcPr>
          <w:p w14:paraId="69A383D4" w14:textId="77777777" w:rsidR="00C50114" w:rsidRDefault="00000000">
            <w:pPr>
              <w:pStyle w:val="G3"/>
              <w:jc w:val="right"/>
            </w:pPr>
            <w:r>
              <w:rPr>
                <w:sz w:val="20"/>
                <w:szCs w:val="20"/>
              </w:rPr>
              <w:t>1,614,970.71</w:t>
            </w:r>
          </w:p>
        </w:tc>
        <w:tc>
          <w:tcPr>
            <w:tcW w:w="1134" w:type="pct"/>
            <w:vAlign w:val="center"/>
          </w:tcPr>
          <w:p w14:paraId="41053FE5" w14:textId="77777777" w:rsidR="00C50114" w:rsidRDefault="00000000">
            <w:pPr>
              <w:pStyle w:val="G3"/>
              <w:jc w:val="right"/>
            </w:pPr>
            <w:r>
              <w:rPr>
                <w:sz w:val="20"/>
                <w:szCs w:val="20"/>
              </w:rPr>
              <w:t>19,041,616.60</w:t>
            </w:r>
          </w:p>
        </w:tc>
      </w:tr>
      <w:tr w:rsidR="00C50114" w14:paraId="14D018AE" w14:textId="77777777">
        <w:trPr>
          <w:trHeight w:val="397"/>
          <w:jc w:val="center"/>
        </w:trPr>
        <w:tc>
          <w:tcPr>
            <w:tcW w:w="1598" w:type="pct"/>
            <w:vAlign w:val="center"/>
          </w:tcPr>
          <w:p w14:paraId="69EEF22B" w14:textId="77777777" w:rsidR="00C50114" w:rsidRDefault="00000000">
            <w:pPr>
              <w:pStyle w:val="G3"/>
            </w:pPr>
            <w:r>
              <w:rPr>
                <w:rFonts w:hint="eastAsia"/>
                <w:sz w:val="20"/>
                <w:szCs w:val="20"/>
              </w:rPr>
              <w:t>交易性金融资产</w:t>
            </w:r>
          </w:p>
        </w:tc>
        <w:tc>
          <w:tcPr>
            <w:tcW w:w="1134" w:type="pct"/>
            <w:vAlign w:val="center"/>
          </w:tcPr>
          <w:p w14:paraId="0ECD5C0D" w14:textId="77777777" w:rsidR="00C50114" w:rsidRDefault="00000000">
            <w:pPr>
              <w:pStyle w:val="G3"/>
              <w:jc w:val="right"/>
            </w:pPr>
            <w:r>
              <w:rPr>
                <w:sz w:val="20"/>
                <w:szCs w:val="20"/>
              </w:rPr>
              <w:t>86,522,525.07</w:t>
            </w:r>
          </w:p>
        </w:tc>
        <w:tc>
          <w:tcPr>
            <w:tcW w:w="1134" w:type="pct"/>
            <w:vAlign w:val="center"/>
          </w:tcPr>
          <w:p w14:paraId="77512A66" w14:textId="77777777" w:rsidR="00C50114" w:rsidRDefault="00000000">
            <w:pPr>
              <w:pStyle w:val="G3"/>
              <w:jc w:val="right"/>
            </w:pPr>
            <w:r>
              <w:rPr>
                <w:sz w:val="20"/>
                <w:szCs w:val="20"/>
              </w:rPr>
              <w:t>131,930,191.07</w:t>
            </w:r>
          </w:p>
        </w:tc>
        <w:tc>
          <w:tcPr>
            <w:tcW w:w="1134" w:type="pct"/>
            <w:vAlign w:val="center"/>
          </w:tcPr>
          <w:p w14:paraId="7FD4766C" w14:textId="77777777" w:rsidR="00C50114" w:rsidRDefault="00000000">
            <w:pPr>
              <w:pStyle w:val="G3"/>
              <w:jc w:val="right"/>
            </w:pPr>
            <w:r>
              <w:rPr>
                <w:sz w:val="20"/>
                <w:szCs w:val="20"/>
              </w:rPr>
              <w:t>300.07</w:t>
            </w:r>
          </w:p>
        </w:tc>
      </w:tr>
      <w:tr w:rsidR="00C50114" w14:paraId="7082B106" w14:textId="77777777">
        <w:trPr>
          <w:trHeight w:val="397"/>
          <w:jc w:val="center"/>
        </w:trPr>
        <w:tc>
          <w:tcPr>
            <w:tcW w:w="1598" w:type="pct"/>
            <w:vAlign w:val="center"/>
          </w:tcPr>
          <w:p w14:paraId="0E4F800A" w14:textId="77777777" w:rsidR="00C50114" w:rsidRDefault="00000000">
            <w:pPr>
              <w:pStyle w:val="G3"/>
            </w:pPr>
            <w:r>
              <w:rPr>
                <w:rFonts w:hint="eastAsia"/>
                <w:sz w:val="20"/>
                <w:szCs w:val="20"/>
              </w:rPr>
              <w:t>预付款项</w:t>
            </w:r>
          </w:p>
        </w:tc>
        <w:tc>
          <w:tcPr>
            <w:tcW w:w="1134" w:type="pct"/>
            <w:vAlign w:val="center"/>
          </w:tcPr>
          <w:p w14:paraId="1AEFB549" w14:textId="77777777" w:rsidR="00C50114" w:rsidRDefault="00000000">
            <w:pPr>
              <w:pStyle w:val="G3"/>
              <w:jc w:val="right"/>
            </w:pPr>
            <w:r>
              <w:rPr>
                <w:sz w:val="20"/>
                <w:szCs w:val="20"/>
              </w:rPr>
              <w:t>288,611.92</w:t>
            </w:r>
          </w:p>
        </w:tc>
        <w:tc>
          <w:tcPr>
            <w:tcW w:w="1134" w:type="pct"/>
            <w:vAlign w:val="center"/>
          </w:tcPr>
          <w:p w14:paraId="790A6717" w14:textId="77777777" w:rsidR="00C50114" w:rsidRDefault="00000000">
            <w:pPr>
              <w:pStyle w:val="G3"/>
              <w:jc w:val="right"/>
            </w:pPr>
            <w:r>
              <w:rPr>
                <w:sz w:val="20"/>
                <w:szCs w:val="20"/>
              </w:rPr>
              <w:t>372,641.13</w:t>
            </w:r>
          </w:p>
        </w:tc>
        <w:tc>
          <w:tcPr>
            <w:tcW w:w="1134" w:type="pct"/>
            <w:vAlign w:val="center"/>
          </w:tcPr>
          <w:p w14:paraId="1F21D8B1" w14:textId="77777777" w:rsidR="00C50114" w:rsidRDefault="00000000">
            <w:pPr>
              <w:pStyle w:val="G3"/>
              <w:jc w:val="right"/>
              <w:rPr>
                <w:highlight w:val="yellow"/>
              </w:rPr>
            </w:pPr>
            <w:r>
              <w:rPr>
                <w:sz w:val="20"/>
                <w:szCs w:val="20"/>
              </w:rPr>
              <w:t>-</w:t>
            </w:r>
          </w:p>
        </w:tc>
      </w:tr>
      <w:tr w:rsidR="00C50114" w14:paraId="092C112D" w14:textId="77777777">
        <w:trPr>
          <w:trHeight w:val="397"/>
          <w:jc w:val="center"/>
        </w:trPr>
        <w:tc>
          <w:tcPr>
            <w:tcW w:w="1598" w:type="pct"/>
            <w:vAlign w:val="center"/>
          </w:tcPr>
          <w:p w14:paraId="60CE3242" w14:textId="77777777" w:rsidR="00C50114" w:rsidRDefault="00000000">
            <w:pPr>
              <w:pStyle w:val="G3"/>
            </w:pPr>
            <w:r>
              <w:rPr>
                <w:rFonts w:hint="eastAsia"/>
                <w:sz w:val="20"/>
                <w:szCs w:val="20"/>
              </w:rPr>
              <w:t>其他应收款</w:t>
            </w:r>
          </w:p>
        </w:tc>
        <w:tc>
          <w:tcPr>
            <w:tcW w:w="1134" w:type="pct"/>
            <w:vAlign w:val="center"/>
          </w:tcPr>
          <w:p w14:paraId="616AEA36" w14:textId="77777777" w:rsidR="00C50114" w:rsidRDefault="00000000">
            <w:pPr>
              <w:pStyle w:val="G3"/>
              <w:jc w:val="right"/>
            </w:pPr>
            <w:r>
              <w:rPr>
                <w:sz w:val="20"/>
                <w:szCs w:val="20"/>
              </w:rPr>
              <w:t>143,204,248.42</w:t>
            </w:r>
          </w:p>
        </w:tc>
        <w:tc>
          <w:tcPr>
            <w:tcW w:w="1134" w:type="pct"/>
            <w:vAlign w:val="center"/>
          </w:tcPr>
          <w:p w14:paraId="5DA80A75" w14:textId="77777777" w:rsidR="00C50114" w:rsidRDefault="00000000">
            <w:pPr>
              <w:pStyle w:val="G3"/>
              <w:jc w:val="right"/>
            </w:pPr>
            <w:r>
              <w:rPr>
                <w:sz w:val="20"/>
                <w:szCs w:val="20"/>
              </w:rPr>
              <w:t>149,050,123.30</w:t>
            </w:r>
          </w:p>
        </w:tc>
        <w:tc>
          <w:tcPr>
            <w:tcW w:w="1134" w:type="pct"/>
            <w:vAlign w:val="center"/>
          </w:tcPr>
          <w:p w14:paraId="12A6197A" w14:textId="77777777" w:rsidR="00C50114" w:rsidRDefault="00000000">
            <w:pPr>
              <w:pStyle w:val="G3"/>
              <w:jc w:val="right"/>
              <w:rPr>
                <w:highlight w:val="yellow"/>
              </w:rPr>
            </w:pPr>
            <w:r>
              <w:rPr>
                <w:sz w:val="20"/>
                <w:szCs w:val="20"/>
              </w:rPr>
              <w:t>217,871,652.22</w:t>
            </w:r>
          </w:p>
        </w:tc>
      </w:tr>
      <w:tr w:rsidR="00C50114" w14:paraId="5824A065" w14:textId="77777777">
        <w:trPr>
          <w:trHeight w:val="397"/>
          <w:jc w:val="center"/>
        </w:trPr>
        <w:tc>
          <w:tcPr>
            <w:tcW w:w="1598" w:type="pct"/>
            <w:vAlign w:val="center"/>
          </w:tcPr>
          <w:p w14:paraId="7A9B9322" w14:textId="77777777" w:rsidR="00C50114" w:rsidRDefault="00000000">
            <w:pPr>
              <w:pStyle w:val="G3"/>
            </w:pPr>
            <w:r>
              <w:rPr>
                <w:rFonts w:hint="eastAsia"/>
                <w:b/>
                <w:bCs/>
                <w:sz w:val="20"/>
                <w:szCs w:val="20"/>
              </w:rPr>
              <w:t>流动资产合计</w:t>
            </w:r>
          </w:p>
        </w:tc>
        <w:tc>
          <w:tcPr>
            <w:tcW w:w="1134" w:type="pct"/>
            <w:vAlign w:val="center"/>
          </w:tcPr>
          <w:p w14:paraId="3D686A80" w14:textId="77777777" w:rsidR="00C50114" w:rsidRDefault="00000000">
            <w:pPr>
              <w:pStyle w:val="G3"/>
              <w:jc w:val="right"/>
              <w:rPr>
                <w:highlight w:val="yellow"/>
              </w:rPr>
            </w:pPr>
            <w:r>
              <w:rPr>
                <w:b/>
                <w:bCs/>
                <w:sz w:val="20"/>
                <w:szCs w:val="20"/>
              </w:rPr>
              <w:t>232,844,578.66</w:t>
            </w:r>
          </w:p>
        </w:tc>
        <w:tc>
          <w:tcPr>
            <w:tcW w:w="1134" w:type="pct"/>
            <w:vAlign w:val="center"/>
          </w:tcPr>
          <w:p w14:paraId="69CA8099" w14:textId="77777777" w:rsidR="00C50114" w:rsidRDefault="00000000">
            <w:pPr>
              <w:pStyle w:val="G3"/>
              <w:jc w:val="right"/>
            </w:pPr>
            <w:r>
              <w:rPr>
                <w:b/>
                <w:bCs/>
                <w:sz w:val="20"/>
                <w:szCs w:val="20"/>
              </w:rPr>
              <w:t>282,967,926.21</w:t>
            </w:r>
          </w:p>
        </w:tc>
        <w:tc>
          <w:tcPr>
            <w:tcW w:w="1134" w:type="pct"/>
            <w:vAlign w:val="center"/>
          </w:tcPr>
          <w:p w14:paraId="18B44E18" w14:textId="77777777" w:rsidR="00C50114" w:rsidRDefault="00000000">
            <w:pPr>
              <w:pStyle w:val="G3"/>
              <w:jc w:val="right"/>
            </w:pPr>
            <w:r>
              <w:rPr>
                <w:b/>
                <w:bCs/>
                <w:sz w:val="20"/>
                <w:szCs w:val="20"/>
              </w:rPr>
              <w:t>236,913,568.89</w:t>
            </w:r>
          </w:p>
        </w:tc>
      </w:tr>
      <w:tr w:rsidR="00C50114" w14:paraId="04C88F8B" w14:textId="77777777">
        <w:trPr>
          <w:trHeight w:val="397"/>
          <w:jc w:val="center"/>
        </w:trPr>
        <w:tc>
          <w:tcPr>
            <w:tcW w:w="1598" w:type="pct"/>
            <w:vAlign w:val="center"/>
          </w:tcPr>
          <w:p w14:paraId="102A2CF1" w14:textId="77777777" w:rsidR="00C50114" w:rsidRDefault="00000000">
            <w:pPr>
              <w:pStyle w:val="G3"/>
            </w:pPr>
            <w:r>
              <w:rPr>
                <w:rFonts w:hint="eastAsia"/>
                <w:sz w:val="20"/>
                <w:szCs w:val="20"/>
              </w:rPr>
              <w:t>非流动资产：</w:t>
            </w:r>
          </w:p>
        </w:tc>
        <w:tc>
          <w:tcPr>
            <w:tcW w:w="1134" w:type="pct"/>
            <w:vAlign w:val="center"/>
          </w:tcPr>
          <w:p w14:paraId="3D0AE2C2" w14:textId="77777777" w:rsidR="00C50114" w:rsidRDefault="00000000">
            <w:pPr>
              <w:pStyle w:val="G3"/>
              <w:jc w:val="right"/>
            </w:pPr>
            <w:r>
              <w:rPr>
                <w:sz w:val="20"/>
                <w:szCs w:val="20"/>
              </w:rPr>
              <w:t xml:space="preserve">　</w:t>
            </w:r>
          </w:p>
        </w:tc>
        <w:tc>
          <w:tcPr>
            <w:tcW w:w="1134" w:type="pct"/>
            <w:vAlign w:val="center"/>
          </w:tcPr>
          <w:p w14:paraId="65A9F1B5" w14:textId="77777777" w:rsidR="00C50114" w:rsidRDefault="00000000">
            <w:pPr>
              <w:pStyle w:val="G3"/>
              <w:jc w:val="right"/>
            </w:pPr>
            <w:r>
              <w:rPr>
                <w:sz w:val="20"/>
                <w:szCs w:val="20"/>
              </w:rPr>
              <w:t xml:space="preserve">　</w:t>
            </w:r>
          </w:p>
        </w:tc>
        <w:tc>
          <w:tcPr>
            <w:tcW w:w="1134" w:type="pct"/>
            <w:vAlign w:val="center"/>
          </w:tcPr>
          <w:p w14:paraId="43AAA6AA" w14:textId="77777777" w:rsidR="00C50114" w:rsidRDefault="00000000">
            <w:pPr>
              <w:pStyle w:val="G3"/>
              <w:jc w:val="right"/>
            </w:pPr>
            <w:r>
              <w:rPr>
                <w:sz w:val="20"/>
                <w:szCs w:val="20"/>
              </w:rPr>
              <w:t xml:space="preserve">　</w:t>
            </w:r>
          </w:p>
        </w:tc>
      </w:tr>
      <w:tr w:rsidR="00C50114" w14:paraId="2881CF25" w14:textId="77777777">
        <w:trPr>
          <w:trHeight w:val="397"/>
          <w:jc w:val="center"/>
        </w:trPr>
        <w:tc>
          <w:tcPr>
            <w:tcW w:w="1598" w:type="pct"/>
            <w:vAlign w:val="center"/>
          </w:tcPr>
          <w:p w14:paraId="1D377B6D" w14:textId="77777777" w:rsidR="00C50114" w:rsidRDefault="00000000">
            <w:pPr>
              <w:pStyle w:val="G3"/>
            </w:pPr>
            <w:r>
              <w:rPr>
                <w:rFonts w:hint="eastAsia"/>
                <w:sz w:val="20"/>
                <w:szCs w:val="20"/>
              </w:rPr>
              <w:t>长期股权投资</w:t>
            </w:r>
          </w:p>
        </w:tc>
        <w:tc>
          <w:tcPr>
            <w:tcW w:w="1134" w:type="pct"/>
            <w:vAlign w:val="center"/>
          </w:tcPr>
          <w:p w14:paraId="7486B35A" w14:textId="77777777" w:rsidR="00C50114" w:rsidRDefault="00000000">
            <w:pPr>
              <w:pStyle w:val="G3"/>
              <w:jc w:val="right"/>
            </w:pPr>
            <w:r>
              <w:rPr>
                <w:sz w:val="20"/>
                <w:szCs w:val="20"/>
              </w:rPr>
              <w:t>325,795,187.15</w:t>
            </w:r>
          </w:p>
        </w:tc>
        <w:tc>
          <w:tcPr>
            <w:tcW w:w="1134" w:type="pct"/>
            <w:vAlign w:val="center"/>
          </w:tcPr>
          <w:p w14:paraId="6E9B6AB8" w14:textId="77777777" w:rsidR="00C50114" w:rsidRDefault="00000000">
            <w:pPr>
              <w:pStyle w:val="G3"/>
              <w:jc w:val="right"/>
            </w:pPr>
            <w:r>
              <w:rPr>
                <w:sz w:val="20"/>
                <w:szCs w:val="20"/>
              </w:rPr>
              <w:t>368,325,244.41</w:t>
            </w:r>
          </w:p>
        </w:tc>
        <w:tc>
          <w:tcPr>
            <w:tcW w:w="1134" w:type="pct"/>
            <w:vAlign w:val="center"/>
          </w:tcPr>
          <w:p w14:paraId="5B5A0BC1" w14:textId="77777777" w:rsidR="00C50114" w:rsidRDefault="00000000">
            <w:pPr>
              <w:pStyle w:val="G3"/>
              <w:jc w:val="right"/>
            </w:pPr>
            <w:r>
              <w:rPr>
                <w:sz w:val="20"/>
                <w:szCs w:val="20"/>
              </w:rPr>
              <w:t>325,997,346.53</w:t>
            </w:r>
          </w:p>
        </w:tc>
      </w:tr>
      <w:tr w:rsidR="00C50114" w14:paraId="724E062B" w14:textId="77777777">
        <w:trPr>
          <w:trHeight w:val="397"/>
          <w:jc w:val="center"/>
        </w:trPr>
        <w:tc>
          <w:tcPr>
            <w:tcW w:w="1598" w:type="pct"/>
            <w:vAlign w:val="center"/>
          </w:tcPr>
          <w:p w14:paraId="16F484BA" w14:textId="77777777" w:rsidR="00C50114" w:rsidRDefault="00000000">
            <w:pPr>
              <w:pStyle w:val="G3"/>
            </w:pPr>
            <w:r>
              <w:rPr>
                <w:rFonts w:hint="eastAsia"/>
                <w:sz w:val="20"/>
                <w:szCs w:val="20"/>
              </w:rPr>
              <w:lastRenderedPageBreak/>
              <w:t>其他非流动金融资产</w:t>
            </w:r>
          </w:p>
        </w:tc>
        <w:tc>
          <w:tcPr>
            <w:tcW w:w="1134" w:type="pct"/>
            <w:vAlign w:val="center"/>
          </w:tcPr>
          <w:p w14:paraId="3D949595" w14:textId="77777777" w:rsidR="00C50114" w:rsidRDefault="00000000">
            <w:pPr>
              <w:pStyle w:val="G3"/>
              <w:jc w:val="right"/>
              <w:rPr>
                <w:highlight w:val="yellow"/>
              </w:rPr>
            </w:pPr>
            <w:r>
              <w:rPr>
                <w:rFonts w:hint="eastAsia"/>
                <w:sz w:val="20"/>
                <w:szCs w:val="20"/>
              </w:rPr>
              <w:t>-</w:t>
            </w:r>
            <w:r>
              <w:rPr>
                <w:sz w:val="20"/>
                <w:szCs w:val="20"/>
              </w:rPr>
              <w:t xml:space="preserve">　</w:t>
            </w:r>
          </w:p>
        </w:tc>
        <w:tc>
          <w:tcPr>
            <w:tcW w:w="1134" w:type="pct"/>
            <w:vAlign w:val="center"/>
          </w:tcPr>
          <w:p w14:paraId="083B4FF2" w14:textId="77777777" w:rsidR="00C50114" w:rsidRDefault="00000000">
            <w:pPr>
              <w:pStyle w:val="G3"/>
              <w:jc w:val="right"/>
              <w:rPr>
                <w:highlight w:val="yellow"/>
              </w:rPr>
            </w:pPr>
            <w:r>
              <w:rPr>
                <w:sz w:val="20"/>
                <w:szCs w:val="20"/>
              </w:rPr>
              <w:t>35,489,836.64</w:t>
            </w:r>
          </w:p>
        </w:tc>
        <w:tc>
          <w:tcPr>
            <w:tcW w:w="1134" w:type="pct"/>
            <w:vAlign w:val="center"/>
          </w:tcPr>
          <w:p w14:paraId="6676B015" w14:textId="77777777" w:rsidR="00C50114" w:rsidRDefault="00000000">
            <w:pPr>
              <w:pStyle w:val="G3"/>
              <w:jc w:val="right"/>
              <w:rPr>
                <w:highlight w:val="yellow"/>
              </w:rPr>
            </w:pPr>
            <w:r>
              <w:rPr>
                <w:sz w:val="20"/>
                <w:szCs w:val="20"/>
              </w:rPr>
              <w:t>161,290,888.00</w:t>
            </w:r>
          </w:p>
        </w:tc>
      </w:tr>
      <w:tr w:rsidR="00C50114" w14:paraId="5B4447F4" w14:textId="77777777">
        <w:trPr>
          <w:trHeight w:val="397"/>
          <w:jc w:val="center"/>
        </w:trPr>
        <w:tc>
          <w:tcPr>
            <w:tcW w:w="1598" w:type="pct"/>
            <w:vAlign w:val="center"/>
          </w:tcPr>
          <w:p w14:paraId="364F9915" w14:textId="77777777" w:rsidR="00C50114" w:rsidRDefault="00000000">
            <w:pPr>
              <w:pStyle w:val="G3"/>
            </w:pPr>
            <w:r>
              <w:rPr>
                <w:rFonts w:hint="eastAsia"/>
                <w:sz w:val="20"/>
                <w:szCs w:val="20"/>
              </w:rPr>
              <w:t>固定资产</w:t>
            </w:r>
          </w:p>
        </w:tc>
        <w:tc>
          <w:tcPr>
            <w:tcW w:w="1134" w:type="pct"/>
            <w:vAlign w:val="center"/>
          </w:tcPr>
          <w:p w14:paraId="26B07F0A" w14:textId="77777777" w:rsidR="00C50114" w:rsidRDefault="00000000">
            <w:pPr>
              <w:pStyle w:val="G3"/>
              <w:jc w:val="right"/>
              <w:rPr>
                <w:highlight w:val="yellow"/>
              </w:rPr>
            </w:pPr>
            <w:r>
              <w:rPr>
                <w:sz w:val="20"/>
                <w:szCs w:val="20"/>
              </w:rPr>
              <w:t>28,288,716.11</w:t>
            </w:r>
          </w:p>
        </w:tc>
        <w:tc>
          <w:tcPr>
            <w:tcW w:w="1134" w:type="pct"/>
            <w:vAlign w:val="center"/>
          </w:tcPr>
          <w:p w14:paraId="5C067640" w14:textId="77777777" w:rsidR="00C50114" w:rsidRDefault="00000000">
            <w:pPr>
              <w:pStyle w:val="G3"/>
              <w:jc w:val="right"/>
            </w:pPr>
            <w:r>
              <w:rPr>
                <w:sz w:val="20"/>
                <w:szCs w:val="20"/>
              </w:rPr>
              <w:t>29,969,107.08</w:t>
            </w:r>
          </w:p>
        </w:tc>
        <w:tc>
          <w:tcPr>
            <w:tcW w:w="1134" w:type="pct"/>
            <w:vAlign w:val="center"/>
          </w:tcPr>
          <w:p w14:paraId="7EF36A5C" w14:textId="77777777" w:rsidR="00C50114" w:rsidRDefault="00000000">
            <w:pPr>
              <w:pStyle w:val="G3"/>
              <w:jc w:val="right"/>
            </w:pPr>
            <w:r>
              <w:rPr>
                <w:sz w:val="20"/>
                <w:szCs w:val="20"/>
              </w:rPr>
              <w:t>31,676,978.91</w:t>
            </w:r>
          </w:p>
        </w:tc>
      </w:tr>
      <w:tr w:rsidR="00C50114" w14:paraId="2E4CA9B7" w14:textId="77777777">
        <w:trPr>
          <w:trHeight w:val="397"/>
          <w:jc w:val="center"/>
        </w:trPr>
        <w:tc>
          <w:tcPr>
            <w:tcW w:w="1598" w:type="pct"/>
            <w:vAlign w:val="center"/>
          </w:tcPr>
          <w:p w14:paraId="65893122" w14:textId="77777777" w:rsidR="00C50114" w:rsidRDefault="00000000">
            <w:pPr>
              <w:pStyle w:val="G3"/>
            </w:pPr>
            <w:r>
              <w:rPr>
                <w:rFonts w:hint="eastAsia"/>
                <w:sz w:val="20"/>
                <w:szCs w:val="20"/>
              </w:rPr>
              <w:t>使用权资产</w:t>
            </w:r>
          </w:p>
        </w:tc>
        <w:tc>
          <w:tcPr>
            <w:tcW w:w="1134" w:type="pct"/>
            <w:vAlign w:val="center"/>
          </w:tcPr>
          <w:p w14:paraId="5B2EC8DB" w14:textId="77777777" w:rsidR="00C50114" w:rsidRDefault="00000000">
            <w:pPr>
              <w:pStyle w:val="G3"/>
              <w:jc w:val="right"/>
            </w:pPr>
            <w:r>
              <w:rPr>
                <w:rFonts w:hint="eastAsia"/>
                <w:sz w:val="20"/>
                <w:szCs w:val="20"/>
              </w:rPr>
              <w:t>-</w:t>
            </w:r>
            <w:r>
              <w:rPr>
                <w:sz w:val="20"/>
                <w:szCs w:val="20"/>
              </w:rPr>
              <w:t xml:space="preserve">　</w:t>
            </w:r>
          </w:p>
        </w:tc>
        <w:tc>
          <w:tcPr>
            <w:tcW w:w="1134" w:type="pct"/>
            <w:vAlign w:val="center"/>
          </w:tcPr>
          <w:p w14:paraId="2CDC5BCB" w14:textId="77777777" w:rsidR="00C50114" w:rsidRDefault="00000000">
            <w:pPr>
              <w:pStyle w:val="G3"/>
              <w:jc w:val="right"/>
            </w:pPr>
            <w:r>
              <w:rPr>
                <w:sz w:val="20"/>
                <w:szCs w:val="20"/>
              </w:rPr>
              <w:t>-</w:t>
            </w:r>
          </w:p>
        </w:tc>
        <w:tc>
          <w:tcPr>
            <w:tcW w:w="1134" w:type="pct"/>
            <w:vAlign w:val="center"/>
          </w:tcPr>
          <w:p w14:paraId="1CBA333F" w14:textId="77777777" w:rsidR="00C50114" w:rsidRDefault="00000000">
            <w:pPr>
              <w:pStyle w:val="G3"/>
              <w:jc w:val="right"/>
            </w:pPr>
            <w:r>
              <w:rPr>
                <w:sz w:val="20"/>
                <w:szCs w:val="20"/>
              </w:rPr>
              <w:t>1,731,759.78</w:t>
            </w:r>
          </w:p>
        </w:tc>
      </w:tr>
      <w:tr w:rsidR="00C50114" w14:paraId="659B263C" w14:textId="77777777">
        <w:trPr>
          <w:trHeight w:val="397"/>
          <w:jc w:val="center"/>
        </w:trPr>
        <w:tc>
          <w:tcPr>
            <w:tcW w:w="1598" w:type="pct"/>
            <w:vAlign w:val="center"/>
          </w:tcPr>
          <w:p w14:paraId="4E17A34D" w14:textId="77777777" w:rsidR="00C50114" w:rsidRDefault="00000000">
            <w:pPr>
              <w:pStyle w:val="G3"/>
            </w:pPr>
            <w:r>
              <w:rPr>
                <w:rFonts w:hint="eastAsia"/>
                <w:sz w:val="20"/>
                <w:szCs w:val="20"/>
              </w:rPr>
              <w:t>长期待摊费用</w:t>
            </w:r>
          </w:p>
        </w:tc>
        <w:tc>
          <w:tcPr>
            <w:tcW w:w="1134" w:type="pct"/>
            <w:vAlign w:val="center"/>
          </w:tcPr>
          <w:p w14:paraId="7BE0A84C" w14:textId="77777777" w:rsidR="00C50114" w:rsidRDefault="00000000">
            <w:pPr>
              <w:pStyle w:val="G3"/>
              <w:jc w:val="right"/>
            </w:pPr>
            <w:r>
              <w:rPr>
                <w:sz w:val="20"/>
                <w:szCs w:val="20"/>
              </w:rPr>
              <w:t>360,000.00</w:t>
            </w:r>
          </w:p>
        </w:tc>
        <w:tc>
          <w:tcPr>
            <w:tcW w:w="1134" w:type="pct"/>
            <w:vAlign w:val="center"/>
          </w:tcPr>
          <w:p w14:paraId="74A557F4" w14:textId="77777777" w:rsidR="00C50114" w:rsidRDefault="00000000">
            <w:pPr>
              <w:pStyle w:val="G3"/>
              <w:jc w:val="right"/>
            </w:pPr>
            <w:r>
              <w:rPr>
                <w:sz w:val="20"/>
                <w:szCs w:val="20"/>
              </w:rPr>
              <w:t>360,000.00</w:t>
            </w:r>
          </w:p>
        </w:tc>
        <w:tc>
          <w:tcPr>
            <w:tcW w:w="1134" w:type="pct"/>
            <w:vAlign w:val="center"/>
          </w:tcPr>
          <w:p w14:paraId="062C1E82" w14:textId="77777777" w:rsidR="00C50114" w:rsidRDefault="00000000">
            <w:pPr>
              <w:pStyle w:val="G3"/>
              <w:jc w:val="right"/>
            </w:pPr>
            <w:r>
              <w:rPr>
                <w:sz w:val="20"/>
                <w:szCs w:val="20"/>
              </w:rPr>
              <w:t>426,666.67</w:t>
            </w:r>
          </w:p>
        </w:tc>
      </w:tr>
      <w:tr w:rsidR="00C50114" w14:paraId="44F377D4" w14:textId="77777777">
        <w:trPr>
          <w:trHeight w:val="397"/>
          <w:jc w:val="center"/>
        </w:trPr>
        <w:tc>
          <w:tcPr>
            <w:tcW w:w="1598" w:type="pct"/>
            <w:vAlign w:val="center"/>
          </w:tcPr>
          <w:p w14:paraId="0C16B0CE" w14:textId="77777777" w:rsidR="00C50114" w:rsidRDefault="00000000">
            <w:pPr>
              <w:pStyle w:val="G3"/>
            </w:pPr>
            <w:r>
              <w:rPr>
                <w:rFonts w:hint="eastAsia"/>
                <w:sz w:val="20"/>
                <w:szCs w:val="20"/>
              </w:rPr>
              <w:t>其他非流动资产</w:t>
            </w:r>
          </w:p>
        </w:tc>
        <w:tc>
          <w:tcPr>
            <w:tcW w:w="1134" w:type="pct"/>
            <w:vAlign w:val="center"/>
          </w:tcPr>
          <w:p w14:paraId="5D897C9E" w14:textId="77777777" w:rsidR="00C50114" w:rsidRDefault="00000000">
            <w:pPr>
              <w:pStyle w:val="G3"/>
              <w:jc w:val="right"/>
            </w:pPr>
            <w:r>
              <w:rPr>
                <w:sz w:val="20"/>
                <w:szCs w:val="20"/>
              </w:rPr>
              <w:t>20,000.00</w:t>
            </w:r>
          </w:p>
        </w:tc>
        <w:tc>
          <w:tcPr>
            <w:tcW w:w="1134" w:type="pct"/>
            <w:vAlign w:val="center"/>
          </w:tcPr>
          <w:p w14:paraId="7E7E928F" w14:textId="77777777" w:rsidR="00C50114" w:rsidRDefault="00000000">
            <w:pPr>
              <w:pStyle w:val="G3"/>
              <w:jc w:val="right"/>
            </w:pPr>
            <w:r>
              <w:rPr>
                <w:sz w:val="20"/>
                <w:szCs w:val="20"/>
              </w:rPr>
              <w:t>20,000.00</w:t>
            </w:r>
          </w:p>
        </w:tc>
        <w:tc>
          <w:tcPr>
            <w:tcW w:w="1134" w:type="pct"/>
            <w:vAlign w:val="center"/>
          </w:tcPr>
          <w:p w14:paraId="58C97DFF" w14:textId="77777777" w:rsidR="00C50114" w:rsidRDefault="00000000">
            <w:pPr>
              <w:pStyle w:val="G3"/>
              <w:jc w:val="right"/>
            </w:pPr>
            <w:r>
              <w:rPr>
                <w:sz w:val="20"/>
                <w:szCs w:val="20"/>
              </w:rPr>
              <w:t>20,000.00</w:t>
            </w:r>
          </w:p>
        </w:tc>
      </w:tr>
      <w:tr w:rsidR="00C50114" w14:paraId="521B4315" w14:textId="77777777">
        <w:trPr>
          <w:trHeight w:val="397"/>
          <w:jc w:val="center"/>
        </w:trPr>
        <w:tc>
          <w:tcPr>
            <w:tcW w:w="1598" w:type="pct"/>
            <w:vAlign w:val="center"/>
          </w:tcPr>
          <w:p w14:paraId="4B48D1D6" w14:textId="77777777" w:rsidR="00C50114" w:rsidRDefault="00000000">
            <w:pPr>
              <w:pStyle w:val="G3"/>
            </w:pPr>
            <w:r>
              <w:rPr>
                <w:rFonts w:hint="eastAsia"/>
                <w:b/>
                <w:bCs/>
                <w:sz w:val="20"/>
                <w:szCs w:val="20"/>
              </w:rPr>
              <w:t>非流动资产合计</w:t>
            </w:r>
          </w:p>
        </w:tc>
        <w:tc>
          <w:tcPr>
            <w:tcW w:w="1134" w:type="pct"/>
            <w:vAlign w:val="center"/>
          </w:tcPr>
          <w:p w14:paraId="43A6E612" w14:textId="77777777" w:rsidR="00C50114" w:rsidRDefault="00000000">
            <w:pPr>
              <w:pStyle w:val="G3"/>
              <w:jc w:val="right"/>
            </w:pPr>
            <w:r>
              <w:rPr>
                <w:b/>
                <w:bCs/>
                <w:sz w:val="20"/>
                <w:szCs w:val="20"/>
              </w:rPr>
              <w:t>354,463,903.26</w:t>
            </w:r>
          </w:p>
        </w:tc>
        <w:tc>
          <w:tcPr>
            <w:tcW w:w="1134" w:type="pct"/>
            <w:vAlign w:val="center"/>
          </w:tcPr>
          <w:p w14:paraId="74D50685" w14:textId="77777777" w:rsidR="00C50114" w:rsidRDefault="00000000">
            <w:pPr>
              <w:pStyle w:val="G3"/>
              <w:jc w:val="right"/>
            </w:pPr>
            <w:r>
              <w:rPr>
                <w:b/>
                <w:bCs/>
                <w:sz w:val="20"/>
                <w:szCs w:val="20"/>
              </w:rPr>
              <w:t>398,674,351.49</w:t>
            </w:r>
          </w:p>
        </w:tc>
        <w:tc>
          <w:tcPr>
            <w:tcW w:w="1134" w:type="pct"/>
            <w:vAlign w:val="center"/>
          </w:tcPr>
          <w:p w14:paraId="2B680F2F" w14:textId="77777777" w:rsidR="00C50114" w:rsidRDefault="00000000">
            <w:pPr>
              <w:pStyle w:val="G3"/>
              <w:jc w:val="right"/>
            </w:pPr>
            <w:r>
              <w:rPr>
                <w:b/>
                <w:bCs/>
                <w:sz w:val="20"/>
                <w:szCs w:val="20"/>
              </w:rPr>
              <w:t>521,143,639.89</w:t>
            </w:r>
          </w:p>
        </w:tc>
      </w:tr>
      <w:tr w:rsidR="00C50114" w14:paraId="6F81F289" w14:textId="77777777">
        <w:trPr>
          <w:trHeight w:val="397"/>
          <w:jc w:val="center"/>
        </w:trPr>
        <w:tc>
          <w:tcPr>
            <w:tcW w:w="1598" w:type="pct"/>
            <w:vAlign w:val="center"/>
          </w:tcPr>
          <w:p w14:paraId="7AE961A1" w14:textId="77777777" w:rsidR="00C50114" w:rsidRDefault="00000000">
            <w:pPr>
              <w:pStyle w:val="G3"/>
            </w:pPr>
            <w:r>
              <w:rPr>
                <w:rFonts w:hint="eastAsia"/>
                <w:b/>
                <w:bCs/>
                <w:sz w:val="20"/>
                <w:szCs w:val="20"/>
              </w:rPr>
              <w:t>资产总计</w:t>
            </w:r>
          </w:p>
        </w:tc>
        <w:tc>
          <w:tcPr>
            <w:tcW w:w="1134" w:type="pct"/>
            <w:vAlign w:val="center"/>
          </w:tcPr>
          <w:p w14:paraId="665357FE" w14:textId="77777777" w:rsidR="00C50114" w:rsidRDefault="00000000">
            <w:pPr>
              <w:pStyle w:val="G3"/>
              <w:jc w:val="right"/>
            </w:pPr>
            <w:r>
              <w:rPr>
                <w:b/>
                <w:bCs/>
                <w:sz w:val="20"/>
                <w:szCs w:val="20"/>
              </w:rPr>
              <w:t>587,308,481.92</w:t>
            </w:r>
          </w:p>
        </w:tc>
        <w:tc>
          <w:tcPr>
            <w:tcW w:w="1134" w:type="pct"/>
            <w:vAlign w:val="center"/>
          </w:tcPr>
          <w:p w14:paraId="2663AAE1" w14:textId="77777777" w:rsidR="00C50114" w:rsidRDefault="00000000">
            <w:pPr>
              <w:pStyle w:val="G3"/>
              <w:jc w:val="right"/>
            </w:pPr>
            <w:r>
              <w:rPr>
                <w:b/>
                <w:bCs/>
                <w:sz w:val="20"/>
                <w:szCs w:val="20"/>
              </w:rPr>
              <w:t>681,642,277.70</w:t>
            </w:r>
          </w:p>
        </w:tc>
        <w:tc>
          <w:tcPr>
            <w:tcW w:w="1134" w:type="pct"/>
            <w:vAlign w:val="center"/>
          </w:tcPr>
          <w:p w14:paraId="589F3A07" w14:textId="77777777" w:rsidR="00C50114" w:rsidRDefault="00000000">
            <w:pPr>
              <w:pStyle w:val="G3"/>
              <w:jc w:val="right"/>
            </w:pPr>
            <w:r>
              <w:rPr>
                <w:b/>
                <w:bCs/>
                <w:sz w:val="20"/>
                <w:szCs w:val="20"/>
              </w:rPr>
              <w:t>758,057,208.78</w:t>
            </w:r>
          </w:p>
        </w:tc>
      </w:tr>
      <w:tr w:rsidR="00C50114" w14:paraId="308A7D08" w14:textId="77777777">
        <w:trPr>
          <w:trHeight w:val="397"/>
          <w:jc w:val="center"/>
        </w:trPr>
        <w:tc>
          <w:tcPr>
            <w:tcW w:w="1598" w:type="pct"/>
            <w:vAlign w:val="center"/>
          </w:tcPr>
          <w:p w14:paraId="6742635C" w14:textId="77777777" w:rsidR="00C50114" w:rsidRDefault="00000000">
            <w:pPr>
              <w:pStyle w:val="G3"/>
            </w:pPr>
            <w:r>
              <w:rPr>
                <w:rFonts w:hint="eastAsia"/>
                <w:sz w:val="20"/>
                <w:szCs w:val="20"/>
              </w:rPr>
              <w:t>流动负债：</w:t>
            </w:r>
          </w:p>
        </w:tc>
        <w:tc>
          <w:tcPr>
            <w:tcW w:w="1134" w:type="pct"/>
            <w:vAlign w:val="center"/>
          </w:tcPr>
          <w:p w14:paraId="78EAA858" w14:textId="77777777" w:rsidR="00C50114" w:rsidRDefault="00000000">
            <w:pPr>
              <w:pStyle w:val="G3"/>
              <w:jc w:val="right"/>
            </w:pPr>
            <w:r>
              <w:rPr>
                <w:sz w:val="20"/>
                <w:szCs w:val="20"/>
              </w:rPr>
              <w:t xml:space="preserve">　</w:t>
            </w:r>
          </w:p>
        </w:tc>
        <w:tc>
          <w:tcPr>
            <w:tcW w:w="1134" w:type="pct"/>
            <w:vAlign w:val="center"/>
          </w:tcPr>
          <w:p w14:paraId="5D4935B2" w14:textId="77777777" w:rsidR="00C50114" w:rsidRDefault="00000000">
            <w:pPr>
              <w:pStyle w:val="G3"/>
              <w:jc w:val="right"/>
            </w:pPr>
            <w:r>
              <w:rPr>
                <w:sz w:val="20"/>
                <w:szCs w:val="20"/>
              </w:rPr>
              <w:t xml:space="preserve">　</w:t>
            </w:r>
          </w:p>
        </w:tc>
        <w:tc>
          <w:tcPr>
            <w:tcW w:w="1134" w:type="pct"/>
            <w:vAlign w:val="center"/>
          </w:tcPr>
          <w:p w14:paraId="5C9DE5EC" w14:textId="77777777" w:rsidR="00C50114" w:rsidRDefault="00000000">
            <w:pPr>
              <w:pStyle w:val="G3"/>
              <w:jc w:val="right"/>
            </w:pPr>
            <w:r>
              <w:rPr>
                <w:sz w:val="20"/>
                <w:szCs w:val="20"/>
              </w:rPr>
              <w:t xml:space="preserve">　</w:t>
            </w:r>
          </w:p>
        </w:tc>
      </w:tr>
      <w:tr w:rsidR="00C50114" w14:paraId="0E42128E" w14:textId="77777777">
        <w:trPr>
          <w:trHeight w:val="397"/>
          <w:jc w:val="center"/>
        </w:trPr>
        <w:tc>
          <w:tcPr>
            <w:tcW w:w="1598" w:type="pct"/>
            <w:vAlign w:val="center"/>
          </w:tcPr>
          <w:p w14:paraId="4BEB5DC5" w14:textId="77777777" w:rsidR="00C50114" w:rsidRDefault="00000000">
            <w:pPr>
              <w:pStyle w:val="G3"/>
            </w:pPr>
            <w:r>
              <w:rPr>
                <w:rFonts w:hint="eastAsia"/>
                <w:sz w:val="20"/>
                <w:szCs w:val="20"/>
              </w:rPr>
              <w:t>短期借款</w:t>
            </w:r>
          </w:p>
        </w:tc>
        <w:tc>
          <w:tcPr>
            <w:tcW w:w="1134" w:type="pct"/>
            <w:vAlign w:val="center"/>
          </w:tcPr>
          <w:p w14:paraId="1F791B72" w14:textId="77777777" w:rsidR="00C50114" w:rsidRDefault="00000000">
            <w:pPr>
              <w:pStyle w:val="G3"/>
              <w:jc w:val="right"/>
            </w:pPr>
            <w:r>
              <w:rPr>
                <w:rFonts w:hint="eastAsia"/>
                <w:sz w:val="20"/>
                <w:szCs w:val="20"/>
              </w:rPr>
              <w:t>-</w:t>
            </w:r>
            <w:r>
              <w:rPr>
                <w:sz w:val="20"/>
                <w:szCs w:val="20"/>
              </w:rPr>
              <w:t xml:space="preserve">　</w:t>
            </w:r>
          </w:p>
        </w:tc>
        <w:tc>
          <w:tcPr>
            <w:tcW w:w="1134" w:type="pct"/>
            <w:vAlign w:val="center"/>
          </w:tcPr>
          <w:p w14:paraId="041EA5D5" w14:textId="77777777" w:rsidR="00C50114" w:rsidRDefault="00000000">
            <w:pPr>
              <w:pStyle w:val="G3"/>
              <w:jc w:val="right"/>
            </w:pPr>
            <w:r>
              <w:rPr>
                <w:sz w:val="20"/>
                <w:szCs w:val="20"/>
              </w:rPr>
              <w:t>-</w:t>
            </w:r>
          </w:p>
        </w:tc>
        <w:tc>
          <w:tcPr>
            <w:tcW w:w="1134" w:type="pct"/>
            <w:vAlign w:val="center"/>
          </w:tcPr>
          <w:p w14:paraId="26CC7F72" w14:textId="77777777" w:rsidR="00C50114" w:rsidRDefault="00000000">
            <w:pPr>
              <w:pStyle w:val="G3"/>
              <w:jc w:val="right"/>
            </w:pPr>
            <w:r>
              <w:rPr>
                <w:sz w:val="20"/>
                <w:szCs w:val="20"/>
              </w:rPr>
              <w:t>-</w:t>
            </w:r>
          </w:p>
        </w:tc>
      </w:tr>
      <w:tr w:rsidR="00C50114" w14:paraId="20B5A2CF" w14:textId="77777777">
        <w:trPr>
          <w:trHeight w:val="397"/>
          <w:jc w:val="center"/>
        </w:trPr>
        <w:tc>
          <w:tcPr>
            <w:tcW w:w="1598" w:type="pct"/>
            <w:vAlign w:val="center"/>
          </w:tcPr>
          <w:p w14:paraId="17CE98C5" w14:textId="77777777" w:rsidR="00C50114" w:rsidRDefault="00000000">
            <w:pPr>
              <w:pStyle w:val="G3"/>
            </w:pPr>
            <w:r>
              <w:rPr>
                <w:rFonts w:hint="eastAsia"/>
                <w:sz w:val="20"/>
                <w:szCs w:val="20"/>
              </w:rPr>
              <w:t>应付职工薪酬</w:t>
            </w:r>
          </w:p>
        </w:tc>
        <w:tc>
          <w:tcPr>
            <w:tcW w:w="1134" w:type="pct"/>
            <w:vAlign w:val="center"/>
          </w:tcPr>
          <w:p w14:paraId="6BC78678" w14:textId="77777777" w:rsidR="00C50114" w:rsidRDefault="00000000">
            <w:pPr>
              <w:pStyle w:val="G3"/>
              <w:jc w:val="right"/>
            </w:pPr>
            <w:r>
              <w:rPr>
                <w:sz w:val="20"/>
                <w:szCs w:val="20"/>
              </w:rPr>
              <w:t>45,219.14</w:t>
            </w:r>
          </w:p>
        </w:tc>
        <w:tc>
          <w:tcPr>
            <w:tcW w:w="1134" w:type="pct"/>
            <w:vAlign w:val="center"/>
          </w:tcPr>
          <w:p w14:paraId="607E9FAE" w14:textId="77777777" w:rsidR="00C50114" w:rsidRDefault="00000000">
            <w:pPr>
              <w:pStyle w:val="G3"/>
              <w:jc w:val="right"/>
            </w:pPr>
            <w:r>
              <w:rPr>
                <w:sz w:val="20"/>
                <w:szCs w:val="20"/>
              </w:rPr>
              <w:t>38,232,37</w:t>
            </w:r>
          </w:p>
        </w:tc>
        <w:tc>
          <w:tcPr>
            <w:tcW w:w="1134" w:type="pct"/>
            <w:vAlign w:val="center"/>
          </w:tcPr>
          <w:p w14:paraId="74C0BA3D" w14:textId="77777777" w:rsidR="00C50114" w:rsidRDefault="00000000">
            <w:pPr>
              <w:pStyle w:val="G3"/>
              <w:jc w:val="right"/>
            </w:pPr>
            <w:r>
              <w:rPr>
                <w:sz w:val="20"/>
                <w:szCs w:val="20"/>
              </w:rPr>
              <w:t>53,000.15</w:t>
            </w:r>
          </w:p>
        </w:tc>
      </w:tr>
      <w:tr w:rsidR="00C50114" w14:paraId="5775DE85" w14:textId="77777777">
        <w:trPr>
          <w:trHeight w:val="397"/>
          <w:jc w:val="center"/>
        </w:trPr>
        <w:tc>
          <w:tcPr>
            <w:tcW w:w="1598" w:type="pct"/>
            <w:vAlign w:val="center"/>
          </w:tcPr>
          <w:p w14:paraId="7333A135" w14:textId="77777777" w:rsidR="00C50114" w:rsidRDefault="00000000">
            <w:pPr>
              <w:pStyle w:val="G3"/>
            </w:pPr>
            <w:r>
              <w:rPr>
                <w:rFonts w:hint="eastAsia"/>
                <w:sz w:val="20"/>
                <w:szCs w:val="20"/>
              </w:rPr>
              <w:t>应交税费</w:t>
            </w:r>
          </w:p>
        </w:tc>
        <w:tc>
          <w:tcPr>
            <w:tcW w:w="1134" w:type="pct"/>
            <w:vAlign w:val="center"/>
          </w:tcPr>
          <w:p w14:paraId="1EBC6F6F" w14:textId="77777777" w:rsidR="00C50114" w:rsidRDefault="00000000">
            <w:pPr>
              <w:pStyle w:val="G3"/>
              <w:jc w:val="right"/>
            </w:pPr>
            <w:r>
              <w:rPr>
                <w:sz w:val="20"/>
                <w:szCs w:val="20"/>
              </w:rPr>
              <w:t>949.61</w:t>
            </w:r>
          </w:p>
        </w:tc>
        <w:tc>
          <w:tcPr>
            <w:tcW w:w="1134" w:type="pct"/>
            <w:vAlign w:val="center"/>
          </w:tcPr>
          <w:p w14:paraId="3E0BAE7F" w14:textId="77777777" w:rsidR="00C50114" w:rsidRDefault="00000000">
            <w:pPr>
              <w:pStyle w:val="G3"/>
              <w:jc w:val="right"/>
            </w:pPr>
            <w:r>
              <w:rPr>
                <w:sz w:val="20"/>
                <w:szCs w:val="20"/>
              </w:rPr>
              <w:t>7,203.17</w:t>
            </w:r>
          </w:p>
        </w:tc>
        <w:tc>
          <w:tcPr>
            <w:tcW w:w="1134" w:type="pct"/>
            <w:vAlign w:val="center"/>
          </w:tcPr>
          <w:p w14:paraId="61320850" w14:textId="77777777" w:rsidR="00C50114" w:rsidRDefault="00000000">
            <w:pPr>
              <w:pStyle w:val="G3"/>
              <w:jc w:val="right"/>
            </w:pPr>
            <w:r>
              <w:rPr>
                <w:sz w:val="20"/>
                <w:szCs w:val="20"/>
              </w:rPr>
              <w:t>318,483.69</w:t>
            </w:r>
          </w:p>
        </w:tc>
      </w:tr>
      <w:tr w:rsidR="00C50114" w14:paraId="0E239F62" w14:textId="77777777">
        <w:trPr>
          <w:trHeight w:val="397"/>
          <w:jc w:val="center"/>
        </w:trPr>
        <w:tc>
          <w:tcPr>
            <w:tcW w:w="1598" w:type="pct"/>
            <w:vAlign w:val="center"/>
          </w:tcPr>
          <w:p w14:paraId="5FE67F03" w14:textId="77777777" w:rsidR="00C50114" w:rsidRDefault="00000000">
            <w:pPr>
              <w:pStyle w:val="G3"/>
            </w:pPr>
            <w:r>
              <w:rPr>
                <w:rFonts w:hint="eastAsia"/>
                <w:sz w:val="20"/>
                <w:szCs w:val="20"/>
              </w:rPr>
              <w:t>其他应付款</w:t>
            </w:r>
          </w:p>
        </w:tc>
        <w:tc>
          <w:tcPr>
            <w:tcW w:w="1134" w:type="pct"/>
            <w:vAlign w:val="center"/>
          </w:tcPr>
          <w:p w14:paraId="28A3891B" w14:textId="77777777" w:rsidR="00C50114" w:rsidRDefault="00000000">
            <w:pPr>
              <w:pStyle w:val="G3"/>
              <w:jc w:val="right"/>
            </w:pPr>
            <w:r>
              <w:rPr>
                <w:sz w:val="20"/>
                <w:szCs w:val="20"/>
              </w:rPr>
              <w:t>241,378,597.83</w:t>
            </w:r>
          </w:p>
        </w:tc>
        <w:tc>
          <w:tcPr>
            <w:tcW w:w="1134" w:type="pct"/>
            <w:vAlign w:val="center"/>
          </w:tcPr>
          <w:p w14:paraId="24CFA3AE" w14:textId="77777777" w:rsidR="00C50114" w:rsidRDefault="00000000">
            <w:pPr>
              <w:pStyle w:val="G3"/>
              <w:jc w:val="right"/>
            </w:pPr>
            <w:r>
              <w:rPr>
                <w:sz w:val="20"/>
                <w:szCs w:val="20"/>
              </w:rPr>
              <w:t>431,279,649.07</w:t>
            </w:r>
          </w:p>
        </w:tc>
        <w:tc>
          <w:tcPr>
            <w:tcW w:w="1134" w:type="pct"/>
            <w:vAlign w:val="center"/>
          </w:tcPr>
          <w:p w14:paraId="4CC72001" w14:textId="77777777" w:rsidR="00C50114" w:rsidRDefault="00000000">
            <w:pPr>
              <w:pStyle w:val="G3"/>
              <w:jc w:val="right"/>
            </w:pPr>
            <w:r>
              <w:rPr>
                <w:sz w:val="20"/>
                <w:szCs w:val="20"/>
              </w:rPr>
              <w:t>451,687,896.52</w:t>
            </w:r>
          </w:p>
        </w:tc>
      </w:tr>
      <w:tr w:rsidR="00C50114" w14:paraId="18F0952D" w14:textId="77777777">
        <w:trPr>
          <w:trHeight w:val="397"/>
          <w:jc w:val="center"/>
        </w:trPr>
        <w:tc>
          <w:tcPr>
            <w:tcW w:w="1598" w:type="pct"/>
            <w:vAlign w:val="center"/>
          </w:tcPr>
          <w:p w14:paraId="07A61DFD" w14:textId="77777777" w:rsidR="00C50114" w:rsidRDefault="00000000">
            <w:pPr>
              <w:pStyle w:val="G3"/>
            </w:pPr>
            <w:r>
              <w:rPr>
                <w:rFonts w:hint="eastAsia"/>
                <w:b/>
                <w:bCs/>
                <w:sz w:val="20"/>
                <w:szCs w:val="20"/>
              </w:rPr>
              <w:t>流动负债合计</w:t>
            </w:r>
          </w:p>
        </w:tc>
        <w:tc>
          <w:tcPr>
            <w:tcW w:w="1134" w:type="pct"/>
            <w:vAlign w:val="center"/>
          </w:tcPr>
          <w:p w14:paraId="0AD92CE9" w14:textId="77777777" w:rsidR="00C50114" w:rsidRDefault="00000000">
            <w:pPr>
              <w:pStyle w:val="G3"/>
              <w:jc w:val="right"/>
            </w:pPr>
            <w:r>
              <w:rPr>
                <w:b/>
                <w:bCs/>
                <w:sz w:val="20"/>
                <w:szCs w:val="20"/>
              </w:rPr>
              <w:t>241,424,766.58</w:t>
            </w:r>
          </w:p>
        </w:tc>
        <w:tc>
          <w:tcPr>
            <w:tcW w:w="1134" w:type="pct"/>
            <w:vAlign w:val="center"/>
          </w:tcPr>
          <w:p w14:paraId="489C8A63" w14:textId="77777777" w:rsidR="00C50114" w:rsidRDefault="00000000">
            <w:pPr>
              <w:pStyle w:val="G3"/>
              <w:jc w:val="right"/>
            </w:pPr>
            <w:r>
              <w:rPr>
                <w:b/>
                <w:bCs/>
                <w:sz w:val="20"/>
                <w:szCs w:val="20"/>
              </w:rPr>
              <w:t>431,325,084.61</w:t>
            </w:r>
          </w:p>
        </w:tc>
        <w:tc>
          <w:tcPr>
            <w:tcW w:w="1134" w:type="pct"/>
            <w:vAlign w:val="center"/>
          </w:tcPr>
          <w:p w14:paraId="3875C418" w14:textId="77777777" w:rsidR="00C50114" w:rsidRDefault="00000000">
            <w:pPr>
              <w:pStyle w:val="G3"/>
              <w:jc w:val="right"/>
              <w:rPr>
                <w:highlight w:val="yellow"/>
              </w:rPr>
            </w:pPr>
            <w:r>
              <w:rPr>
                <w:b/>
                <w:bCs/>
                <w:sz w:val="20"/>
                <w:szCs w:val="20"/>
              </w:rPr>
              <w:t>452,059,380.36</w:t>
            </w:r>
          </w:p>
        </w:tc>
      </w:tr>
      <w:tr w:rsidR="00C50114" w14:paraId="15FC891A" w14:textId="77777777">
        <w:trPr>
          <w:trHeight w:val="397"/>
          <w:jc w:val="center"/>
        </w:trPr>
        <w:tc>
          <w:tcPr>
            <w:tcW w:w="1598" w:type="pct"/>
            <w:vAlign w:val="center"/>
          </w:tcPr>
          <w:p w14:paraId="6097AB9F" w14:textId="77777777" w:rsidR="00C50114" w:rsidRDefault="00000000">
            <w:pPr>
              <w:pStyle w:val="G3"/>
            </w:pPr>
            <w:r>
              <w:rPr>
                <w:rFonts w:hint="eastAsia"/>
                <w:sz w:val="20"/>
                <w:szCs w:val="20"/>
              </w:rPr>
              <w:t>非流动负债：</w:t>
            </w:r>
          </w:p>
        </w:tc>
        <w:tc>
          <w:tcPr>
            <w:tcW w:w="1134" w:type="pct"/>
            <w:vAlign w:val="center"/>
          </w:tcPr>
          <w:p w14:paraId="359FEF85" w14:textId="77777777" w:rsidR="00C50114" w:rsidRDefault="00000000">
            <w:pPr>
              <w:pStyle w:val="G3"/>
              <w:jc w:val="right"/>
              <w:rPr>
                <w:highlight w:val="yellow"/>
              </w:rPr>
            </w:pPr>
            <w:r>
              <w:rPr>
                <w:sz w:val="20"/>
                <w:szCs w:val="20"/>
              </w:rPr>
              <w:t xml:space="preserve">　</w:t>
            </w:r>
          </w:p>
        </w:tc>
        <w:tc>
          <w:tcPr>
            <w:tcW w:w="1134" w:type="pct"/>
            <w:vAlign w:val="center"/>
          </w:tcPr>
          <w:p w14:paraId="53B4855A" w14:textId="77777777" w:rsidR="00C50114" w:rsidRDefault="00000000">
            <w:pPr>
              <w:pStyle w:val="G3"/>
              <w:jc w:val="right"/>
              <w:rPr>
                <w:highlight w:val="yellow"/>
              </w:rPr>
            </w:pPr>
            <w:r>
              <w:rPr>
                <w:sz w:val="20"/>
                <w:szCs w:val="20"/>
              </w:rPr>
              <w:t xml:space="preserve">　</w:t>
            </w:r>
          </w:p>
        </w:tc>
        <w:tc>
          <w:tcPr>
            <w:tcW w:w="1134" w:type="pct"/>
            <w:vAlign w:val="center"/>
          </w:tcPr>
          <w:p w14:paraId="4F6CA4D6" w14:textId="77777777" w:rsidR="00C50114" w:rsidRDefault="00000000">
            <w:pPr>
              <w:pStyle w:val="G3"/>
              <w:jc w:val="right"/>
              <w:rPr>
                <w:highlight w:val="yellow"/>
              </w:rPr>
            </w:pPr>
            <w:r>
              <w:rPr>
                <w:sz w:val="20"/>
                <w:szCs w:val="20"/>
              </w:rPr>
              <w:t xml:space="preserve">　</w:t>
            </w:r>
          </w:p>
        </w:tc>
      </w:tr>
      <w:tr w:rsidR="00C50114" w14:paraId="1CD0AF11" w14:textId="77777777">
        <w:trPr>
          <w:trHeight w:val="397"/>
          <w:jc w:val="center"/>
        </w:trPr>
        <w:tc>
          <w:tcPr>
            <w:tcW w:w="1598" w:type="pct"/>
            <w:vAlign w:val="center"/>
          </w:tcPr>
          <w:p w14:paraId="14245861" w14:textId="77777777" w:rsidR="00C50114" w:rsidRDefault="00000000">
            <w:pPr>
              <w:pStyle w:val="G3"/>
            </w:pPr>
            <w:r>
              <w:rPr>
                <w:rFonts w:hint="eastAsia"/>
                <w:sz w:val="20"/>
                <w:szCs w:val="20"/>
              </w:rPr>
              <w:t>长期借款</w:t>
            </w:r>
          </w:p>
        </w:tc>
        <w:tc>
          <w:tcPr>
            <w:tcW w:w="1134" w:type="pct"/>
            <w:vAlign w:val="center"/>
          </w:tcPr>
          <w:p w14:paraId="515F41FA" w14:textId="77777777" w:rsidR="00C50114" w:rsidRDefault="00000000">
            <w:pPr>
              <w:pStyle w:val="G3"/>
              <w:jc w:val="right"/>
              <w:rPr>
                <w:highlight w:val="yellow"/>
              </w:rPr>
            </w:pPr>
            <w:r>
              <w:rPr>
                <w:sz w:val="20"/>
                <w:szCs w:val="20"/>
              </w:rPr>
              <w:t>96,356,423.06</w:t>
            </w:r>
          </w:p>
        </w:tc>
        <w:tc>
          <w:tcPr>
            <w:tcW w:w="1134" w:type="pct"/>
            <w:vAlign w:val="center"/>
          </w:tcPr>
          <w:p w14:paraId="4E72EB43" w14:textId="77777777" w:rsidR="00C50114" w:rsidRDefault="00000000">
            <w:pPr>
              <w:pStyle w:val="G3"/>
              <w:jc w:val="right"/>
              <w:rPr>
                <w:highlight w:val="yellow"/>
              </w:rPr>
            </w:pPr>
            <w:r>
              <w:rPr>
                <w:sz w:val="20"/>
                <w:szCs w:val="20"/>
              </w:rPr>
              <w:t>96,637,640.65</w:t>
            </w:r>
          </w:p>
        </w:tc>
        <w:tc>
          <w:tcPr>
            <w:tcW w:w="1134" w:type="pct"/>
            <w:vAlign w:val="center"/>
          </w:tcPr>
          <w:p w14:paraId="29B84235" w14:textId="77777777" w:rsidR="00C50114" w:rsidRDefault="00000000">
            <w:pPr>
              <w:pStyle w:val="G3"/>
              <w:jc w:val="right"/>
            </w:pPr>
            <w:r>
              <w:rPr>
                <w:sz w:val="20"/>
                <w:szCs w:val="20"/>
              </w:rPr>
              <w:t>90,548,346.03</w:t>
            </w:r>
          </w:p>
        </w:tc>
      </w:tr>
      <w:tr w:rsidR="00C50114" w14:paraId="443F35BB" w14:textId="77777777">
        <w:trPr>
          <w:trHeight w:val="397"/>
          <w:jc w:val="center"/>
        </w:trPr>
        <w:tc>
          <w:tcPr>
            <w:tcW w:w="1598" w:type="pct"/>
            <w:vAlign w:val="center"/>
          </w:tcPr>
          <w:p w14:paraId="0CD8E16A" w14:textId="77777777" w:rsidR="00C50114" w:rsidRDefault="00000000">
            <w:pPr>
              <w:pStyle w:val="G3"/>
            </w:pPr>
            <w:r>
              <w:rPr>
                <w:rFonts w:hint="eastAsia"/>
                <w:sz w:val="20"/>
                <w:szCs w:val="20"/>
              </w:rPr>
              <w:t>租赁负债</w:t>
            </w:r>
          </w:p>
        </w:tc>
        <w:tc>
          <w:tcPr>
            <w:tcW w:w="1134" w:type="pct"/>
            <w:vAlign w:val="center"/>
          </w:tcPr>
          <w:p w14:paraId="774C68DC" w14:textId="77777777" w:rsidR="00C50114" w:rsidRDefault="00000000">
            <w:pPr>
              <w:pStyle w:val="G3"/>
              <w:jc w:val="right"/>
            </w:pPr>
            <w:r>
              <w:rPr>
                <w:rFonts w:hint="eastAsia"/>
                <w:sz w:val="20"/>
                <w:szCs w:val="20"/>
              </w:rPr>
              <w:t>-</w:t>
            </w:r>
            <w:r>
              <w:rPr>
                <w:sz w:val="20"/>
                <w:szCs w:val="20"/>
              </w:rPr>
              <w:t xml:space="preserve">　</w:t>
            </w:r>
          </w:p>
        </w:tc>
        <w:tc>
          <w:tcPr>
            <w:tcW w:w="1134" w:type="pct"/>
            <w:vAlign w:val="center"/>
          </w:tcPr>
          <w:p w14:paraId="495FB975" w14:textId="77777777" w:rsidR="00C50114" w:rsidRDefault="00000000">
            <w:pPr>
              <w:pStyle w:val="G3"/>
              <w:jc w:val="right"/>
            </w:pPr>
            <w:r>
              <w:rPr>
                <w:sz w:val="20"/>
                <w:szCs w:val="20"/>
              </w:rPr>
              <w:t>-</w:t>
            </w:r>
          </w:p>
        </w:tc>
        <w:tc>
          <w:tcPr>
            <w:tcW w:w="1134" w:type="pct"/>
            <w:vAlign w:val="center"/>
          </w:tcPr>
          <w:p w14:paraId="785A88CE" w14:textId="77777777" w:rsidR="00C50114" w:rsidRDefault="00000000">
            <w:pPr>
              <w:pStyle w:val="G3"/>
              <w:jc w:val="right"/>
            </w:pPr>
            <w:r>
              <w:rPr>
                <w:sz w:val="20"/>
                <w:szCs w:val="20"/>
              </w:rPr>
              <w:t>1,731,759.78</w:t>
            </w:r>
          </w:p>
        </w:tc>
      </w:tr>
      <w:tr w:rsidR="00C50114" w14:paraId="02A1B1E1" w14:textId="77777777">
        <w:trPr>
          <w:trHeight w:val="397"/>
          <w:jc w:val="center"/>
        </w:trPr>
        <w:tc>
          <w:tcPr>
            <w:tcW w:w="1598" w:type="pct"/>
            <w:vAlign w:val="center"/>
          </w:tcPr>
          <w:p w14:paraId="47FD1A2E" w14:textId="77777777" w:rsidR="00C50114" w:rsidRDefault="00000000">
            <w:pPr>
              <w:pStyle w:val="G3"/>
            </w:pPr>
            <w:r>
              <w:rPr>
                <w:rFonts w:hint="eastAsia"/>
                <w:b/>
                <w:bCs/>
                <w:sz w:val="20"/>
                <w:szCs w:val="20"/>
              </w:rPr>
              <w:t>非流动负债合计</w:t>
            </w:r>
          </w:p>
        </w:tc>
        <w:tc>
          <w:tcPr>
            <w:tcW w:w="1134" w:type="pct"/>
            <w:vAlign w:val="center"/>
          </w:tcPr>
          <w:p w14:paraId="53E228FB" w14:textId="77777777" w:rsidR="00C50114" w:rsidRDefault="00000000">
            <w:pPr>
              <w:pStyle w:val="G3"/>
              <w:jc w:val="right"/>
            </w:pPr>
            <w:r>
              <w:rPr>
                <w:b/>
                <w:bCs/>
                <w:sz w:val="20"/>
                <w:szCs w:val="20"/>
              </w:rPr>
              <w:t>96,356,423.06</w:t>
            </w:r>
          </w:p>
        </w:tc>
        <w:tc>
          <w:tcPr>
            <w:tcW w:w="1134" w:type="pct"/>
            <w:vAlign w:val="center"/>
          </w:tcPr>
          <w:p w14:paraId="264B0FF5" w14:textId="77777777" w:rsidR="00C50114" w:rsidRDefault="00000000">
            <w:pPr>
              <w:pStyle w:val="G3"/>
              <w:jc w:val="right"/>
            </w:pPr>
            <w:r>
              <w:rPr>
                <w:b/>
                <w:bCs/>
                <w:sz w:val="20"/>
                <w:szCs w:val="20"/>
              </w:rPr>
              <w:t>96,637,640.65</w:t>
            </w:r>
          </w:p>
        </w:tc>
        <w:tc>
          <w:tcPr>
            <w:tcW w:w="1134" w:type="pct"/>
            <w:vAlign w:val="center"/>
          </w:tcPr>
          <w:p w14:paraId="28AFFDA0" w14:textId="77777777" w:rsidR="00C50114" w:rsidRDefault="00000000">
            <w:pPr>
              <w:pStyle w:val="G3"/>
              <w:jc w:val="right"/>
            </w:pPr>
            <w:r>
              <w:rPr>
                <w:b/>
                <w:bCs/>
                <w:sz w:val="20"/>
                <w:szCs w:val="20"/>
              </w:rPr>
              <w:t>92,280,105.81</w:t>
            </w:r>
          </w:p>
        </w:tc>
      </w:tr>
      <w:tr w:rsidR="00C50114" w14:paraId="1E1197F5" w14:textId="77777777">
        <w:trPr>
          <w:trHeight w:val="397"/>
          <w:jc w:val="center"/>
        </w:trPr>
        <w:tc>
          <w:tcPr>
            <w:tcW w:w="1598" w:type="pct"/>
            <w:vAlign w:val="center"/>
          </w:tcPr>
          <w:p w14:paraId="1031B48C" w14:textId="77777777" w:rsidR="00C50114" w:rsidRDefault="00000000">
            <w:pPr>
              <w:pStyle w:val="G3"/>
            </w:pPr>
            <w:r>
              <w:rPr>
                <w:rFonts w:hint="eastAsia"/>
                <w:b/>
                <w:bCs/>
                <w:sz w:val="20"/>
                <w:szCs w:val="20"/>
              </w:rPr>
              <w:t>负债合计</w:t>
            </w:r>
          </w:p>
        </w:tc>
        <w:tc>
          <w:tcPr>
            <w:tcW w:w="1134" w:type="pct"/>
            <w:vAlign w:val="center"/>
          </w:tcPr>
          <w:p w14:paraId="5DE80DFD" w14:textId="77777777" w:rsidR="00C50114" w:rsidRDefault="00000000">
            <w:pPr>
              <w:pStyle w:val="G3"/>
              <w:jc w:val="right"/>
            </w:pPr>
            <w:r>
              <w:rPr>
                <w:b/>
                <w:bCs/>
                <w:sz w:val="20"/>
                <w:szCs w:val="20"/>
              </w:rPr>
              <w:t>337,781,189.64</w:t>
            </w:r>
          </w:p>
        </w:tc>
        <w:tc>
          <w:tcPr>
            <w:tcW w:w="1134" w:type="pct"/>
            <w:vAlign w:val="center"/>
          </w:tcPr>
          <w:p w14:paraId="2A6D9D6B" w14:textId="77777777" w:rsidR="00C50114" w:rsidRDefault="00000000">
            <w:pPr>
              <w:pStyle w:val="G3"/>
              <w:jc w:val="right"/>
            </w:pPr>
            <w:r>
              <w:rPr>
                <w:b/>
                <w:bCs/>
                <w:sz w:val="20"/>
                <w:szCs w:val="20"/>
              </w:rPr>
              <w:t>527,962,725.26</w:t>
            </w:r>
          </w:p>
        </w:tc>
        <w:tc>
          <w:tcPr>
            <w:tcW w:w="1134" w:type="pct"/>
            <w:vAlign w:val="center"/>
          </w:tcPr>
          <w:p w14:paraId="4A3CEB09" w14:textId="77777777" w:rsidR="00C50114" w:rsidRDefault="00000000">
            <w:pPr>
              <w:pStyle w:val="G3"/>
              <w:jc w:val="right"/>
            </w:pPr>
            <w:r>
              <w:rPr>
                <w:b/>
                <w:bCs/>
                <w:sz w:val="20"/>
                <w:szCs w:val="20"/>
              </w:rPr>
              <w:t>544,339,486.17</w:t>
            </w:r>
          </w:p>
        </w:tc>
      </w:tr>
      <w:tr w:rsidR="00C50114" w14:paraId="151D2BA2" w14:textId="77777777">
        <w:trPr>
          <w:trHeight w:val="397"/>
          <w:jc w:val="center"/>
        </w:trPr>
        <w:tc>
          <w:tcPr>
            <w:tcW w:w="1598" w:type="pct"/>
            <w:vAlign w:val="center"/>
          </w:tcPr>
          <w:p w14:paraId="23FF43C2" w14:textId="77777777" w:rsidR="00C50114" w:rsidRDefault="00000000">
            <w:pPr>
              <w:pStyle w:val="G3"/>
            </w:pPr>
            <w:r>
              <w:rPr>
                <w:rFonts w:hint="eastAsia"/>
                <w:sz w:val="20"/>
                <w:szCs w:val="20"/>
              </w:rPr>
              <w:t>所有者权益：</w:t>
            </w:r>
          </w:p>
        </w:tc>
        <w:tc>
          <w:tcPr>
            <w:tcW w:w="1134" w:type="pct"/>
            <w:vAlign w:val="center"/>
          </w:tcPr>
          <w:p w14:paraId="12D73455" w14:textId="77777777" w:rsidR="00C50114" w:rsidRDefault="00000000">
            <w:pPr>
              <w:pStyle w:val="G3"/>
              <w:jc w:val="right"/>
            </w:pPr>
            <w:r>
              <w:rPr>
                <w:sz w:val="20"/>
                <w:szCs w:val="20"/>
              </w:rPr>
              <w:t xml:space="preserve">　</w:t>
            </w:r>
          </w:p>
        </w:tc>
        <w:tc>
          <w:tcPr>
            <w:tcW w:w="1134" w:type="pct"/>
            <w:vAlign w:val="center"/>
          </w:tcPr>
          <w:p w14:paraId="64FF65F6" w14:textId="77777777" w:rsidR="00C50114" w:rsidRDefault="00000000">
            <w:pPr>
              <w:pStyle w:val="G3"/>
              <w:jc w:val="right"/>
            </w:pPr>
            <w:r>
              <w:rPr>
                <w:sz w:val="20"/>
                <w:szCs w:val="20"/>
              </w:rPr>
              <w:t xml:space="preserve">　</w:t>
            </w:r>
          </w:p>
        </w:tc>
        <w:tc>
          <w:tcPr>
            <w:tcW w:w="1134" w:type="pct"/>
            <w:vAlign w:val="center"/>
          </w:tcPr>
          <w:p w14:paraId="34F77A57" w14:textId="77777777" w:rsidR="00C50114" w:rsidRDefault="00000000">
            <w:pPr>
              <w:pStyle w:val="G3"/>
              <w:jc w:val="right"/>
            </w:pPr>
            <w:r>
              <w:rPr>
                <w:sz w:val="20"/>
                <w:szCs w:val="20"/>
              </w:rPr>
              <w:t xml:space="preserve">　</w:t>
            </w:r>
          </w:p>
        </w:tc>
      </w:tr>
      <w:tr w:rsidR="00C50114" w14:paraId="15CDEACE" w14:textId="77777777">
        <w:trPr>
          <w:trHeight w:val="397"/>
          <w:jc w:val="center"/>
        </w:trPr>
        <w:tc>
          <w:tcPr>
            <w:tcW w:w="1598" w:type="pct"/>
            <w:vAlign w:val="center"/>
          </w:tcPr>
          <w:p w14:paraId="1B1F9908" w14:textId="77777777" w:rsidR="00C50114" w:rsidRDefault="00000000">
            <w:pPr>
              <w:pStyle w:val="G3"/>
            </w:pPr>
            <w:r>
              <w:rPr>
                <w:rFonts w:hint="eastAsia"/>
                <w:sz w:val="20"/>
                <w:szCs w:val="20"/>
              </w:rPr>
              <w:t>实收资本</w:t>
            </w:r>
          </w:p>
        </w:tc>
        <w:tc>
          <w:tcPr>
            <w:tcW w:w="1134" w:type="pct"/>
            <w:vAlign w:val="center"/>
          </w:tcPr>
          <w:p w14:paraId="263E7DB5" w14:textId="77777777" w:rsidR="00C50114" w:rsidRDefault="00000000">
            <w:pPr>
              <w:pStyle w:val="G3"/>
              <w:jc w:val="right"/>
            </w:pPr>
            <w:r>
              <w:rPr>
                <w:sz w:val="20"/>
                <w:szCs w:val="20"/>
              </w:rPr>
              <w:t>290,000,000.00</w:t>
            </w:r>
          </w:p>
        </w:tc>
        <w:tc>
          <w:tcPr>
            <w:tcW w:w="1134" w:type="pct"/>
            <w:vAlign w:val="center"/>
          </w:tcPr>
          <w:p w14:paraId="46694C44" w14:textId="77777777" w:rsidR="00C50114" w:rsidRDefault="00000000">
            <w:pPr>
              <w:pStyle w:val="G3"/>
              <w:jc w:val="right"/>
            </w:pPr>
            <w:r>
              <w:rPr>
                <w:sz w:val="20"/>
                <w:szCs w:val="20"/>
              </w:rPr>
              <w:t>290,000,000.00</w:t>
            </w:r>
          </w:p>
        </w:tc>
        <w:tc>
          <w:tcPr>
            <w:tcW w:w="1134" w:type="pct"/>
            <w:vAlign w:val="center"/>
          </w:tcPr>
          <w:p w14:paraId="509F996E" w14:textId="77777777" w:rsidR="00C50114" w:rsidRDefault="00000000">
            <w:pPr>
              <w:pStyle w:val="G3"/>
              <w:jc w:val="right"/>
            </w:pPr>
            <w:r>
              <w:rPr>
                <w:sz w:val="20"/>
                <w:szCs w:val="20"/>
              </w:rPr>
              <w:t>290,000,000.00</w:t>
            </w:r>
          </w:p>
        </w:tc>
      </w:tr>
      <w:tr w:rsidR="00C50114" w14:paraId="69C2E0CA" w14:textId="77777777">
        <w:trPr>
          <w:trHeight w:val="397"/>
          <w:jc w:val="center"/>
        </w:trPr>
        <w:tc>
          <w:tcPr>
            <w:tcW w:w="1598" w:type="pct"/>
            <w:vAlign w:val="center"/>
          </w:tcPr>
          <w:p w14:paraId="17B58C26" w14:textId="77777777" w:rsidR="00C50114" w:rsidRDefault="00000000">
            <w:pPr>
              <w:pStyle w:val="G3"/>
            </w:pPr>
            <w:r>
              <w:rPr>
                <w:rFonts w:hint="eastAsia"/>
                <w:sz w:val="20"/>
                <w:szCs w:val="20"/>
              </w:rPr>
              <w:t>资本公积</w:t>
            </w:r>
          </w:p>
        </w:tc>
        <w:tc>
          <w:tcPr>
            <w:tcW w:w="1134" w:type="pct"/>
            <w:vAlign w:val="center"/>
          </w:tcPr>
          <w:p w14:paraId="2ACE40D5" w14:textId="77777777" w:rsidR="00C50114" w:rsidRDefault="00000000">
            <w:pPr>
              <w:pStyle w:val="G3"/>
              <w:jc w:val="right"/>
            </w:pPr>
            <w:r>
              <w:rPr>
                <w:sz w:val="20"/>
                <w:szCs w:val="20"/>
              </w:rPr>
              <w:t>130,000,000.00</w:t>
            </w:r>
          </w:p>
        </w:tc>
        <w:tc>
          <w:tcPr>
            <w:tcW w:w="1134" w:type="pct"/>
            <w:vAlign w:val="center"/>
          </w:tcPr>
          <w:p w14:paraId="4599F99B" w14:textId="77777777" w:rsidR="00C50114" w:rsidRDefault="00000000">
            <w:pPr>
              <w:pStyle w:val="G3"/>
              <w:jc w:val="right"/>
            </w:pPr>
            <w:r>
              <w:rPr>
                <w:rFonts w:hint="eastAsia"/>
                <w:sz w:val="20"/>
                <w:szCs w:val="20"/>
              </w:rPr>
              <w:t>-</w:t>
            </w:r>
            <w:r>
              <w:rPr>
                <w:sz w:val="20"/>
                <w:szCs w:val="20"/>
              </w:rPr>
              <w:t xml:space="preserve">　</w:t>
            </w:r>
          </w:p>
        </w:tc>
        <w:tc>
          <w:tcPr>
            <w:tcW w:w="1134" w:type="pct"/>
            <w:vAlign w:val="center"/>
          </w:tcPr>
          <w:p w14:paraId="3F097B10" w14:textId="77777777" w:rsidR="00C50114" w:rsidRDefault="00000000">
            <w:pPr>
              <w:pStyle w:val="G3"/>
              <w:jc w:val="right"/>
            </w:pPr>
            <w:r>
              <w:rPr>
                <w:rFonts w:hint="eastAsia"/>
                <w:sz w:val="20"/>
                <w:szCs w:val="20"/>
              </w:rPr>
              <w:t>-</w:t>
            </w:r>
            <w:r>
              <w:rPr>
                <w:sz w:val="20"/>
                <w:szCs w:val="20"/>
              </w:rPr>
              <w:t xml:space="preserve">　</w:t>
            </w:r>
          </w:p>
        </w:tc>
      </w:tr>
      <w:tr w:rsidR="00C50114" w14:paraId="38B40FCA" w14:textId="77777777">
        <w:trPr>
          <w:trHeight w:val="397"/>
          <w:jc w:val="center"/>
        </w:trPr>
        <w:tc>
          <w:tcPr>
            <w:tcW w:w="1598" w:type="pct"/>
            <w:vAlign w:val="center"/>
          </w:tcPr>
          <w:p w14:paraId="74368643" w14:textId="77777777" w:rsidR="00C50114" w:rsidRDefault="00000000">
            <w:pPr>
              <w:pStyle w:val="G3"/>
            </w:pPr>
            <w:r>
              <w:rPr>
                <w:rFonts w:hint="eastAsia"/>
                <w:sz w:val="20"/>
                <w:szCs w:val="20"/>
              </w:rPr>
              <w:t>未分配利润</w:t>
            </w:r>
          </w:p>
        </w:tc>
        <w:tc>
          <w:tcPr>
            <w:tcW w:w="1134" w:type="pct"/>
            <w:vAlign w:val="center"/>
          </w:tcPr>
          <w:p w14:paraId="6AC9B338" w14:textId="77777777" w:rsidR="00C50114" w:rsidRDefault="00000000">
            <w:pPr>
              <w:pStyle w:val="G3"/>
              <w:jc w:val="right"/>
            </w:pPr>
            <w:r>
              <w:rPr>
                <w:sz w:val="20"/>
                <w:szCs w:val="20"/>
              </w:rPr>
              <w:t>-170,472,707.72</w:t>
            </w:r>
          </w:p>
        </w:tc>
        <w:tc>
          <w:tcPr>
            <w:tcW w:w="1134" w:type="pct"/>
            <w:vAlign w:val="center"/>
          </w:tcPr>
          <w:p w14:paraId="56ED6759" w14:textId="77777777" w:rsidR="00C50114" w:rsidRDefault="00000000">
            <w:pPr>
              <w:pStyle w:val="G3"/>
              <w:jc w:val="right"/>
            </w:pPr>
            <w:r>
              <w:rPr>
                <w:sz w:val="20"/>
                <w:szCs w:val="20"/>
              </w:rPr>
              <w:t>-136,320,447.56</w:t>
            </w:r>
          </w:p>
        </w:tc>
        <w:tc>
          <w:tcPr>
            <w:tcW w:w="1134" w:type="pct"/>
            <w:vAlign w:val="center"/>
          </w:tcPr>
          <w:p w14:paraId="6CA2B2D9" w14:textId="77777777" w:rsidR="00C50114" w:rsidRDefault="00000000">
            <w:pPr>
              <w:pStyle w:val="G3"/>
              <w:jc w:val="right"/>
            </w:pPr>
            <w:r>
              <w:rPr>
                <w:sz w:val="20"/>
                <w:szCs w:val="20"/>
              </w:rPr>
              <w:t>-76,282,277.39</w:t>
            </w:r>
          </w:p>
        </w:tc>
      </w:tr>
      <w:tr w:rsidR="00C50114" w14:paraId="0141205B" w14:textId="77777777">
        <w:trPr>
          <w:trHeight w:val="397"/>
          <w:jc w:val="center"/>
        </w:trPr>
        <w:tc>
          <w:tcPr>
            <w:tcW w:w="1598" w:type="pct"/>
            <w:vAlign w:val="center"/>
          </w:tcPr>
          <w:p w14:paraId="6ECE93DE" w14:textId="77777777" w:rsidR="00C50114" w:rsidRDefault="00000000">
            <w:pPr>
              <w:pStyle w:val="G3"/>
            </w:pPr>
            <w:r>
              <w:rPr>
                <w:rFonts w:hint="eastAsia"/>
                <w:b/>
                <w:bCs/>
                <w:sz w:val="20"/>
                <w:szCs w:val="20"/>
              </w:rPr>
              <w:t>所有者权益合计</w:t>
            </w:r>
          </w:p>
        </w:tc>
        <w:tc>
          <w:tcPr>
            <w:tcW w:w="1134" w:type="pct"/>
            <w:vAlign w:val="center"/>
          </w:tcPr>
          <w:p w14:paraId="060BA38A" w14:textId="77777777" w:rsidR="00C50114" w:rsidRDefault="00000000">
            <w:pPr>
              <w:pStyle w:val="G3"/>
              <w:jc w:val="right"/>
              <w:rPr>
                <w:highlight w:val="yellow"/>
              </w:rPr>
            </w:pPr>
            <w:r>
              <w:rPr>
                <w:b/>
                <w:bCs/>
                <w:sz w:val="20"/>
                <w:szCs w:val="20"/>
              </w:rPr>
              <w:t>249,527,292.28</w:t>
            </w:r>
          </w:p>
        </w:tc>
        <w:tc>
          <w:tcPr>
            <w:tcW w:w="1134" w:type="pct"/>
            <w:vAlign w:val="center"/>
          </w:tcPr>
          <w:p w14:paraId="078D8A3A" w14:textId="77777777" w:rsidR="00C50114" w:rsidRDefault="00000000">
            <w:pPr>
              <w:pStyle w:val="G3"/>
              <w:jc w:val="right"/>
            </w:pPr>
            <w:r>
              <w:rPr>
                <w:b/>
                <w:bCs/>
                <w:sz w:val="20"/>
                <w:szCs w:val="20"/>
              </w:rPr>
              <w:t>153,679,552.44</w:t>
            </w:r>
          </w:p>
        </w:tc>
        <w:tc>
          <w:tcPr>
            <w:tcW w:w="1134" w:type="pct"/>
            <w:vAlign w:val="center"/>
          </w:tcPr>
          <w:p w14:paraId="5BFC832C" w14:textId="77777777" w:rsidR="00C50114" w:rsidRDefault="00000000">
            <w:pPr>
              <w:pStyle w:val="G3"/>
              <w:jc w:val="right"/>
              <w:rPr>
                <w:highlight w:val="yellow"/>
              </w:rPr>
            </w:pPr>
            <w:r>
              <w:rPr>
                <w:b/>
                <w:bCs/>
                <w:sz w:val="20"/>
                <w:szCs w:val="20"/>
              </w:rPr>
              <w:t>213,717,722.61</w:t>
            </w:r>
          </w:p>
        </w:tc>
      </w:tr>
      <w:tr w:rsidR="00C50114" w14:paraId="10F96E3E" w14:textId="77777777">
        <w:trPr>
          <w:trHeight w:val="397"/>
          <w:jc w:val="center"/>
        </w:trPr>
        <w:tc>
          <w:tcPr>
            <w:tcW w:w="1598" w:type="pct"/>
            <w:vAlign w:val="center"/>
          </w:tcPr>
          <w:p w14:paraId="3A82EFB7" w14:textId="77777777" w:rsidR="00C50114" w:rsidRDefault="00000000">
            <w:pPr>
              <w:pStyle w:val="G3"/>
            </w:pPr>
            <w:r>
              <w:rPr>
                <w:rFonts w:hint="eastAsia"/>
                <w:b/>
                <w:bCs/>
                <w:sz w:val="20"/>
                <w:szCs w:val="20"/>
              </w:rPr>
              <w:t>负债和所有者权益总计</w:t>
            </w:r>
          </w:p>
        </w:tc>
        <w:tc>
          <w:tcPr>
            <w:tcW w:w="1134" w:type="pct"/>
            <w:vAlign w:val="center"/>
          </w:tcPr>
          <w:p w14:paraId="4C332336" w14:textId="77777777" w:rsidR="00C50114" w:rsidRDefault="00000000">
            <w:pPr>
              <w:pStyle w:val="G3"/>
              <w:jc w:val="right"/>
            </w:pPr>
            <w:r>
              <w:rPr>
                <w:b/>
                <w:bCs/>
                <w:sz w:val="20"/>
                <w:szCs w:val="20"/>
              </w:rPr>
              <w:t>587,308,481.92</w:t>
            </w:r>
          </w:p>
        </w:tc>
        <w:tc>
          <w:tcPr>
            <w:tcW w:w="1134" w:type="pct"/>
            <w:vAlign w:val="center"/>
          </w:tcPr>
          <w:p w14:paraId="60DAAADA" w14:textId="77777777" w:rsidR="00C50114" w:rsidRDefault="00000000">
            <w:pPr>
              <w:pStyle w:val="G3"/>
              <w:jc w:val="right"/>
            </w:pPr>
            <w:r>
              <w:rPr>
                <w:b/>
                <w:bCs/>
                <w:sz w:val="20"/>
                <w:szCs w:val="20"/>
              </w:rPr>
              <w:t>681,642,277.70</w:t>
            </w:r>
          </w:p>
        </w:tc>
        <w:tc>
          <w:tcPr>
            <w:tcW w:w="1134" w:type="pct"/>
            <w:vAlign w:val="center"/>
          </w:tcPr>
          <w:p w14:paraId="3FD95E0A" w14:textId="77777777" w:rsidR="00C50114" w:rsidRDefault="00000000">
            <w:pPr>
              <w:pStyle w:val="G3"/>
              <w:jc w:val="right"/>
            </w:pPr>
            <w:r>
              <w:rPr>
                <w:b/>
                <w:bCs/>
                <w:sz w:val="20"/>
                <w:szCs w:val="20"/>
              </w:rPr>
              <w:t>758,057,208.78</w:t>
            </w:r>
          </w:p>
        </w:tc>
      </w:tr>
    </w:tbl>
    <w:p w14:paraId="4C06F460" w14:textId="77777777" w:rsidR="00C50114" w:rsidRDefault="00000000">
      <w:pPr>
        <w:pStyle w:val="G1"/>
        <w:spacing w:before="156" w:after="156"/>
        <w:ind w:firstLine="482"/>
      </w:pPr>
      <w:r>
        <w:rPr>
          <w:rFonts w:hint="eastAsia"/>
        </w:rPr>
        <w:t>2</w:t>
      </w:r>
      <w:r>
        <w:rPr>
          <w:rFonts w:hint="eastAsia"/>
        </w:rPr>
        <w:t>、利润表</w:t>
      </w:r>
    </w:p>
    <w:p w14:paraId="41D9D507" w14:textId="77777777" w:rsidR="00C50114"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2686"/>
        <w:gridCol w:w="1864"/>
        <w:gridCol w:w="1864"/>
        <w:gridCol w:w="1862"/>
      </w:tblGrid>
      <w:tr w:rsidR="00C50114" w14:paraId="6A289D04" w14:textId="77777777">
        <w:trPr>
          <w:trHeight w:val="410"/>
          <w:tblHeader/>
          <w:jc w:val="center"/>
        </w:trPr>
        <w:tc>
          <w:tcPr>
            <w:tcW w:w="1623" w:type="pct"/>
            <w:vAlign w:val="center"/>
          </w:tcPr>
          <w:p w14:paraId="5CCE3253" w14:textId="77777777" w:rsidR="00C50114" w:rsidRDefault="00000000">
            <w:pPr>
              <w:pStyle w:val="G3"/>
              <w:jc w:val="center"/>
              <w:rPr>
                <w:b/>
                <w:bCs/>
              </w:rPr>
            </w:pPr>
            <w:r>
              <w:rPr>
                <w:rFonts w:hint="eastAsia"/>
                <w:b/>
                <w:bCs/>
              </w:rPr>
              <w:t>项目</w:t>
            </w:r>
          </w:p>
        </w:tc>
        <w:tc>
          <w:tcPr>
            <w:tcW w:w="1126" w:type="pct"/>
            <w:vAlign w:val="center"/>
          </w:tcPr>
          <w:p w14:paraId="6D6D909D" w14:textId="77777777" w:rsidR="00C50114" w:rsidRDefault="00000000">
            <w:pPr>
              <w:pStyle w:val="G3"/>
              <w:jc w:val="center"/>
              <w:rPr>
                <w:b/>
                <w:bCs/>
              </w:rPr>
            </w:pPr>
            <w:r>
              <w:rPr>
                <w:rFonts w:hint="eastAsia"/>
                <w:b/>
                <w:bCs/>
              </w:rPr>
              <w:t>20</w:t>
            </w:r>
            <w:r>
              <w:rPr>
                <w:b/>
                <w:bCs/>
              </w:rPr>
              <w:t>2</w:t>
            </w:r>
            <w:r>
              <w:rPr>
                <w:rFonts w:hint="eastAsia"/>
                <w:b/>
                <w:bCs/>
              </w:rPr>
              <w:t>4</w:t>
            </w:r>
            <w:r>
              <w:rPr>
                <w:rFonts w:hint="eastAsia"/>
                <w:b/>
                <w:bCs/>
              </w:rPr>
              <w:t>年度</w:t>
            </w:r>
          </w:p>
        </w:tc>
        <w:tc>
          <w:tcPr>
            <w:tcW w:w="1126" w:type="pct"/>
            <w:vAlign w:val="center"/>
          </w:tcPr>
          <w:p w14:paraId="1F51B78C" w14:textId="77777777" w:rsidR="00C50114" w:rsidRDefault="00000000">
            <w:pPr>
              <w:pStyle w:val="G3"/>
              <w:jc w:val="center"/>
              <w:rPr>
                <w:b/>
                <w:bCs/>
              </w:rPr>
            </w:pPr>
            <w:r>
              <w:rPr>
                <w:rFonts w:hint="eastAsia"/>
                <w:b/>
                <w:bCs/>
              </w:rPr>
              <w:t>2023</w:t>
            </w:r>
            <w:r>
              <w:rPr>
                <w:rFonts w:hint="eastAsia"/>
                <w:b/>
                <w:bCs/>
              </w:rPr>
              <w:t>年度</w:t>
            </w:r>
          </w:p>
        </w:tc>
        <w:tc>
          <w:tcPr>
            <w:tcW w:w="1125" w:type="pct"/>
            <w:vAlign w:val="center"/>
          </w:tcPr>
          <w:p w14:paraId="1CFB278A" w14:textId="77777777" w:rsidR="00C50114" w:rsidRDefault="00000000">
            <w:pPr>
              <w:pStyle w:val="G3"/>
              <w:jc w:val="center"/>
              <w:rPr>
                <w:b/>
                <w:bCs/>
              </w:rPr>
            </w:pPr>
            <w:r>
              <w:rPr>
                <w:rFonts w:hint="eastAsia"/>
                <w:b/>
                <w:bCs/>
              </w:rPr>
              <w:t>2022</w:t>
            </w:r>
            <w:r>
              <w:rPr>
                <w:rFonts w:hint="eastAsia"/>
                <w:b/>
                <w:bCs/>
              </w:rPr>
              <w:t>年度</w:t>
            </w:r>
          </w:p>
        </w:tc>
      </w:tr>
      <w:tr w:rsidR="00C50114" w14:paraId="09ABEDF1" w14:textId="77777777">
        <w:trPr>
          <w:trHeight w:val="410"/>
          <w:jc w:val="center"/>
        </w:trPr>
        <w:tc>
          <w:tcPr>
            <w:tcW w:w="1623" w:type="pct"/>
            <w:vAlign w:val="center"/>
          </w:tcPr>
          <w:p w14:paraId="331C9206" w14:textId="77777777" w:rsidR="00C50114" w:rsidRDefault="00000000">
            <w:pPr>
              <w:pStyle w:val="G3"/>
            </w:pPr>
            <w:r>
              <w:rPr>
                <w:b/>
                <w:bCs/>
                <w:sz w:val="20"/>
                <w:szCs w:val="20"/>
              </w:rPr>
              <w:t>一、营业总收入</w:t>
            </w:r>
          </w:p>
        </w:tc>
        <w:tc>
          <w:tcPr>
            <w:tcW w:w="1126" w:type="pct"/>
            <w:vAlign w:val="center"/>
          </w:tcPr>
          <w:p w14:paraId="6A1AB569" w14:textId="77777777" w:rsidR="00C50114" w:rsidRDefault="00000000">
            <w:pPr>
              <w:pStyle w:val="G3"/>
              <w:jc w:val="right"/>
            </w:pPr>
            <w:r>
              <w:rPr>
                <w:b/>
                <w:bCs/>
                <w:sz w:val="20"/>
                <w:szCs w:val="20"/>
              </w:rPr>
              <w:t>228,571.43</w:t>
            </w:r>
          </w:p>
        </w:tc>
        <w:tc>
          <w:tcPr>
            <w:tcW w:w="1126" w:type="pct"/>
            <w:vAlign w:val="center"/>
          </w:tcPr>
          <w:p w14:paraId="1DAE770E" w14:textId="77777777" w:rsidR="00C50114" w:rsidRDefault="00000000">
            <w:pPr>
              <w:pStyle w:val="G3"/>
              <w:jc w:val="right"/>
            </w:pPr>
            <w:r>
              <w:rPr>
                <w:rFonts w:hint="eastAsia"/>
                <w:b/>
                <w:bCs/>
                <w:sz w:val="20"/>
                <w:szCs w:val="20"/>
              </w:rPr>
              <w:t>-</w:t>
            </w:r>
            <w:r>
              <w:rPr>
                <w:b/>
                <w:bCs/>
                <w:sz w:val="20"/>
                <w:szCs w:val="20"/>
              </w:rPr>
              <w:t xml:space="preserve">　</w:t>
            </w:r>
          </w:p>
        </w:tc>
        <w:tc>
          <w:tcPr>
            <w:tcW w:w="1125" w:type="pct"/>
            <w:vAlign w:val="center"/>
          </w:tcPr>
          <w:p w14:paraId="491A1BDE" w14:textId="77777777" w:rsidR="00C50114" w:rsidRDefault="00000000">
            <w:pPr>
              <w:pStyle w:val="G3"/>
              <w:jc w:val="right"/>
            </w:pPr>
            <w:r>
              <w:rPr>
                <w:rFonts w:hint="eastAsia"/>
                <w:b/>
                <w:bCs/>
                <w:sz w:val="20"/>
                <w:szCs w:val="20"/>
              </w:rPr>
              <w:t>-</w:t>
            </w:r>
            <w:r>
              <w:rPr>
                <w:b/>
                <w:bCs/>
                <w:sz w:val="20"/>
                <w:szCs w:val="20"/>
              </w:rPr>
              <w:t xml:space="preserve">　</w:t>
            </w:r>
          </w:p>
        </w:tc>
      </w:tr>
      <w:tr w:rsidR="00C50114" w14:paraId="6E4A2F2A" w14:textId="77777777">
        <w:trPr>
          <w:trHeight w:val="410"/>
          <w:jc w:val="center"/>
        </w:trPr>
        <w:tc>
          <w:tcPr>
            <w:tcW w:w="1623" w:type="pct"/>
            <w:vAlign w:val="center"/>
          </w:tcPr>
          <w:p w14:paraId="23D3E54F" w14:textId="77777777" w:rsidR="00C50114" w:rsidRDefault="00000000">
            <w:pPr>
              <w:pStyle w:val="G3"/>
            </w:pPr>
            <w:r>
              <w:rPr>
                <w:sz w:val="20"/>
                <w:szCs w:val="20"/>
              </w:rPr>
              <w:t>减：营业成本</w:t>
            </w:r>
          </w:p>
        </w:tc>
        <w:tc>
          <w:tcPr>
            <w:tcW w:w="1126" w:type="pct"/>
            <w:vAlign w:val="center"/>
          </w:tcPr>
          <w:p w14:paraId="1310C85E" w14:textId="77777777" w:rsidR="00C50114" w:rsidRDefault="00000000">
            <w:pPr>
              <w:pStyle w:val="G3"/>
              <w:jc w:val="right"/>
            </w:pPr>
            <w:r>
              <w:rPr>
                <w:rFonts w:hint="eastAsia"/>
                <w:sz w:val="20"/>
                <w:szCs w:val="20"/>
              </w:rPr>
              <w:t>-</w:t>
            </w:r>
            <w:r>
              <w:rPr>
                <w:sz w:val="20"/>
                <w:szCs w:val="20"/>
              </w:rPr>
              <w:t xml:space="preserve">　</w:t>
            </w:r>
          </w:p>
        </w:tc>
        <w:tc>
          <w:tcPr>
            <w:tcW w:w="1126" w:type="pct"/>
            <w:vAlign w:val="center"/>
          </w:tcPr>
          <w:p w14:paraId="05E36843" w14:textId="77777777" w:rsidR="00C50114" w:rsidRDefault="00000000">
            <w:pPr>
              <w:pStyle w:val="G3"/>
              <w:jc w:val="right"/>
            </w:pPr>
            <w:r>
              <w:rPr>
                <w:sz w:val="20"/>
                <w:szCs w:val="20"/>
              </w:rPr>
              <w:t>-</w:t>
            </w:r>
          </w:p>
        </w:tc>
        <w:tc>
          <w:tcPr>
            <w:tcW w:w="1125" w:type="pct"/>
            <w:vAlign w:val="center"/>
          </w:tcPr>
          <w:p w14:paraId="002388F7" w14:textId="77777777" w:rsidR="00C50114" w:rsidRDefault="00000000">
            <w:pPr>
              <w:pStyle w:val="G3"/>
              <w:jc w:val="right"/>
            </w:pPr>
            <w:r>
              <w:rPr>
                <w:sz w:val="20"/>
                <w:szCs w:val="20"/>
              </w:rPr>
              <w:t>-</w:t>
            </w:r>
          </w:p>
        </w:tc>
      </w:tr>
      <w:tr w:rsidR="00C50114" w14:paraId="44F146DF" w14:textId="77777777">
        <w:trPr>
          <w:trHeight w:val="410"/>
          <w:jc w:val="center"/>
        </w:trPr>
        <w:tc>
          <w:tcPr>
            <w:tcW w:w="1623" w:type="pct"/>
            <w:vAlign w:val="center"/>
          </w:tcPr>
          <w:p w14:paraId="2F004A62" w14:textId="77777777" w:rsidR="00C50114" w:rsidRDefault="00000000">
            <w:pPr>
              <w:pStyle w:val="G3"/>
            </w:pPr>
            <w:r>
              <w:rPr>
                <w:sz w:val="20"/>
                <w:szCs w:val="20"/>
              </w:rPr>
              <w:t>税金及附加</w:t>
            </w:r>
          </w:p>
        </w:tc>
        <w:tc>
          <w:tcPr>
            <w:tcW w:w="1126" w:type="pct"/>
            <w:vAlign w:val="center"/>
          </w:tcPr>
          <w:p w14:paraId="39325783" w14:textId="77777777" w:rsidR="00C50114" w:rsidRDefault="00000000">
            <w:pPr>
              <w:pStyle w:val="G3"/>
              <w:jc w:val="right"/>
            </w:pPr>
            <w:r>
              <w:rPr>
                <w:sz w:val="20"/>
                <w:szCs w:val="20"/>
              </w:rPr>
              <w:t>26,382.76</w:t>
            </w:r>
          </w:p>
        </w:tc>
        <w:tc>
          <w:tcPr>
            <w:tcW w:w="1126" w:type="pct"/>
            <w:vAlign w:val="center"/>
          </w:tcPr>
          <w:p w14:paraId="5B54021F" w14:textId="77777777" w:rsidR="00C50114" w:rsidRDefault="00000000">
            <w:pPr>
              <w:pStyle w:val="G3"/>
              <w:jc w:val="right"/>
            </w:pPr>
            <w:r>
              <w:rPr>
                <w:sz w:val="20"/>
                <w:szCs w:val="20"/>
              </w:rPr>
              <w:t>21,267.46</w:t>
            </w:r>
          </w:p>
        </w:tc>
        <w:tc>
          <w:tcPr>
            <w:tcW w:w="1125" w:type="pct"/>
            <w:vAlign w:val="center"/>
          </w:tcPr>
          <w:p w14:paraId="40E24EAE" w14:textId="77777777" w:rsidR="00C50114" w:rsidRDefault="00000000">
            <w:pPr>
              <w:pStyle w:val="G3"/>
              <w:jc w:val="right"/>
            </w:pPr>
            <w:r>
              <w:rPr>
                <w:sz w:val="20"/>
                <w:szCs w:val="20"/>
              </w:rPr>
              <w:t>24,721.99</w:t>
            </w:r>
          </w:p>
        </w:tc>
      </w:tr>
      <w:tr w:rsidR="00C50114" w14:paraId="2A29E845" w14:textId="77777777">
        <w:trPr>
          <w:trHeight w:val="410"/>
          <w:jc w:val="center"/>
        </w:trPr>
        <w:tc>
          <w:tcPr>
            <w:tcW w:w="1623" w:type="pct"/>
            <w:vAlign w:val="center"/>
          </w:tcPr>
          <w:p w14:paraId="7738B4CC" w14:textId="77777777" w:rsidR="00C50114" w:rsidRDefault="00000000">
            <w:pPr>
              <w:pStyle w:val="G3"/>
            </w:pPr>
            <w:r>
              <w:rPr>
                <w:sz w:val="20"/>
                <w:szCs w:val="20"/>
              </w:rPr>
              <w:t>销售费用</w:t>
            </w:r>
          </w:p>
        </w:tc>
        <w:tc>
          <w:tcPr>
            <w:tcW w:w="1126" w:type="pct"/>
            <w:vAlign w:val="center"/>
          </w:tcPr>
          <w:p w14:paraId="557CE381" w14:textId="77777777" w:rsidR="00C50114" w:rsidRDefault="00000000">
            <w:pPr>
              <w:pStyle w:val="G3"/>
              <w:jc w:val="right"/>
              <w:rPr>
                <w:highlight w:val="yellow"/>
              </w:rPr>
            </w:pPr>
            <w:r>
              <w:rPr>
                <w:rFonts w:hint="eastAsia"/>
                <w:b/>
                <w:bCs/>
                <w:sz w:val="20"/>
                <w:szCs w:val="20"/>
              </w:rPr>
              <w:t>-</w:t>
            </w:r>
            <w:r>
              <w:rPr>
                <w:b/>
                <w:bCs/>
                <w:sz w:val="20"/>
                <w:szCs w:val="20"/>
              </w:rPr>
              <w:t xml:space="preserve">　</w:t>
            </w:r>
          </w:p>
        </w:tc>
        <w:tc>
          <w:tcPr>
            <w:tcW w:w="1126" w:type="pct"/>
            <w:vAlign w:val="center"/>
          </w:tcPr>
          <w:p w14:paraId="3330AD32" w14:textId="77777777" w:rsidR="00C50114" w:rsidRDefault="00000000">
            <w:pPr>
              <w:pStyle w:val="G3"/>
              <w:jc w:val="right"/>
            </w:pPr>
            <w:r>
              <w:rPr>
                <w:b/>
                <w:bCs/>
                <w:sz w:val="20"/>
                <w:szCs w:val="20"/>
              </w:rPr>
              <w:t>-</w:t>
            </w:r>
          </w:p>
        </w:tc>
        <w:tc>
          <w:tcPr>
            <w:tcW w:w="1125" w:type="pct"/>
            <w:vAlign w:val="center"/>
          </w:tcPr>
          <w:p w14:paraId="6D712F21" w14:textId="77777777" w:rsidR="00C50114" w:rsidRDefault="00000000">
            <w:pPr>
              <w:pStyle w:val="G3"/>
              <w:jc w:val="right"/>
            </w:pPr>
            <w:r>
              <w:rPr>
                <w:b/>
                <w:bCs/>
                <w:sz w:val="20"/>
                <w:szCs w:val="20"/>
              </w:rPr>
              <w:t>-</w:t>
            </w:r>
          </w:p>
        </w:tc>
      </w:tr>
      <w:tr w:rsidR="00C50114" w14:paraId="16D0B4DB" w14:textId="77777777">
        <w:trPr>
          <w:trHeight w:val="410"/>
          <w:jc w:val="center"/>
        </w:trPr>
        <w:tc>
          <w:tcPr>
            <w:tcW w:w="1623" w:type="pct"/>
            <w:vAlign w:val="center"/>
          </w:tcPr>
          <w:p w14:paraId="24C06C78" w14:textId="77777777" w:rsidR="00C50114" w:rsidRDefault="00000000">
            <w:pPr>
              <w:pStyle w:val="G3"/>
            </w:pPr>
            <w:r>
              <w:rPr>
                <w:sz w:val="20"/>
                <w:szCs w:val="20"/>
              </w:rPr>
              <w:lastRenderedPageBreak/>
              <w:t>管理费用</w:t>
            </w:r>
          </w:p>
        </w:tc>
        <w:tc>
          <w:tcPr>
            <w:tcW w:w="1126" w:type="pct"/>
            <w:vAlign w:val="center"/>
          </w:tcPr>
          <w:p w14:paraId="050E036D" w14:textId="77777777" w:rsidR="00C50114" w:rsidRDefault="00000000">
            <w:pPr>
              <w:pStyle w:val="G3"/>
              <w:jc w:val="right"/>
            </w:pPr>
            <w:r>
              <w:rPr>
                <w:sz w:val="20"/>
                <w:szCs w:val="20"/>
              </w:rPr>
              <w:t>3,521,594.04</w:t>
            </w:r>
          </w:p>
        </w:tc>
        <w:tc>
          <w:tcPr>
            <w:tcW w:w="1126" w:type="pct"/>
            <w:vAlign w:val="center"/>
          </w:tcPr>
          <w:p w14:paraId="05A6192F" w14:textId="77777777" w:rsidR="00C50114" w:rsidRDefault="00000000">
            <w:pPr>
              <w:pStyle w:val="G3"/>
              <w:jc w:val="right"/>
            </w:pPr>
            <w:r>
              <w:rPr>
                <w:sz w:val="20"/>
                <w:szCs w:val="20"/>
              </w:rPr>
              <w:t>5,455,627.37</w:t>
            </w:r>
          </w:p>
        </w:tc>
        <w:tc>
          <w:tcPr>
            <w:tcW w:w="1125" w:type="pct"/>
            <w:vAlign w:val="center"/>
          </w:tcPr>
          <w:p w14:paraId="5020D679" w14:textId="77777777" w:rsidR="00C50114" w:rsidRDefault="00000000">
            <w:pPr>
              <w:pStyle w:val="G3"/>
              <w:jc w:val="right"/>
            </w:pPr>
            <w:r>
              <w:rPr>
                <w:sz w:val="20"/>
                <w:szCs w:val="20"/>
              </w:rPr>
              <w:t>9,387,974.78</w:t>
            </w:r>
          </w:p>
        </w:tc>
      </w:tr>
      <w:tr w:rsidR="00C50114" w14:paraId="2F54870A" w14:textId="77777777">
        <w:trPr>
          <w:trHeight w:val="410"/>
          <w:jc w:val="center"/>
        </w:trPr>
        <w:tc>
          <w:tcPr>
            <w:tcW w:w="1623" w:type="pct"/>
            <w:vAlign w:val="center"/>
          </w:tcPr>
          <w:p w14:paraId="5FB6E151" w14:textId="77777777" w:rsidR="00C50114" w:rsidRDefault="00000000">
            <w:pPr>
              <w:pStyle w:val="G3"/>
            </w:pPr>
            <w:r>
              <w:rPr>
                <w:sz w:val="20"/>
                <w:szCs w:val="20"/>
              </w:rPr>
              <w:t>研发费用</w:t>
            </w:r>
          </w:p>
        </w:tc>
        <w:tc>
          <w:tcPr>
            <w:tcW w:w="1126" w:type="pct"/>
            <w:vAlign w:val="center"/>
          </w:tcPr>
          <w:p w14:paraId="05EEBD44" w14:textId="77777777" w:rsidR="00C50114" w:rsidRDefault="00000000">
            <w:pPr>
              <w:pStyle w:val="G3"/>
              <w:jc w:val="right"/>
            </w:pPr>
            <w:r>
              <w:rPr>
                <w:rFonts w:hint="eastAsia"/>
                <w:sz w:val="20"/>
                <w:szCs w:val="20"/>
              </w:rPr>
              <w:t>-</w:t>
            </w:r>
            <w:r>
              <w:rPr>
                <w:sz w:val="20"/>
                <w:szCs w:val="20"/>
              </w:rPr>
              <w:t xml:space="preserve">　</w:t>
            </w:r>
          </w:p>
        </w:tc>
        <w:tc>
          <w:tcPr>
            <w:tcW w:w="1126" w:type="pct"/>
            <w:vAlign w:val="center"/>
          </w:tcPr>
          <w:p w14:paraId="32DF8F34" w14:textId="77777777" w:rsidR="00C50114" w:rsidRDefault="00000000">
            <w:pPr>
              <w:pStyle w:val="G3"/>
              <w:jc w:val="right"/>
            </w:pPr>
            <w:r>
              <w:rPr>
                <w:sz w:val="20"/>
                <w:szCs w:val="20"/>
              </w:rPr>
              <w:t>-</w:t>
            </w:r>
          </w:p>
        </w:tc>
        <w:tc>
          <w:tcPr>
            <w:tcW w:w="1125" w:type="pct"/>
            <w:vAlign w:val="center"/>
          </w:tcPr>
          <w:p w14:paraId="45858BE4" w14:textId="77777777" w:rsidR="00C50114" w:rsidRDefault="00000000">
            <w:pPr>
              <w:pStyle w:val="G3"/>
              <w:jc w:val="right"/>
            </w:pPr>
            <w:r>
              <w:rPr>
                <w:sz w:val="20"/>
                <w:szCs w:val="20"/>
              </w:rPr>
              <w:t>-</w:t>
            </w:r>
          </w:p>
        </w:tc>
      </w:tr>
      <w:tr w:rsidR="00C50114" w14:paraId="627F311A" w14:textId="77777777">
        <w:trPr>
          <w:trHeight w:val="410"/>
          <w:jc w:val="center"/>
        </w:trPr>
        <w:tc>
          <w:tcPr>
            <w:tcW w:w="1623" w:type="pct"/>
            <w:vAlign w:val="center"/>
          </w:tcPr>
          <w:p w14:paraId="58CD62F9" w14:textId="77777777" w:rsidR="00C50114" w:rsidRDefault="00000000">
            <w:pPr>
              <w:pStyle w:val="G3"/>
            </w:pPr>
            <w:r>
              <w:rPr>
                <w:sz w:val="20"/>
                <w:szCs w:val="20"/>
              </w:rPr>
              <w:t>财务费用</w:t>
            </w:r>
          </w:p>
        </w:tc>
        <w:tc>
          <w:tcPr>
            <w:tcW w:w="1126" w:type="pct"/>
            <w:vAlign w:val="center"/>
          </w:tcPr>
          <w:p w14:paraId="5A5ACA37" w14:textId="77777777" w:rsidR="00C50114" w:rsidRDefault="00000000">
            <w:pPr>
              <w:pStyle w:val="G3"/>
              <w:jc w:val="right"/>
            </w:pPr>
            <w:r>
              <w:rPr>
                <w:sz w:val="20"/>
                <w:szCs w:val="20"/>
              </w:rPr>
              <w:t>4,874,453.25</w:t>
            </w:r>
          </w:p>
        </w:tc>
        <w:tc>
          <w:tcPr>
            <w:tcW w:w="1126" w:type="pct"/>
            <w:vAlign w:val="center"/>
          </w:tcPr>
          <w:p w14:paraId="680C7F10" w14:textId="77777777" w:rsidR="00C50114" w:rsidRDefault="00000000">
            <w:pPr>
              <w:pStyle w:val="G3"/>
              <w:jc w:val="right"/>
            </w:pPr>
            <w:r>
              <w:rPr>
                <w:sz w:val="20"/>
                <w:szCs w:val="20"/>
              </w:rPr>
              <w:t>4,805,957.50</w:t>
            </w:r>
          </w:p>
        </w:tc>
        <w:tc>
          <w:tcPr>
            <w:tcW w:w="1125" w:type="pct"/>
            <w:vAlign w:val="center"/>
          </w:tcPr>
          <w:p w14:paraId="427375E9" w14:textId="77777777" w:rsidR="00C50114" w:rsidRDefault="00000000">
            <w:pPr>
              <w:pStyle w:val="G3"/>
              <w:jc w:val="right"/>
            </w:pPr>
            <w:r>
              <w:rPr>
                <w:sz w:val="20"/>
                <w:szCs w:val="20"/>
              </w:rPr>
              <w:t>38,233.76</w:t>
            </w:r>
          </w:p>
        </w:tc>
      </w:tr>
      <w:tr w:rsidR="00C50114" w14:paraId="4DD74240" w14:textId="77777777">
        <w:trPr>
          <w:trHeight w:val="410"/>
          <w:jc w:val="center"/>
        </w:trPr>
        <w:tc>
          <w:tcPr>
            <w:tcW w:w="1623" w:type="pct"/>
            <w:vAlign w:val="center"/>
          </w:tcPr>
          <w:p w14:paraId="448B9AE5" w14:textId="77777777" w:rsidR="00C50114" w:rsidRDefault="00000000">
            <w:pPr>
              <w:pStyle w:val="G3"/>
            </w:pPr>
            <w:r>
              <w:rPr>
                <w:sz w:val="20"/>
                <w:szCs w:val="20"/>
              </w:rPr>
              <w:t>加：其他收益</w:t>
            </w:r>
          </w:p>
        </w:tc>
        <w:tc>
          <w:tcPr>
            <w:tcW w:w="1126" w:type="pct"/>
            <w:vAlign w:val="center"/>
          </w:tcPr>
          <w:p w14:paraId="3AC224F9" w14:textId="77777777" w:rsidR="00C50114" w:rsidRDefault="00000000">
            <w:pPr>
              <w:pStyle w:val="G3"/>
              <w:jc w:val="right"/>
            </w:pPr>
            <w:r>
              <w:rPr>
                <w:rFonts w:hint="eastAsia"/>
                <w:sz w:val="20"/>
                <w:szCs w:val="20"/>
              </w:rPr>
              <w:t>-</w:t>
            </w:r>
            <w:r>
              <w:rPr>
                <w:sz w:val="20"/>
                <w:szCs w:val="20"/>
              </w:rPr>
              <w:t xml:space="preserve">　</w:t>
            </w:r>
          </w:p>
        </w:tc>
        <w:tc>
          <w:tcPr>
            <w:tcW w:w="1126" w:type="pct"/>
            <w:vAlign w:val="center"/>
          </w:tcPr>
          <w:p w14:paraId="45113FDF" w14:textId="77777777" w:rsidR="00C50114" w:rsidRDefault="00000000">
            <w:pPr>
              <w:pStyle w:val="G3"/>
              <w:jc w:val="right"/>
            </w:pPr>
            <w:r>
              <w:rPr>
                <w:sz w:val="20"/>
                <w:szCs w:val="20"/>
              </w:rPr>
              <w:t>-</w:t>
            </w:r>
          </w:p>
        </w:tc>
        <w:tc>
          <w:tcPr>
            <w:tcW w:w="1125" w:type="pct"/>
            <w:vAlign w:val="center"/>
          </w:tcPr>
          <w:p w14:paraId="41CC1891" w14:textId="77777777" w:rsidR="00C50114" w:rsidRDefault="00000000">
            <w:pPr>
              <w:pStyle w:val="G3"/>
              <w:jc w:val="right"/>
            </w:pPr>
            <w:r>
              <w:rPr>
                <w:sz w:val="20"/>
                <w:szCs w:val="20"/>
              </w:rPr>
              <w:t>18,930.51</w:t>
            </w:r>
          </w:p>
        </w:tc>
      </w:tr>
      <w:tr w:rsidR="00C50114" w14:paraId="50DCED06" w14:textId="77777777">
        <w:trPr>
          <w:trHeight w:val="410"/>
          <w:jc w:val="center"/>
        </w:trPr>
        <w:tc>
          <w:tcPr>
            <w:tcW w:w="1623" w:type="pct"/>
            <w:vAlign w:val="center"/>
          </w:tcPr>
          <w:p w14:paraId="56156757" w14:textId="77777777" w:rsidR="00C50114" w:rsidRDefault="00000000">
            <w:pPr>
              <w:pStyle w:val="G3"/>
            </w:pPr>
            <w:r>
              <w:rPr>
                <w:sz w:val="20"/>
                <w:szCs w:val="20"/>
              </w:rPr>
              <w:t>投资收益（损失以</w:t>
            </w:r>
            <w:r>
              <w:rPr>
                <w:sz w:val="20"/>
                <w:szCs w:val="20"/>
              </w:rPr>
              <w:t>“-”</w:t>
            </w:r>
            <w:r>
              <w:rPr>
                <w:sz w:val="20"/>
                <w:szCs w:val="20"/>
              </w:rPr>
              <w:t>号填列）</w:t>
            </w:r>
          </w:p>
        </w:tc>
        <w:tc>
          <w:tcPr>
            <w:tcW w:w="1126" w:type="pct"/>
            <w:vAlign w:val="center"/>
          </w:tcPr>
          <w:p w14:paraId="0E2A697F" w14:textId="77777777" w:rsidR="00C50114" w:rsidRDefault="00000000">
            <w:pPr>
              <w:pStyle w:val="G3"/>
              <w:jc w:val="right"/>
            </w:pPr>
            <w:r>
              <w:rPr>
                <w:sz w:val="20"/>
                <w:szCs w:val="20"/>
              </w:rPr>
              <w:t>-25,973,548.37</w:t>
            </w:r>
          </w:p>
        </w:tc>
        <w:tc>
          <w:tcPr>
            <w:tcW w:w="1126" w:type="pct"/>
            <w:vAlign w:val="center"/>
          </w:tcPr>
          <w:p w14:paraId="0C1DEE67" w14:textId="77777777" w:rsidR="00C50114" w:rsidRDefault="00000000">
            <w:pPr>
              <w:pStyle w:val="G3"/>
              <w:jc w:val="right"/>
            </w:pPr>
            <w:r>
              <w:rPr>
                <w:sz w:val="20"/>
                <w:szCs w:val="20"/>
              </w:rPr>
              <w:t>15,583,755.66</w:t>
            </w:r>
          </w:p>
        </w:tc>
        <w:tc>
          <w:tcPr>
            <w:tcW w:w="1125" w:type="pct"/>
            <w:vAlign w:val="center"/>
          </w:tcPr>
          <w:p w14:paraId="734FA0E9" w14:textId="77777777" w:rsidR="00C50114" w:rsidRDefault="00000000">
            <w:pPr>
              <w:pStyle w:val="G3"/>
              <w:jc w:val="right"/>
            </w:pPr>
            <w:r>
              <w:rPr>
                <w:sz w:val="20"/>
                <w:szCs w:val="20"/>
              </w:rPr>
              <w:t>-6,974,557.86</w:t>
            </w:r>
          </w:p>
        </w:tc>
      </w:tr>
      <w:tr w:rsidR="00C50114" w14:paraId="7E192E80" w14:textId="77777777">
        <w:trPr>
          <w:trHeight w:val="410"/>
          <w:jc w:val="center"/>
        </w:trPr>
        <w:tc>
          <w:tcPr>
            <w:tcW w:w="1623" w:type="pct"/>
            <w:vAlign w:val="center"/>
          </w:tcPr>
          <w:p w14:paraId="467DEC0D" w14:textId="77777777" w:rsidR="00C50114" w:rsidRDefault="00000000">
            <w:pPr>
              <w:pStyle w:val="G3"/>
            </w:pPr>
            <w:r>
              <w:rPr>
                <w:sz w:val="20"/>
                <w:szCs w:val="20"/>
              </w:rPr>
              <w:t>公允价值变动收益（损失以</w:t>
            </w:r>
            <w:r>
              <w:rPr>
                <w:sz w:val="20"/>
                <w:szCs w:val="20"/>
              </w:rPr>
              <w:t>“-”</w:t>
            </w:r>
            <w:r>
              <w:rPr>
                <w:sz w:val="20"/>
                <w:szCs w:val="20"/>
              </w:rPr>
              <w:t>号填列）</w:t>
            </w:r>
          </w:p>
        </w:tc>
        <w:tc>
          <w:tcPr>
            <w:tcW w:w="1126" w:type="pct"/>
            <w:vAlign w:val="center"/>
          </w:tcPr>
          <w:p w14:paraId="67D585A3" w14:textId="77777777" w:rsidR="00C50114" w:rsidRDefault="00000000">
            <w:pPr>
              <w:pStyle w:val="G3"/>
              <w:jc w:val="right"/>
            </w:pPr>
            <w:r>
              <w:rPr>
                <w:sz w:val="20"/>
                <w:szCs w:val="20"/>
              </w:rPr>
              <w:t xml:space="preserve">　</w:t>
            </w:r>
          </w:p>
        </w:tc>
        <w:tc>
          <w:tcPr>
            <w:tcW w:w="1126" w:type="pct"/>
            <w:vAlign w:val="center"/>
          </w:tcPr>
          <w:p w14:paraId="0574B308" w14:textId="77777777" w:rsidR="00C50114" w:rsidRDefault="00000000">
            <w:pPr>
              <w:pStyle w:val="G3"/>
              <w:jc w:val="right"/>
            </w:pPr>
            <w:r>
              <w:rPr>
                <w:sz w:val="20"/>
                <w:szCs w:val="20"/>
              </w:rPr>
              <w:t>-</w:t>
            </w:r>
          </w:p>
        </w:tc>
        <w:tc>
          <w:tcPr>
            <w:tcW w:w="1125" w:type="pct"/>
            <w:vAlign w:val="center"/>
          </w:tcPr>
          <w:p w14:paraId="6904F433" w14:textId="77777777" w:rsidR="00C50114" w:rsidRDefault="00000000">
            <w:pPr>
              <w:pStyle w:val="G3"/>
              <w:jc w:val="right"/>
            </w:pPr>
            <w:r>
              <w:rPr>
                <w:sz w:val="20"/>
                <w:szCs w:val="20"/>
              </w:rPr>
              <w:t>-1,837,471.58</w:t>
            </w:r>
          </w:p>
        </w:tc>
      </w:tr>
      <w:tr w:rsidR="00C50114" w14:paraId="1A7824E0" w14:textId="77777777">
        <w:trPr>
          <w:trHeight w:val="410"/>
          <w:jc w:val="center"/>
        </w:trPr>
        <w:tc>
          <w:tcPr>
            <w:tcW w:w="1623" w:type="pct"/>
            <w:vAlign w:val="center"/>
          </w:tcPr>
          <w:p w14:paraId="2719ECDF" w14:textId="77777777" w:rsidR="00C50114" w:rsidRDefault="00000000">
            <w:pPr>
              <w:pStyle w:val="G3"/>
            </w:pPr>
            <w:r>
              <w:rPr>
                <w:sz w:val="20"/>
                <w:szCs w:val="20"/>
              </w:rPr>
              <w:t>信用减值损失（损失以</w:t>
            </w:r>
            <w:r>
              <w:rPr>
                <w:sz w:val="20"/>
                <w:szCs w:val="20"/>
              </w:rPr>
              <w:t>“-”</w:t>
            </w:r>
            <w:r>
              <w:rPr>
                <w:sz w:val="20"/>
                <w:szCs w:val="20"/>
              </w:rPr>
              <w:t>号填列）</w:t>
            </w:r>
          </w:p>
        </w:tc>
        <w:tc>
          <w:tcPr>
            <w:tcW w:w="1126" w:type="pct"/>
            <w:vAlign w:val="center"/>
          </w:tcPr>
          <w:p w14:paraId="28A0F0F8" w14:textId="77777777" w:rsidR="00C50114" w:rsidRDefault="00000000">
            <w:pPr>
              <w:pStyle w:val="G3"/>
              <w:jc w:val="right"/>
            </w:pPr>
            <w:r>
              <w:rPr>
                <w:sz w:val="20"/>
                <w:szCs w:val="20"/>
              </w:rPr>
              <w:t xml:space="preserve">　</w:t>
            </w:r>
          </w:p>
        </w:tc>
        <w:tc>
          <w:tcPr>
            <w:tcW w:w="1126" w:type="pct"/>
            <w:vAlign w:val="center"/>
          </w:tcPr>
          <w:p w14:paraId="41491849" w14:textId="77777777" w:rsidR="00C50114" w:rsidRDefault="00000000">
            <w:pPr>
              <w:pStyle w:val="G3"/>
              <w:jc w:val="right"/>
            </w:pPr>
            <w:r>
              <w:rPr>
                <w:sz w:val="20"/>
                <w:szCs w:val="20"/>
              </w:rPr>
              <w:t>-</w:t>
            </w:r>
          </w:p>
        </w:tc>
        <w:tc>
          <w:tcPr>
            <w:tcW w:w="1125" w:type="pct"/>
            <w:vAlign w:val="center"/>
          </w:tcPr>
          <w:p w14:paraId="2C357938" w14:textId="77777777" w:rsidR="00C50114" w:rsidRDefault="00000000">
            <w:pPr>
              <w:pStyle w:val="G3"/>
              <w:jc w:val="right"/>
            </w:pPr>
            <w:r>
              <w:rPr>
                <w:sz w:val="20"/>
                <w:szCs w:val="20"/>
              </w:rPr>
              <w:t>-6,486,747.55</w:t>
            </w:r>
          </w:p>
        </w:tc>
      </w:tr>
      <w:tr w:rsidR="00C50114" w14:paraId="58DFF063" w14:textId="77777777">
        <w:trPr>
          <w:trHeight w:val="410"/>
          <w:jc w:val="center"/>
        </w:trPr>
        <w:tc>
          <w:tcPr>
            <w:tcW w:w="1623" w:type="pct"/>
            <w:vAlign w:val="center"/>
          </w:tcPr>
          <w:p w14:paraId="0E2B5C73" w14:textId="77777777" w:rsidR="00C50114" w:rsidRDefault="00000000">
            <w:pPr>
              <w:pStyle w:val="G3"/>
            </w:pPr>
            <w:r>
              <w:rPr>
                <w:rFonts w:hint="eastAsia"/>
                <w:b/>
                <w:bCs/>
                <w:sz w:val="20"/>
                <w:szCs w:val="20"/>
              </w:rPr>
              <w:t>二、营业利润</w:t>
            </w:r>
          </w:p>
        </w:tc>
        <w:tc>
          <w:tcPr>
            <w:tcW w:w="1126" w:type="pct"/>
            <w:vAlign w:val="center"/>
          </w:tcPr>
          <w:p w14:paraId="30866EA9" w14:textId="77777777" w:rsidR="00C50114" w:rsidRDefault="00000000">
            <w:pPr>
              <w:pStyle w:val="G3"/>
              <w:jc w:val="right"/>
            </w:pPr>
            <w:r>
              <w:rPr>
                <w:b/>
                <w:bCs/>
                <w:sz w:val="20"/>
                <w:szCs w:val="20"/>
              </w:rPr>
              <w:t>-34,167,406.99</w:t>
            </w:r>
          </w:p>
        </w:tc>
        <w:tc>
          <w:tcPr>
            <w:tcW w:w="1126" w:type="pct"/>
            <w:vAlign w:val="center"/>
          </w:tcPr>
          <w:p w14:paraId="30501CCA" w14:textId="77777777" w:rsidR="00C50114" w:rsidRDefault="00000000">
            <w:pPr>
              <w:pStyle w:val="G3"/>
              <w:jc w:val="right"/>
            </w:pPr>
            <w:r>
              <w:rPr>
                <w:b/>
                <w:bCs/>
                <w:sz w:val="20"/>
                <w:szCs w:val="20"/>
              </w:rPr>
              <w:t>1,033.05</w:t>
            </w:r>
          </w:p>
        </w:tc>
        <w:tc>
          <w:tcPr>
            <w:tcW w:w="1125" w:type="pct"/>
            <w:vAlign w:val="center"/>
          </w:tcPr>
          <w:p w14:paraId="0C6D5198" w14:textId="77777777" w:rsidR="00C50114" w:rsidRDefault="00000000">
            <w:pPr>
              <w:pStyle w:val="G3"/>
              <w:jc w:val="right"/>
            </w:pPr>
            <w:r>
              <w:rPr>
                <w:b/>
                <w:bCs/>
                <w:sz w:val="20"/>
                <w:szCs w:val="20"/>
              </w:rPr>
              <w:t>-24,730,777.01</w:t>
            </w:r>
          </w:p>
        </w:tc>
      </w:tr>
      <w:tr w:rsidR="00C50114" w14:paraId="0E1E7DF2" w14:textId="77777777">
        <w:trPr>
          <w:trHeight w:val="410"/>
          <w:jc w:val="center"/>
        </w:trPr>
        <w:tc>
          <w:tcPr>
            <w:tcW w:w="1623" w:type="pct"/>
            <w:vAlign w:val="center"/>
          </w:tcPr>
          <w:p w14:paraId="2215DA56" w14:textId="77777777" w:rsidR="00C50114" w:rsidRDefault="00000000">
            <w:pPr>
              <w:pStyle w:val="G3"/>
            </w:pPr>
            <w:r>
              <w:rPr>
                <w:sz w:val="20"/>
                <w:szCs w:val="20"/>
              </w:rPr>
              <w:t>加：营业外收入</w:t>
            </w:r>
          </w:p>
        </w:tc>
        <w:tc>
          <w:tcPr>
            <w:tcW w:w="1126" w:type="pct"/>
            <w:vAlign w:val="center"/>
          </w:tcPr>
          <w:p w14:paraId="3B65DCF3" w14:textId="77777777" w:rsidR="00C50114" w:rsidRDefault="00000000">
            <w:pPr>
              <w:pStyle w:val="G3"/>
              <w:jc w:val="right"/>
            </w:pPr>
            <w:r>
              <w:rPr>
                <w:sz w:val="20"/>
                <w:szCs w:val="20"/>
              </w:rPr>
              <w:t>15,151.84</w:t>
            </w:r>
          </w:p>
        </w:tc>
        <w:tc>
          <w:tcPr>
            <w:tcW w:w="1126" w:type="pct"/>
            <w:vAlign w:val="center"/>
          </w:tcPr>
          <w:p w14:paraId="4DDA2999" w14:textId="77777777" w:rsidR="00C50114" w:rsidRDefault="00000000">
            <w:pPr>
              <w:pStyle w:val="G3"/>
              <w:jc w:val="right"/>
            </w:pPr>
            <w:r>
              <w:rPr>
                <w:sz w:val="20"/>
                <w:szCs w:val="20"/>
              </w:rPr>
              <w:t>-</w:t>
            </w:r>
          </w:p>
        </w:tc>
        <w:tc>
          <w:tcPr>
            <w:tcW w:w="1125" w:type="pct"/>
            <w:vAlign w:val="center"/>
          </w:tcPr>
          <w:p w14:paraId="457AABD2" w14:textId="77777777" w:rsidR="00C50114" w:rsidRDefault="00000000">
            <w:pPr>
              <w:pStyle w:val="G3"/>
              <w:jc w:val="right"/>
            </w:pPr>
            <w:r>
              <w:rPr>
                <w:sz w:val="20"/>
                <w:szCs w:val="20"/>
              </w:rPr>
              <w:t>-</w:t>
            </w:r>
          </w:p>
        </w:tc>
      </w:tr>
      <w:tr w:rsidR="00C50114" w14:paraId="6C5B9D8E" w14:textId="77777777">
        <w:trPr>
          <w:trHeight w:val="410"/>
          <w:jc w:val="center"/>
        </w:trPr>
        <w:tc>
          <w:tcPr>
            <w:tcW w:w="1623" w:type="pct"/>
            <w:vAlign w:val="center"/>
          </w:tcPr>
          <w:p w14:paraId="42D25A8C" w14:textId="77777777" w:rsidR="00C50114" w:rsidRDefault="00000000">
            <w:pPr>
              <w:pStyle w:val="G3"/>
            </w:pPr>
            <w:r>
              <w:rPr>
                <w:sz w:val="20"/>
                <w:szCs w:val="20"/>
              </w:rPr>
              <w:t>减：营业外支出</w:t>
            </w:r>
          </w:p>
        </w:tc>
        <w:tc>
          <w:tcPr>
            <w:tcW w:w="1126" w:type="pct"/>
            <w:vAlign w:val="center"/>
          </w:tcPr>
          <w:p w14:paraId="1AE87817" w14:textId="77777777" w:rsidR="00C50114" w:rsidRDefault="00000000">
            <w:pPr>
              <w:pStyle w:val="G3"/>
              <w:jc w:val="right"/>
            </w:pPr>
            <w:r>
              <w:rPr>
                <w:sz w:val="20"/>
                <w:szCs w:val="20"/>
              </w:rPr>
              <w:t>5.01</w:t>
            </w:r>
          </w:p>
        </w:tc>
        <w:tc>
          <w:tcPr>
            <w:tcW w:w="1126" w:type="pct"/>
            <w:vAlign w:val="center"/>
          </w:tcPr>
          <w:p w14:paraId="6353CBEA" w14:textId="77777777" w:rsidR="00C50114" w:rsidRDefault="00000000">
            <w:pPr>
              <w:pStyle w:val="G3"/>
              <w:jc w:val="right"/>
            </w:pPr>
            <w:r>
              <w:rPr>
                <w:sz w:val="20"/>
                <w:szCs w:val="20"/>
              </w:rPr>
              <w:t>-</w:t>
            </w:r>
          </w:p>
        </w:tc>
        <w:tc>
          <w:tcPr>
            <w:tcW w:w="1125" w:type="pct"/>
            <w:vAlign w:val="center"/>
          </w:tcPr>
          <w:p w14:paraId="20C2CDBD" w14:textId="77777777" w:rsidR="00C50114" w:rsidRDefault="00000000">
            <w:pPr>
              <w:pStyle w:val="G3"/>
              <w:jc w:val="right"/>
            </w:pPr>
            <w:r>
              <w:rPr>
                <w:sz w:val="20"/>
                <w:szCs w:val="20"/>
              </w:rPr>
              <w:t>-</w:t>
            </w:r>
          </w:p>
        </w:tc>
      </w:tr>
      <w:tr w:rsidR="00C50114" w14:paraId="7E66786B" w14:textId="77777777">
        <w:trPr>
          <w:trHeight w:val="410"/>
          <w:jc w:val="center"/>
        </w:trPr>
        <w:tc>
          <w:tcPr>
            <w:tcW w:w="1623" w:type="pct"/>
            <w:vAlign w:val="center"/>
          </w:tcPr>
          <w:p w14:paraId="11B83EE2" w14:textId="77777777" w:rsidR="00C50114" w:rsidRDefault="00000000">
            <w:pPr>
              <w:pStyle w:val="G3"/>
            </w:pPr>
            <w:r>
              <w:rPr>
                <w:rFonts w:hint="eastAsia"/>
                <w:b/>
                <w:bCs/>
                <w:sz w:val="20"/>
                <w:szCs w:val="20"/>
              </w:rPr>
              <w:t>三、利润总额</w:t>
            </w:r>
          </w:p>
        </w:tc>
        <w:tc>
          <w:tcPr>
            <w:tcW w:w="1126" w:type="pct"/>
            <w:vAlign w:val="center"/>
          </w:tcPr>
          <w:p w14:paraId="645125F6" w14:textId="77777777" w:rsidR="00C50114" w:rsidRDefault="00000000">
            <w:pPr>
              <w:pStyle w:val="G3"/>
              <w:jc w:val="right"/>
            </w:pPr>
            <w:r>
              <w:rPr>
                <w:b/>
                <w:bCs/>
                <w:sz w:val="20"/>
                <w:szCs w:val="20"/>
              </w:rPr>
              <w:t>-34,152,260.16</w:t>
            </w:r>
          </w:p>
        </w:tc>
        <w:tc>
          <w:tcPr>
            <w:tcW w:w="1126" w:type="pct"/>
            <w:vAlign w:val="center"/>
          </w:tcPr>
          <w:p w14:paraId="182A419C" w14:textId="77777777" w:rsidR="00C50114" w:rsidRDefault="00000000">
            <w:pPr>
              <w:pStyle w:val="G3"/>
              <w:jc w:val="right"/>
            </w:pPr>
            <w:r>
              <w:rPr>
                <w:b/>
                <w:bCs/>
                <w:sz w:val="20"/>
                <w:szCs w:val="20"/>
              </w:rPr>
              <w:t>5,301,936.38</w:t>
            </w:r>
          </w:p>
        </w:tc>
        <w:tc>
          <w:tcPr>
            <w:tcW w:w="1125" w:type="pct"/>
            <w:vAlign w:val="center"/>
          </w:tcPr>
          <w:p w14:paraId="2823BF16" w14:textId="77777777" w:rsidR="00C50114" w:rsidRDefault="00000000">
            <w:pPr>
              <w:pStyle w:val="G3"/>
              <w:jc w:val="right"/>
            </w:pPr>
            <w:r>
              <w:rPr>
                <w:b/>
                <w:bCs/>
                <w:sz w:val="20"/>
                <w:szCs w:val="20"/>
              </w:rPr>
              <w:t>-24,730,777.01</w:t>
            </w:r>
          </w:p>
        </w:tc>
      </w:tr>
      <w:tr w:rsidR="00C50114" w14:paraId="585C21E3" w14:textId="77777777">
        <w:trPr>
          <w:trHeight w:val="410"/>
          <w:jc w:val="center"/>
        </w:trPr>
        <w:tc>
          <w:tcPr>
            <w:tcW w:w="1623" w:type="pct"/>
            <w:vAlign w:val="center"/>
          </w:tcPr>
          <w:p w14:paraId="3C26A160" w14:textId="77777777" w:rsidR="00C50114" w:rsidRDefault="00000000">
            <w:pPr>
              <w:pStyle w:val="G3"/>
            </w:pPr>
            <w:r>
              <w:rPr>
                <w:sz w:val="20"/>
                <w:szCs w:val="20"/>
              </w:rPr>
              <w:t>减：所得税费用</w:t>
            </w:r>
          </w:p>
        </w:tc>
        <w:tc>
          <w:tcPr>
            <w:tcW w:w="1126" w:type="pct"/>
            <w:vAlign w:val="center"/>
          </w:tcPr>
          <w:p w14:paraId="3109A722" w14:textId="77777777" w:rsidR="00C50114" w:rsidRDefault="00000000">
            <w:pPr>
              <w:pStyle w:val="G3"/>
              <w:jc w:val="right"/>
            </w:pPr>
            <w:r>
              <w:rPr>
                <w:sz w:val="20"/>
                <w:szCs w:val="20"/>
              </w:rPr>
              <w:t xml:space="preserve">　</w:t>
            </w:r>
          </w:p>
        </w:tc>
        <w:tc>
          <w:tcPr>
            <w:tcW w:w="1126" w:type="pct"/>
            <w:vAlign w:val="center"/>
          </w:tcPr>
          <w:p w14:paraId="5A5D9339" w14:textId="77777777" w:rsidR="00C50114" w:rsidRDefault="00000000">
            <w:pPr>
              <w:pStyle w:val="G3"/>
              <w:jc w:val="right"/>
            </w:pPr>
            <w:r>
              <w:rPr>
                <w:sz w:val="20"/>
                <w:szCs w:val="20"/>
              </w:rPr>
              <w:t>-</w:t>
            </w:r>
          </w:p>
        </w:tc>
        <w:tc>
          <w:tcPr>
            <w:tcW w:w="1125" w:type="pct"/>
            <w:vAlign w:val="center"/>
          </w:tcPr>
          <w:p w14:paraId="52E5E3AC" w14:textId="77777777" w:rsidR="00C50114" w:rsidRDefault="00000000">
            <w:pPr>
              <w:pStyle w:val="G3"/>
              <w:jc w:val="right"/>
            </w:pPr>
            <w:r>
              <w:rPr>
                <w:sz w:val="20"/>
                <w:szCs w:val="20"/>
              </w:rPr>
              <w:t>-</w:t>
            </w:r>
          </w:p>
        </w:tc>
      </w:tr>
      <w:tr w:rsidR="00C50114" w14:paraId="197E3A9A" w14:textId="77777777">
        <w:trPr>
          <w:trHeight w:val="410"/>
          <w:jc w:val="center"/>
        </w:trPr>
        <w:tc>
          <w:tcPr>
            <w:tcW w:w="1623" w:type="pct"/>
            <w:vAlign w:val="center"/>
          </w:tcPr>
          <w:p w14:paraId="618CEA96" w14:textId="77777777" w:rsidR="00C50114" w:rsidRDefault="00000000">
            <w:pPr>
              <w:pStyle w:val="G3"/>
            </w:pPr>
            <w:r>
              <w:rPr>
                <w:rFonts w:hint="eastAsia"/>
                <w:b/>
                <w:bCs/>
                <w:sz w:val="20"/>
                <w:szCs w:val="20"/>
              </w:rPr>
              <w:t>四、净利润</w:t>
            </w:r>
          </w:p>
        </w:tc>
        <w:tc>
          <w:tcPr>
            <w:tcW w:w="1126" w:type="pct"/>
            <w:vAlign w:val="center"/>
          </w:tcPr>
          <w:p w14:paraId="7610769F" w14:textId="77777777" w:rsidR="00C50114" w:rsidRDefault="00000000">
            <w:pPr>
              <w:pStyle w:val="G3"/>
              <w:jc w:val="right"/>
            </w:pPr>
            <w:r>
              <w:rPr>
                <w:b/>
                <w:bCs/>
                <w:sz w:val="20"/>
                <w:szCs w:val="20"/>
              </w:rPr>
              <w:t>-34,152,260.16</w:t>
            </w:r>
          </w:p>
        </w:tc>
        <w:tc>
          <w:tcPr>
            <w:tcW w:w="1126" w:type="pct"/>
            <w:vAlign w:val="center"/>
          </w:tcPr>
          <w:p w14:paraId="70A3B4CF" w14:textId="77777777" w:rsidR="00C50114" w:rsidRDefault="00000000">
            <w:pPr>
              <w:pStyle w:val="G3"/>
              <w:jc w:val="right"/>
            </w:pPr>
            <w:r>
              <w:rPr>
                <w:b/>
                <w:bCs/>
                <w:sz w:val="20"/>
                <w:szCs w:val="20"/>
              </w:rPr>
              <w:t>5,301,936.38</w:t>
            </w:r>
          </w:p>
        </w:tc>
        <w:tc>
          <w:tcPr>
            <w:tcW w:w="1125" w:type="pct"/>
            <w:vAlign w:val="center"/>
          </w:tcPr>
          <w:p w14:paraId="535C5D90" w14:textId="77777777" w:rsidR="00C50114" w:rsidRDefault="00000000">
            <w:pPr>
              <w:pStyle w:val="G3"/>
              <w:jc w:val="right"/>
            </w:pPr>
            <w:r>
              <w:rPr>
                <w:b/>
                <w:bCs/>
                <w:sz w:val="20"/>
                <w:szCs w:val="20"/>
              </w:rPr>
              <w:t>-24,730,777.01</w:t>
            </w:r>
          </w:p>
        </w:tc>
      </w:tr>
    </w:tbl>
    <w:p w14:paraId="1A9ADEE5" w14:textId="77777777" w:rsidR="00C50114" w:rsidRDefault="00000000">
      <w:pPr>
        <w:pStyle w:val="G1"/>
        <w:spacing w:before="156" w:after="156"/>
        <w:ind w:firstLine="482"/>
      </w:pPr>
      <w:r>
        <w:rPr>
          <w:rFonts w:hint="eastAsia"/>
        </w:rPr>
        <w:t>3</w:t>
      </w:r>
      <w:r>
        <w:rPr>
          <w:rFonts w:hint="eastAsia"/>
        </w:rPr>
        <w:t>、现金流量表</w:t>
      </w:r>
    </w:p>
    <w:p w14:paraId="4265AC77" w14:textId="77777777" w:rsidR="00C50114"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3547"/>
        <w:gridCol w:w="1515"/>
        <w:gridCol w:w="1650"/>
        <w:gridCol w:w="1564"/>
      </w:tblGrid>
      <w:tr w:rsidR="00C50114" w14:paraId="33A0CF12" w14:textId="77777777">
        <w:trPr>
          <w:trHeight w:val="398"/>
          <w:tblHeader/>
          <w:jc w:val="center"/>
        </w:trPr>
        <w:tc>
          <w:tcPr>
            <w:tcW w:w="2143" w:type="pct"/>
            <w:tcBorders>
              <w:tl2br w:val="nil"/>
              <w:tr2bl w:val="nil"/>
            </w:tcBorders>
            <w:vAlign w:val="center"/>
          </w:tcPr>
          <w:p w14:paraId="519630B0" w14:textId="77777777" w:rsidR="00C50114" w:rsidRDefault="00000000">
            <w:pPr>
              <w:pStyle w:val="G3"/>
              <w:jc w:val="center"/>
              <w:rPr>
                <w:b/>
                <w:bCs/>
              </w:rPr>
            </w:pPr>
            <w:r>
              <w:rPr>
                <w:rFonts w:hint="eastAsia"/>
                <w:b/>
                <w:bCs/>
              </w:rPr>
              <w:t>项目</w:t>
            </w:r>
          </w:p>
        </w:tc>
        <w:tc>
          <w:tcPr>
            <w:tcW w:w="915" w:type="pct"/>
            <w:tcBorders>
              <w:tl2br w:val="nil"/>
              <w:tr2bl w:val="nil"/>
            </w:tcBorders>
            <w:vAlign w:val="center"/>
          </w:tcPr>
          <w:p w14:paraId="09D6B984" w14:textId="77777777" w:rsidR="00C50114" w:rsidRDefault="00000000">
            <w:pPr>
              <w:pStyle w:val="G3"/>
              <w:jc w:val="center"/>
              <w:rPr>
                <w:b/>
                <w:bCs/>
              </w:rPr>
            </w:pPr>
            <w:r>
              <w:rPr>
                <w:rFonts w:hint="eastAsia"/>
                <w:b/>
                <w:bCs/>
              </w:rPr>
              <w:t>20</w:t>
            </w:r>
            <w:r>
              <w:rPr>
                <w:b/>
                <w:bCs/>
              </w:rPr>
              <w:t>2</w:t>
            </w:r>
            <w:r>
              <w:rPr>
                <w:rFonts w:hint="eastAsia"/>
                <w:b/>
                <w:bCs/>
              </w:rPr>
              <w:t>4</w:t>
            </w:r>
            <w:r>
              <w:rPr>
                <w:rFonts w:hint="eastAsia"/>
                <w:b/>
                <w:bCs/>
              </w:rPr>
              <w:t>年度</w:t>
            </w:r>
          </w:p>
        </w:tc>
        <w:tc>
          <w:tcPr>
            <w:tcW w:w="997" w:type="pct"/>
            <w:tcBorders>
              <w:tl2br w:val="nil"/>
              <w:tr2bl w:val="nil"/>
            </w:tcBorders>
            <w:vAlign w:val="center"/>
          </w:tcPr>
          <w:p w14:paraId="0D97ADCF" w14:textId="77777777" w:rsidR="00C50114" w:rsidRDefault="00000000">
            <w:pPr>
              <w:pStyle w:val="G3"/>
              <w:jc w:val="center"/>
              <w:rPr>
                <w:b/>
                <w:bCs/>
              </w:rPr>
            </w:pPr>
            <w:r>
              <w:rPr>
                <w:rFonts w:hint="eastAsia"/>
                <w:b/>
                <w:bCs/>
              </w:rPr>
              <w:t>2023</w:t>
            </w:r>
            <w:r>
              <w:rPr>
                <w:rFonts w:hint="eastAsia"/>
                <w:b/>
                <w:bCs/>
              </w:rPr>
              <w:t>年度</w:t>
            </w:r>
          </w:p>
        </w:tc>
        <w:tc>
          <w:tcPr>
            <w:tcW w:w="945" w:type="pct"/>
            <w:tcBorders>
              <w:tl2br w:val="nil"/>
              <w:tr2bl w:val="nil"/>
            </w:tcBorders>
            <w:vAlign w:val="center"/>
          </w:tcPr>
          <w:p w14:paraId="0EF3A22A" w14:textId="77777777" w:rsidR="00C50114" w:rsidRDefault="00000000">
            <w:pPr>
              <w:pStyle w:val="G3"/>
              <w:jc w:val="center"/>
              <w:rPr>
                <w:b/>
                <w:bCs/>
              </w:rPr>
            </w:pPr>
            <w:r>
              <w:rPr>
                <w:rFonts w:hint="eastAsia"/>
                <w:b/>
                <w:bCs/>
              </w:rPr>
              <w:t>2022</w:t>
            </w:r>
            <w:r>
              <w:rPr>
                <w:rFonts w:hint="eastAsia"/>
                <w:b/>
                <w:bCs/>
              </w:rPr>
              <w:t>年度</w:t>
            </w:r>
          </w:p>
        </w:tc>
      </w:tr>
      <w:tr w:rsidR="00C50114" w14:paraId="58B1D3FD" w14:textId="77777777">
        <w:trPr>
          <w:trHeight w:val="398"/>
          <w:jc w:val="center"/>
        </w:trPr>
        <w:tc>
          <w:tcPr>
            <w:tcW w:w="2143" w:type="pct"/>
            <w:tcBorders>
              <w:tl2br w:val="nil"/>
              <w:tr2bl w:val="nil"/>
            </w:tcBorders>
            <w:vAlign w:val="center"/>
          </w:tcPr>
          <w:p w14:paraId="3B34A6A7" w14:textId="77777777" w:rsidR="00C50114" w:rsidRDefault="00000000">
            <w:pPr>
              <w:pStyle w:val="G3"/>
            </w:pPr>
            <w:r>
              <w:rPr>
                <w:rFonts w:hint="eastAsia"/>
                <w:sz w:val="20"/>
                <w:szCs w:val="20"/>
              </w:rPr>
              <w:t>一、经营活动产生的现金流量</w:t>
            </w:r>
          </w:p>
        </w:tc>
        <w:tc>
          <w:tcPr>
            <w:tcW w:w="915" w:type="pct"/>
            <w:tcBorders>
              <w:tl2br w:val="nil"/>
              <w:tr2bl w:val="nil"/>
            </w:tcBorders>
            <w:vAlign w:val="center"/>
          </w:tcPr>
          <w:p w14:paraId="6DEA2896" w14:textId="77777777" w:rsidR="00C50114" w:rsidRDefault="00000000">
            <w:pPr>
              <w:pStyle w:val="G3"/>
              <w:jc w:val="right"/>
              <w:rPr>
                <w:highlight w:val="yellow"/>
              </w:rPr>
            </w:pPr>
            <w:r>
              <w:rPr>
                <w:sz w:val="20"/>
                <w:szCs w:val="20"/>
              </w:rPr>
              <w:t xml:space="preserve">　</w:t>
            </w:r>
          </w:p>
        </w:tc>
        <w:tc>
          <w:tcPr>
            <w:tcW w:w="997" w:type="pct"/>
            <w:tcBorders>
              <w:tl2br w:val="nil"/>
              <w:tr2bl w:val="nil"/>
            </w:tcBorders>
            <w:vAlign w:val="center"/>
          </w:tcPr>
          <w:p w14:paraId="4B23ED1D" w14:textId="77777777" w:rsidR="00C50114" w:rsidRDefault="00000000">
            <w:pPr>
              <w:pStyle w:val="G3"/>
              <w:jc w:val="right"/>
              <w:rPr>
                <w:highlight w:val="yellow"/>
              </w:rPr>
            </w:pPr>
            <w:r>
              <w:rPr>
                <w:sz w:val="20"/>
                <w:szCs w:val="20"/>
              </w:rPr>
              <w:t xml:space="preserve">　</w:t>
            </w:r>
          </w:p>
        </w:tc>
        <w:tc>
          <w:tcPr>
            <w:tcW w:w="945" w:type="pct"/>
            <w:tcBorders>
              <w:tl2br w:val="nil"/>
              <w:tr2bl w:val="nil"/>
            </w:tcBorders>
            <w:vAlign w:val="center"/>
          </w:tcPr>
          <w:p w14:paraId="3C4C5DA8" w14:textId="77777777" w:rsidR="00C50114" w:rsidRDefault="00000000">
            <w:pPr>
              <w:pStyle w:val="G3"/>
              <w:jc w:val="right"/>
              <w:rPr>
                <w:highlight w:val="yellow"/>
              </w:rPr>
            </w:pPr>
            <w:r>
              <w:rPr>
                <w:sz w:val="20"/>
                <w:szCs w:val="20"/>
              </w:rPr>
              <w:t xml:space="preserve">　</w:t>
            </w:r>
          </w:p>
        </w:tc>
      </w:tr>
      <w:tr w:rsidR="00C50114" w14:paraId="052B8A50" w14:textId="77777777">
        <w:trPr>
          <w:trHeight w:val="398"/>
          <w:jc w:val="center"/>
        </w:trPr>
        <w:tc>
          <w:tcPr>
            <w:tcW w:w="2143" w:type="pct"/>
            <w:tcBorders>
              <w:tl2br w:val="nil"/>
              <w:tr2bl w:val="nil"/>
            </w:tcBorders>
            <w:vAlign w:val="center"/>
          </w:tcPr>
          <w:p w14:paraId="391E8892" w14:textId="77777777" w:rsidR="00C50114" w:rsidRDefault="00000000">
            <w:pPr>
              <w:pStyle w:val="G3"/>
            </w:pPr>
            <w:r>
              <w:rPr>
                <w:rFonts w:hint="eastAsia"/>
                <w:sz w:val="20"/>
                <w:szCs w:val="20"/>
              </w:rPr>
              <w:t>销售商品、提供劳务收到的现金</w:t>
            </w:r>
          </w:p>
        </w:tc>
        <w:tc>
          <w:tcPr>
            <w:tcW w:w="915" w:type="pct"/>
            <w:tcBorders>
              <w:tl2br w:val="nil"/>
              <w:tr2bl w:val="nil"/>
            </w:tcBorders>
            <w:vAlign w:val="center"/>
          </w:tcPr>
          <w:p w14:paraId="636A25F3" w14:textId="77777777" w:rsidR="00C50114" w:rsidRDefault="00000000">
            <w:pPr>
              <w:pStyle w:val="G3"/>
              <w:jc w:val="right"/>
            </w:pPr>
            <w:r>
              <w:rPr>
                <w:sz w:val="20"/>
                <w:szCs w:val="20"/>
              </w:rPr>
              <w:t>228,571.43</w:t>
            </w:r>
          </w:p>
        </w:tc>
        <w:tc>
          <w:tcPr>
            <w:tcW w:w="997" w:type="pct"/>
            <w:tcBorders>
              <w:tl2br w:val="nil"/>
              <w:tr2bl w:val="nil"/>
            </w:tcBorders>
            <w:vAlign w:val="center"/>
          </w:tcPr>
          <w:p w14:paraId="7A3EBE1B" w14:textId="77777777" w:rsidR="00C50114" w:rsidRDefault="00000000">
            <w:pPr>
              <w:pStyle w:val="G3"/>
              <w:jc w:val="right"/>
            </w:pPr>
            <w:r>
              <w:rPr>
                <w:sz w:val="20"/>
                <w:szCs w:val="20"/>
              </w:rPr>
              <w:t>-</w:t>
            </w:r>
          </w:p>
        </w:tc>
        <w:tc>
          <w:tcPr>
            <w:tcW w:w="945" w:type="pct"/>
            <w:tcBorders>
              <w:tl2br w:val="nil"/>
              <w:tr2bl w:val="nil"/>
            </w:tcBorders>
            <w:vAlign w:val="center"/>
          </w:tcPr>
          <w:p w14:paraId="5410020D" w14:textId="77777777" w:rsidR="00C50114" w:rsidRDefault="00000000">
            <w:pPr>
              <w:pStyle w:val="G3"/>
              <w:jc w:val="right"/>
            </w:pPr>
            <w:r>
              <w:rPr>
                <w:sz w:val="20"/>
                <w:szCs w:val="20"/>
              </w:rPr>
              <w:t>-</w:t>
            </w:r>
          </w:p>
        </w:tc>
      </w:tr>
      <w:tr w:rsidR="00C50114" w14:paraId="3598C388" w14:textId="77777777">
        <w:trPr>
          <w:trHeight w:val="398"/>
          <w:jc w:val="center"/>
        </w:trPr>
        <w:tc>
          <w:tcPr>
            <w:tcW w:w="2143" w:type="pct"/>
            <w:tcBorders>
              <w:tl2br w:val="nil"/>
              <w:tr2bl w:val="nil"/>
            </w:tcBorders>
            <w:vAlign w:val="center"/>
          </w:tcPr>
          <w:p w14:paraId="7265CD84" w14:textId="77777777" w:rsidR="00C50114" w:rsidRDefault="00000000">
            <w:pPr>
              <w:pStyle w:val="G3"/>
            </w:pPr>
            <w:r>
              <w:rPr>
                <w:rFonts w:hint="eastAsia"/>
                <w:sz w:val="20"/>
                <w:szCs w:val="20"/>
              </w:rPr>
              <w:t>收到的税费返还</w:t>
            </w:r>
          </w:p>
        </w:tc>
        <w:tc>
          <w:tcPr>
            <w:tcW w:w="915" w:type="pct"/>
            <w:tcBorders>
              <w:tl2br w:val="nil"/>
              <w:tr2bl w:val="nil"/>
            </w:tcBorders>
            <w:vAlign w:val="center"/>
          </w:tcPr>
          <w:p w14:paraId="468A3278" w14:textId="77777777" w:rsidR="00C50114" w:rsidRDefault="00000000">
            <w:pPr>
              <w:pStyle w:val="G3"/>
              <w:jc w:val="right"/>
            </w:pPr>
            <w:r>
              <w:rPr>
                <w:sz w:val="20"/>
                <w:szCs w:val="20"/>
              </w:rPr>
              <w:t>-</w:t>
            </w:r>
          </w:p>
        </w:tc>
        <w:tc>
          <w:tcPr>
            <w:tcW w:w="997" w:type="pct"/>
            <w:tcBorders>
              <w:tl2br w:val="nil"/>
              <w:tr2bl w:val="nil"/>
            </w:tcBorders>
            <w:vAlign w:val="center"/>
          </w:tcPr>
          <w:p w14:paraId="3EBF06A0" w14:textId="77777777" w:rsidR="00C50114" w:rsidRDefault="00000000">
            <w:pPr>
              <w:pStyle w:val="G3"/>
              <w:jc w:val="right"/>
            </w:pPr>
            <w:r>
              <w:rPr>
                <w:sz w:val="20"/>
                <w:szCs w:val="20"/>
              </w:rPr>
              <w:t>-</w:t>
            </w:r>
          </w:p>
        </w:tc>
        <w:tc>
          <w:tcPr>
            <w:tcW w:w="945" w:type="pct"/>
            <w:tcBorders>
              <w:tl2br w:val="nil"/>
              <w:tr2bl w:val="nil"/>
            </w:tcBorders>
            <w:vAlign w:val="center"/>
          </w:tcPr>
          <w:p w14:paraId="416E0A95" w14:textId="77777777" w:rsidR="00C50114" w:rsidRDefault="00000000">
            <w:pPr>
              <w:pStyle w:val="G3"/>
              <w:jc w:val="right"/>
            </w:pPr>
            <w:r>
              <w:rPr>
                <w:sz w:val="20"/>
                <w:szCs w:val="20"/>
              </w:rPr>
              <w:t>-</w:t>
            </w:r>
          </w:p>
        </w:tc>
      </w:tr>
      <w:tr w:rsidR="00C50114" w14:paraId="14CF3B22" w14:textId="77777777">
        <w:trPr>
          <w:trHeight w:val="398"/>
          <w:jc w:val="center"/>
        </w:trPr>
        <w:tc>
          <w:tcPr>
            <w:tcW w:w="2143" w:type="pct"/>
            <w:tcBorders>
              <w:tl2br w:val="nil"/>
              <w:tr2bl w:val="nil"/>
            </w:tcBorders>
            <w:vAlign w:val="center"/>
          </w:tcPr>
          <w:p w14:paraId="4092043C" w14:textId="77777777" w:rsidR="00C50114" w:rsidRDefault="00000000">
            <w:pPr>
              <w:pStyle w:val="G3"/>
            </w:pPr>
            <w:r>
              <w:rPr>
                <w:rFonts w:hint="eastAsia"/>
                <w:sz w:val="20"/>
                <w:szCs w:val="20"/>
              </w:rPr>
              <w:t>收到其他与经营活动有关的现金</w:t>
            </w:r>
          </w:p>
        </w:tc>
        <w:tc>
          <w:tcPr>
            <w:tcW w:w="915" w:type="pct"/>
            <w:tcBorders>
              <w:tl2br w:val="nil"/>
              <w:tr2bl w:val="nil"/>
            </w:tcBorders>
            <w:vAlign w:val="center"/>
          </w:tcPr>
          <w:p w14:paraId="3CB944BE" w14:textId="77777777" w:rsidR="00C50114" w:rsidRDefault="00000000">
            <w:pPr>
              <w:pStyle w:val="G3"/>
              <w:jc w:val="right"/>
            </w:pPr>
            <w:r>
              <w:rPr>
                <w:sz w:val="20"/>
                <w:szCs w:val="20"/>
              </w:rPr>
              <w:t>5,861,026.72</w:t>
            </w:r>
          </w:p>
        </w:tc>
        <w:tc>
          <w:tcPr>
            <w:tcW w:w="997" w:type="pct"/>
            <w:tcBorders>
              <w:tl2br w:val="nil"/>
              <w:tr2bl w:val="nil"/>
            </w:tcBorders>
            <w:vAlign w:val="center"/>
          </w:tcPr>
          <w:p w14:paraId="2A8F09C9" w14:textId="77777777" w:rsidR="00C50114" w:rsidRDefault="00000000">
            <w:pPr>
              <w:pStyle w:val="G3"/>
              <w:jc w:val="right"/>
            </w:pPr>
            <w:r>
              <w:rPr>
                <w:sz w:val="20"/>
                <w:szCs w:val="20"/>
              </w:rPr>
              <w:t>3,016,317.66</w:t>
            </w:r>
          </w:p>
        </w:tc>
        <w:tc>
          <w:tcPr>
            <w:tcW w:w="945" w:type="pct"/>
            <w:tcBorders>
              <w:tl2br w:val="nil"/>
              <w:tr2bl w:val="nil"/>
            </w:tcBorders>
            <w:vAlign w:val="center"/>
          </w:tcPr>
          <w:p w14:paraId="4C7738EA" w14:textId="77777777" w:rsidR="00C50114" w:rsidRDefault="00000000">
            <w:pPr>
              <w:pStyle w:val="G3"/>
              <w:jc w:val="right"/>
            </w:pPr>
            <w:r>
              <w:rPr>
                <w:sz w:val="20"/>
                <w:szCs w:val="20"/>
              </w:rPr>
              <w:t>96,780,122.33</w:t>
            </w:r>
          </w:p>
        </w:tc>
      </w:tr>
      <w:tr w:rsidR="00C50114" w14:paraId="3DB02868" w14:textId="77777777">
        <w:trPr>
          <w:trHeight w:val="398"/>
          <w:jc w:val="center"/>
        </w:trPr>
        <w:tc>
          <w:tcPr>
            <w:tcW w:w="2143" w:type="pct"/>
            <w:tcBorders>
              <w:tl2br w:val="nil"/>
              <w:tr2bl w:val="nil"/>
            </w:tcBorders>
            <w:vAlign w:val="center"/>
          </w:tcPr>
          <w:p w14:paraId="6D1C3DD2" w14:textId="77777777" w:rsidR="00C50114" w:rsidRDefault="00000000">
            <w:pPr>
              <w:pStyle w:val="G3"/>
            </w:pPr>
            <w:r>
              <w:rPr>
                <w:rFonts w:hint="eastAsia"/>
                <w:b/>
                <w:bCs/>
                <w:sz w:val="20"/>
                <w:szCs w:val="20"/>
              </w:rPr>
              <w:t>经营活动现金流入小计</w:t>
            </w:r>
          </w:p>
        </w:tc>
        <w:tc>
          <w:tcPr>
            <w:tcW w:w="915" w:type="pct"/>
            <w:tcBorders>
              <w:tl2br w:val="nil"/>
              <w:tr2bl w:val="nil"/>
            </w:tcBorders>
            <w:vAlign w:val="center"/>
          </w:tcPr>
          <w:p w14:paraId="6F7CA383" w14:textId="77777777" w:rsidR="00C50114" w:rsidRDefault="00000000">
            <w:pPr>
              <w:pStyle w:val="G3"/>
              <w:jc w:val="right"/>
            </w:pPr>
            <w:r>
              <w:rPr>
                <w:b/>
                <w:bCs/>
                <w:sz w:val="20"/>
                <w:szCs w:val="20"/>
              </w:rPr>
              <w:t>6,089,598.15</w:t>
            </w:r>
          </w:p>
        </w:tc>
        <w:tc>
          <w:tcPr>
            <w:tcW w:w="997" w:type="pct"/>
            <w:tcBorders>
              <w:tl2br w:val="nil"/>
              <w:tr2bl w:val="nil"/>
            </w:tcBorders>
            <w:vAlign w:val="center"/>
          </w:tcPr>
          <w:p w14:paraId="1B99CCF5" w14:textId="77777777" w:rsidR="00C50114" w:rsidRDefault="00000000">
            <w:pPr>
              <w:pStyle w:val="G3"/>
              <w:jc w:val="right"/>
            </w:pPr>
            <w:r>
              <w:rPr>
                <w:b/>
                <w:bCs/>
                <w:sz w:val="20"/>
                <w:szCs w:val="20"/>
              </w:rPr>
              <w:t>3,016,317.66</w:t>
            </w:r>
          </w:p>
        </w:tc>
        <w:tc>
          <w:tcPr>
            <w:tcW w:w="945" w:type="pct"/>
            <w:tcBorders>
              <w:tl2br w:val="nil"/>
              <w:tr2bl w:val="nil"/>
            </w:tcBorders>
            <w:vAlign w:val="center"/>
          </w:tcPr>
          <w:p w14:paraId="765889EC" w14:textId="77777777" w:rsidR="00C50114" w:rsidRDefault="00000000">
            <w:pPr>
              <w:pStyle w:val="G3"/>
              <w:jc w:val="right"/>
            </w:pPr>
            <w:r>
              <w:rPr>
                <w:b/>
                <w:bCs/>
                <w:sz w:val="20"/>
                <w:szCs w:val="20"/>
              </w:rPr>
              <w:t>96,780,122.33</w:t>
            </w:r>
          </w:p>
        </w:tc>
      </w:tr>
      <w:tr w:rsidR="00C50114" w14:paraId="275DB85E" w14:textId="77777777">
        <w:trPr>
          <w:trHeight w:val="398"/>
          <w:jc w:val="center"/>
        </w:trPr>
        <w:tc>
          <w:tcPr>
            <w:tcW w:w="2143" w:type="pct"/>
            <w:tcBorders>
              <w:tl2br w:val="nil"/>
              <w:tr2bl w:val="nil"/>
            </w:tcBorders>
            <w:vAlign w:val="center"/>
          </w:tcPr>
          <w:p w14:paraId="2A0AF96C" w14:textId="77777777" w:rsidR="00C50114" w:rsidRDefault="00000000">
            <w:pPr>
              <w:pStyle w:val="G3"/>
            </w:pPr>
            <w:r>
              <w:rPr>
                <w:rFonts w:hint="eastAsia"/>
                <w:sz w:val="20"/>
                <w:szCs w:val="20"/>
              </w:rPr>
              <w:t>购买商品、接受劳务支付的现金</w:t>
            </w:r>
          </w:p>
        </w:tc>
        <w:tc>
          <w:tcPr>
            <w:tcW w:w="915" w:type="pct"/>
            <w:tcBorders>
              <w:tl2br w:val="nil"/>
              <w:tr2bl w:val="nil"/>
            </w:tcBorders>
            <w:vAlign w:val="center"/>
          </w:tcPr>
          <w:p w14:paraId="020F5D55" w14:textId="77777777" w:rsidR="00C50114"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227C4917" w14:textId="77777777" w:rsidR="00C50114" w:rsidRDefault="00000000">
            <w:pPr>
              <w:pStyle w:val="G3"/>
              <w:jc w:val="right"/>
            </w:pPr>
            <w:r>
              <w:rPr>
                <w:b/>
                <w:bCs/>
                <w:sz w:val="20"/>
                <w:szCs w:val="20"/>
              </w:rPr>
              <w:t>-</w:t>
            </w:r>
          </w:p>
        </w:tc>
        <w:tc>
          <w:tcPr>
            <w:tcW w:w="945" w:type="pct"/>
            <w:tcBorders>
              <w:tl2br w:val="nil"/>
              <w:tr2bl w:val="nil"/>
            </w:tcBorders>
            <w:vAlign w:val="center"/>
          </w:tcPr>
          <w:p w14:paraId="150CCE94" w14:textId="77777777" w:rsidR="00C50114" w:rsidRDefault="00000000">
            <w:pPr>
              <w:pStyle w:val="G3"/>
              <w:jc w:val="right"/>
            </w:pPr>
            <w:r>
              <w:rPr>
                <w:b/>
                <w:bCs/>
                <w:sz w:val="20"/>
                <w:szCs w:val="20"/>
              </w:rPr>
              <w:t>-</w:t>
            </w:r>
          </w:p>
        </w:tc>
      </w:tr>
      <w:tr w:rsidR="00C50114" w14:paraId="29D20D00" w14:textId="77777777">
        <w:trPr>
          <w:trHeight w:val="398"/>
          <w:jc w:val="center"/>
        </w:trPr>
        <w:tc>
          <w:tcPr>
            <w:tcW w:w="2143" w:type="pct"/>
            <w:tcBorders>
              <w:tl2br w:val="nil"/>
              <w:tr2bl w:val="nil"/>
            </w:tcBorders>
            <w:vAlign w:val="center"/>
          </w:tcPr>
          <w:p w14:paraId="5176B541" w14:textId="77777777" w:rsidR="00C50114" w:rsidRDefault="00000000">
            <w:pPr>
              <w:pStyle w:val="G3"/>
            </w:pPr>
            <w:r>
              <w:rPr>
                <w:rFonts w:hint="eastAsia"/>
                <w:sz w:val="20"/>
                <w:szCs w:val="20"/>
              </w:rPr>
              <w:t>支付给职工以及为职工支付的现金</w:t>
            </w:r>
          </w:p>
        </w:tc>
        <w:tc>
          <w:tcPr>
            <w:tcW w:w="915" w:type="pct"/>
            <w:tcBorders>
              <w:tl2br w:val="nil"/>
              <w:tr2bl w:val="nil"/>
            </w:tcBorders>
            <w:vAlign w:val="center"/>
          </w:tcPr>
          <w:p w14:paraId="521466EA" w14:textId="77777777" w:rsidR="00C50114" w:rsidRDefault="00000000">
            <w:pPr>
              <w:pStyle w:val="G3"/>
              <w:jc w:val="right"/>
            </w:pPr>
            <w:r>
              <w:rPr>
                <w:rFonts w:hint="eastAsia"/>
              </w:rPr>
              <w:t>-</w:t>
            </w:r>
          </w:p>
        </w:tc>
        <w:tc>
          <w:tcPr>
            <w:tcW w:w="997" w:type="pct"/>
            <w:tcBorders>
              <w:tl2br w:val="nil"/>
              <w:tr2bl w:val="nil"/>
            </w:tcBorders>
            <w:vAlign w:val="center"/>
          </w:tcPr>
          <w:p w14:paraId="73BCF2DA" w14:textId="77777777" w:rsidR="00C50114" w:rsidRDefault="00000000">
            <w:pPr>
              <w:pStyle w:val="G3"/>
              <w:jc w:val="right"/>
            </w:pPr>
            <w:r>
              <w:rPr>
                <w:sz w:val="20"/>
                <w:szCs w:val="20"/>
              </w:rPr>
              <w:t>-</w:t>
            </w:r>
          </w:p>
        </w:tc>
        <w:tc>
          <w:tcPr>
            <w:tcW w:w="945" w:type="pct"/>
            <w:tcBorders>
              <w:tl2br w:val="nil"/>
              <w:tr2bl w:val="nil"/>
            </w:tcBorders>
            <w:vAlign w:val="center"/>
          </w:tcPr>
          <w:p w14:paraId="32BD78DA" w14:textId="77777777" w:rsidR="00C50114" w:rsidRDefault="00000000">
            <w:pPr>
              <w:pStyle w:val="G3"/>
              <w:jc w:val="right"/>
            </w:pPr>
            <w:r>
              <w:rPr>
                <w:sz w:val="20"/>
                <w:szCs w:val="20"/>
              </w:rPr>
              <w:t>719,537.66</w:t>
            </w:r>
          </w:p>
        </w:tc>
      </w:tr>
      <w:tr w:rsidR="00C50114" w14:paraId="501ECE1E" w14:textId="77777777">
        <w:trPr>
          <w:trHeight w:val="398"/>
          <w:jc w:val="center"/>
        </w:trPr>
        <w:tc>
          <w:tcPr>
            <w:tcW w:w="2143" w:type="pct"/>
            <w:tcBorders>
              <w:tl2br w:val="nil"/>
              <w:tr2bl w:val="nil"/>
            </w:tcBorders>
            <w:vAlign w:val="center"/>
          </w:tcPr>
          <w:p w14:paraId="7A498F9D" w14:textId="77777777" w:rsidR="00C50114" w:rsidRDefault="00000000">
            <w:pPr>
              <w:pStyle w:val="G3"/>
            </w:pPr>
            <w:r>
              <w:rPr>
                <w:rFonts w:hint="eastAsia"/>
                <w:sz w:val="20"/>
                <w:szCs w:val="20"/>
              </w:rPr>
              <w:t>支付的各项税费</w:t>
            </w:r>
          </w:p>
        </w:tc>
        <w:tc>
          <w:tcPr>
            <w:tcW w:w="915" w:type="pct"/>
            <w:tcBorders>
              <w:tl2br w:val="nil"/>
              <w:tr2bl w:val="nil"/>
            </w:tcBorders>
            <w:vAlign w:val="center"/>
          </w:tcPr>
          <w:p w14:paraId="73177956" w14:textId="77777777" w:rsidR="00C50114" w:rsidRDefault="00000000">
            <w:pPr>
              <w:pStyle w:val="G3"/>
              <w:jc w:val="right"/>
            </w:pPr>
            <w:r>
              <w:rPr>
                <w:sz w:val="20"/>
                <w:szCs w:val="20"/>
              </w:rPr>
              <w:t>6,253.56</w:t>
            </w:r>
          </w:p>
        </w:tc>
        <w:tc>
          <w:tcPr>
            <w:tcW w:w="997" w:type="pct"/>
            <w:tcBorders>
              <w:tl2br w:val="nil"/>
              <w:tr2bl w:val="nil"/>
            </w:tcBorders>
            <w:vAlign w:val="center"/>
          </w:tcPr>
          <w:p w14:paraId="6696C975" w14:textId="77777777" w:rsidR="00C50114" w:rsidRDefault="00000000">
            <w:pPr>
              <w:pStyle w:val="G3"/>
              <w:jc w:val="right"/>
            </w:pPr>
            <w:r>
              <w:rPr>
                <w:sz w:val="20"/>
                <w:szCs w:val="20"/>
              </w:rPr>
              <w:t>312,744.36</w:t>
            </w:r>
          </w:p>
        </w:tc>
        <w:tc>
          <w:tcPr>
            <w:tcW w:w="945" w:type="pct"/>
            <w:tcBorders>
              <w:tl2br w:val="nil"/>
              <w:tr2bl w:val="nil"/>
            </w:tcBorders>
            <w:vAlign w:val="center"/>
          </w:tcPr>
          <w:p w14:paraId="41BB7907" w14:textId="77777777" w:rsidR="00C50114" w:rsidRDefault="00000000">
            <w:pPr>
              <w:pStyle w:val="G3"/>
              <w:jc w:val="right"/>
            </w:pPr>
            <w:r>
              <w:rPr>
                <w:sz w:val="20"/>
                <w:szCs w:val="20"/>
              </w:rPr>
              <w:t>49,637.73</w:t>
            </w:r>
          </w:p>
        </w:tc>
      </w:tr>
      <w:tr w:rsidR="00C50114" w14:paraId="22F0C44B" w14:textId="77777777">
        <w:trPr>
          <w:trHeight w:val="398"/>
          <w:jc w:val="center"/>
        </w:trPr>
        <w:tc>
          <w:tcPr>
            <w:tcW w:w="2143" w:type="pct"/>
            <w:tcBorders>
              <w:tl2br w:val="nil"/>
              <w:tr2bl w:val="nil"/>
            </w:tcBorders>
            <w:vAlign w:val="center"/>
          </w:tcPr>
          <w:p w14:paraId="48D6472A" w14:textId="77777777" w:rsidR="00C50114" w:rsidRDefault="00000000">
            <w:pPr>
              <w:pStyle w:val="G3"/>
            </w:pPr>
            <w:r>
              <w:rPr>
                <w:rFonts w:hint="eastAsia"/>
                <w:sz w:val="20"/>
                <w:szCs w:val="20"/>
              </w:rPr>
              <w:t>支付其他与经营活动有关的现金</w:t>
            </w:r>
          </w:p>
        </w:tc>
        <w:tc>
          <w:tcPr>
            <w:tcW w:w="915" w:type="pct"/>
            <w:tcBorders>
              <w:tl2br w:val="nil"/>
              <w:tr2bl w:val="nil"/>
            </w:tcBorders>
            <w:vAlign w:val="center"/>
          </w:tcPr>
          <w:p w14:paraId="5F74F02C" w14:textId="77777777" w:rsidR="00C50114" w:rsidRDefault="00000000">
            <w:pPr>
              <w:pStyle w:val="G3"/>
              <w:jc w:val="right"/>
            </w:pPr>
            <w:r>
              <w:rPr>
                <w:sz w:val="20"/>
                <w:szCs w:val="20"/>
              </w:rPr>
              <w:t>66,552,079.35</w:t>
            </w:r>
          </w:p>
        </w:tc>
        <w:tc>
          <w:tcPr>
            <w:tcW w:w="997" w:type="pct"/>
            <w:tcBorders>
              <w:tl2br w:val="nil"/>
              <w:tr2bl w:val="nil"/>
            </w:tcBorders>
            <w:vAlign w:val="center"/>
          </w:tcPr>
          <w:p w14:paraId="242EA0A0" w14:textId="77777777" w:rsidR="00C50114" w:rsidRDefault="00000000">
            <w:pPr>
              <w:pStyle w:val="G3"/>
              <w:jc w:val="right"/>
            </w:pPr>
            <w:r>
              <w:rPr>
                <w:sz w:val="20"/>
                <w:szCs w:val="20"/>
              </w:rPr>
              <w:t>28,955,169.08</w:t>
            </w:r>
          </w:p>
        </w:tc>
        <w:tc>
          <w:tcPr>
            <w:tcW w:w="945" w:type="pct"/>
            <w:tcBorders>
              <w:tl2br w:val="nil"/>
              <w:tr2bl w:val="nil"/>
            </w:tcBorders>
            <w:vAlign w:val="center"/>
          </w:tcPr>
          <w:p w14:paraId="2BD4EF65" w14:textId="77777777" w:rsidR="00C50114" w:rsidRDefault="00000000">
            <w:pPr>
              <w:pStyle w:val="G3"/>
              <w:jc w:val="right"/>
            </w:pPr>
            <w:r>
              <w:rPr>
                <w:sz w:val="20"/>
                <w:szCs w:val="20"/>
              </w:rPr>
              <w:t>181,065,786.28</w:t>
            </w:r>
          </w:p>
        </w:tc>
      </w:tr>
      <w:tr w:rsidR="00C50114" w14:paraId="3938C1F2" w14:textId="77777777">
        <w:trPr>
          <w:trHeight w:val="398"/>
          <w:jc w:val="center"/>
        </w:trPr>
        <w:tc>
          <w:tcPr>
            <w:tcW w:w="2143" w:type="pct"/>
            <w:tcBorders>
              <w:tl2br w:val="nil"/>
              <w:tr2bl w:val="nil"/>
            </w:tcBorders>
            <w:vAlign w:val="center"/>
          </w:tcPr>
          <w:p w14:paraId="09A7397B" w14:textId="77777777" w:rsidR="00C50114" w:rsidRDefault="00000000">
            <w:pPr>
              <w:pStyle w:val="G3"/>
            </w:pPr>
            <w:r>
              <w:rPr>
                <w:rFonts w:hint="eastAsia"/>
                <w:b/>
                <w:bCs/>
                <w:sz w:val="20"/>
                <w:szCs w:val="20"/>
              </w:rPr>
              <w:t>经营活动现金流出小计</w:t>
            </w:r>
          </w:p>
        </w:tc>
        <w:tc>
          <w:tcPr>
            <w:tcW w:w="915" w:type="pct"/>
            <w:tcBorders>
              <w:tl2br w:val="nil"/>
              <w:tr2bl w:val="nil"/>
            </w:tcBorders>
            <w:vAlign w:val="center"/>
          </w:tcPr>
          <w:p w14:paraId="6F54DB0E" w14:textId="77777777" w:rsidR="00C50114" w:rsidRDefault="00000000">
            <w:pPr>
              <w:pStyle w:val="G3"/>
              <w:jc w:val="right"/>
            </w:pPr>
            <w:r>
              <w:rPr>
                <w:b/>
                <w:bCs/>
                <w:sz w:val="20"/>
                <w:szCs w:val="20"/>
              </w:rPr>
              <w:t>66,558,332.91</w:t>
            </w:r>
          </w:p>
        </w:tc>
        <w:tc>
          <w:tcPr>
            <w:tcW w:w="997" w:type="pct"/>
            <w:tcBorders>
              <w:tl2br w:val="nil"/>
              <w:tr2bl w:val="nil"/>
            </w:tcBorders>
            <w:vAlign w:val="center"/>
          </w:tcPr>
          <w:p w14:paraId="25648AD8" w14:textId="77777777" w:rsidR="00C50114" w:rsidRDefault="00000000">
            <w:pPr>
              <w:pStyle w:val="G3"/>
              <w:jc w:val="right"/>
            </w:pPr>
            <w:r>
              <w:rPr>
                <w:b/>
                <w:bCs/>
                <w:sz w:val="20"/>
                <w:szCs w:val="20"/>
              </w:rPr>
              <w:t>29,267,913.44</w:t>
            </w:r>
          </w:p>
        </w:tc>
        <w:tc>
          <w:tcPr>
            <w:tcW w:w="945" w:type="pct"/>
            <w:tcBorders>
              <w:tl2br w:val="nil"/>
              <w:tr2bl w:val="nil"/>
            </w:tcBorders>
            <w:vAlign w:val="center"/>
          </w:tcPr>
          <w:p w14:paraId="1D2F4362" w14:textId="77777777" w:rsidR="00C50114" w:rsidRDefault="00000000">
            <w:pPr>
              <w:pStyle w:val="G3"/>
              <w:jc w:val="right"/>
            </w:pPr>
            <w:r>
              <w:rPr>
                <w:b/>
                <w:bCs/>
                <w:sz w:val="20"/>
                <w:szCs w:val="20"/>
              </w:rPr>
              <w:t>181,834,961.67</w:t>
            </w:r>
          </w:p>
        </w:tc>
      </w:tr>
      <w:tr w:rsidR="00C50114" w14:paraId="3F105AB2" w14:textId="77777777">
        <w:trPr>
          <w:trHeight w:val="398"/>
          <w:jc w:val="center"/>
        </w:trPr>
        <w:tc>
          <w:tcPr>
            <w:tcW w:w="2143" w:type="pct"/>
            <w:tcBorders>
              <w:tl2br w:val="nil"/>
              <w:tr2bl w:val="nil"/>
            </w:tcBorders>
            <w:vAlign w:val="center"/>
          </w:tcPr>
          <w:p w14:paraId="5175355C" w14:textId="77777777" w:rsidR="00C50114" w:rsidRDefault="00000000">
            <w:pPr>
              <w:pStyle w:val="G3"/>
            </w:pPr>
            <w:r>
              <w:rPr>
                <w:rFonts w:hint="eastAsia"/>
                <w:b/>
                <w:bCs/>
                <w:sz w:val="20"/>
                <w:szCs w:val="20"/>
              </w:rPr>
              <w:t>经营活动产生的现金流量净额</w:t>
            </w:r>
          </w:p>
        </w:tc>
        <w:tc>
          <w:tcPr>
            <w:tcW w:w="915" w:type="pct"/>
            <w:tcBorders>
              <w:tl2br w:val="nil"/>
              <w:tr2bl w:val="nil"/>
            </w:tcBorders>
            <w:vAlign w:val="center"/>
          </w:tcPr>
          <w:p w14:paraId="188CD919" w14:textId="77777777" w:rsidR="00C50114" w:rsidRDefault="00000000">
            <w:pPr>
              <w:pStyle w:val="G3"/>
              <w:jc w:val="right"/>
            </w:pPr>
            <w:r>
              <w:rPr>
                <w:b/>
                <w:bCs/>
                <w:sz w:val="20"/>
                <w:szCs w:val="20"/>
              </w:rPr>
              <w:t>-60,468,734.76</w:t>
            </w:r>
          </w:p>
        </w:tc>
        <w:tc>
          <w:tcPr>
            <w:tcW w:w="997" w:type="pct"/>
            <w:tcBorders>
              <w:tl2br w:val="nil"/>
              <w:tr2bl w:val="nil"/>
            </w:tcBorders>
            <w:vAlign w:val="center"/>
          </w:tcPr>
          <w:p w14:paraId="6E716347" w14:textId="77777777" w:rsidR="00C50114" w:rsidRDefault="00000000">
            <w:pPr>
              <w:pStyle w:val="G3"/>
              <w:jc w:val="right"/>
            </w:pPr>
            <w:r>
              <w:rPr>
                <w:b/>
                <w:bCs/>
                <w:sz w:val="20"/>
                <w:szCs w:val="20"/>
              </w:rPr>
              <w:t>-26,251,595.78</w:t>
            </w:r>
          </w:p>
        </w:tc>
        <w:tc>
          <w:tcPr>
            <w:tcW w:w="945" w:type="pct"/>
            <w:tcBorders>
              <w:tl2br w:val="nil"/>
              <w:tr2bl w:val="nil"/>
            </w:tcBorders>
            <w:vAlign w:val="center"/>
          </w:tcPr>
          <w:p w14:paraId="0EFA9AC6" w14:textId="77777777" w:rsidR="00C50114" w:rsidRDefault="00000000">
            <w:pPr>
              <w:pStyle w:val="G3"/>
              <w:jc w:val="right"/>
            </w:pPr>
            <w:r>
              <w:rPr>
                <w:b/>
                <w:bCs/>
                <w:sz w:val="20"/>
                <w:szCs w:val="20"/>
              </w:rPr>
              <w:t>-85,054,839.34</w:t>
            </w:r>
          </w:p>
        </w:tc>
      </w:tr>
      <w:tr w:rsidR="00C50114" w14:paraId="77BE8492" w14:textId="77777777">
        <w:trPr>
          <w:trHeight w:val="398"/>
          <w:jc w:val="center"/>
        </w:trPr>
        <w:tc>
          <w:tcPr>
            <w:tcW w:w="2143" w:type="pct"/>
            <w:tcBorders>
              <w:tl2br w:val="nil"/>
              <w:tr2bl w:val="nil"/>
            </w:tcBorders>
            <w:vAlign w:val="center"/>
          </w:tcPr>
          <w:p w14:paraId="7174446A" w14:textId="77777777" w:rsidR="00C50114" w:rsidRDefault="00000000">
            <w:pPr>
              <w:pStyle w:val="G3"/>
            </w:pPr>
            <w:r>
              <w:rPr>
                <w:rFonts w:hint="eastAsia"/>
                <w:sz w:val="20"/>
                <w:szCs w:val="20"/>
              </w:rPr>
              <w:t>二、投资活动产生的现金流量</w:t>
            </w:r>
          </w:p>
        </w:tc>
        <w:tc>
          <w:tcPr>
            <w:tcW w:w="915" w:type="pct"/>
            <w:tcBorders>
              <w:tl2br w:val="nil"/>
              <w:tr2bl w:val="nil"/>
            </w:tcBorders>
            <w:vAlign w:val="center"/>
          </w:tcPr>
          <w:p w14:paraId="147189FA" w14:textId="77777777" w:rsidR="00C50114" w:rsidRDefault="00000000">
            <w:pPr>
              <w:pStyle w:val="G3"/>
              <w:jc w:val="right"/>
              <w:rPr>
                <w:highlight w:val="yellow"/>
              </w:rPr>
            </w:pPr>
            <w:r>
              <w:rPr>
                <w:sz w:val="20"/>
                <w:szCs w:val="20"/>
              </w:rPr>
              <w:t xml:space="preserve">　</w:t>
            </w:r>
          </w:p>
        </w:tc>
        <w:tc>
          <w:tcPr>
            <w:tcW w:w="997" w:type="pct"/>
            <w:tcBorders>
              <w:tl2br w:val="nil"/>
              <w:tr2bl w:val="nil"/>
            </w:tcBorders>
            <w:vAlign w:val="center"/>
          </w:tcPr>
          <w:p w14:paraId="62C6EBD9" w14:textId="77777777" w:rsidR="00C50114" w:rsidRDefault="00000000">
            <w:pPr>
              <w:pStyle w:val="G3"/>
              <w:jc w:val="right"/>
              <w:rPr>
                <w:highlight w:val="yellow"/>
              </w:rPr>
            </w:pPr>
            <w:r>
              <w:rPr>
                <w:sz w:val="20"/>
                <w:szCs w:val="20"/>
              </w:rPr>
              <w:t xml:space="preserve">　</w:t>
            </w:r>
          </w:p>
        </w:tc>
        <w:tc>
          <w:tcPr>
            <w:tcW w:w="945" w:type="pct"/>
            <w:tcBorders>
              <w:tl2br w:val="nil"/>
              <w:tr2bl w:val="nil"/>
            </w:tcBorders>
            <w:vAlign w:val="center"/>
          </w:tcPr>
          <w:p w14:paraId="0452CE3C" w14:textId="77777777" w:rsidR="00C50114" w:rsidRDefault="00000000">
            <w:pPr>
              <w:pStyle w:val="G3"/>
              <w:jc w:val="right"/>
              <w:rPr>
                <w:highlight w:val="yellow"/>
              </w:rPr>
            </w:pPr>
            <w:r>
              <w:rPr>
                <w:sz w:val="20"/>
                <w:szCs w:val="20"/>
              </w:rPr>
              <w:t xml:space="preserve">　</w:t>
            </w:r>
          </w:p>
        </w:tc>
      </w:tr>
      <w:tr w:rsidR="00C50114" w14:paraId="2D49302E" w14:textId="77777777">
        <w:trPr>
          <w:trHeight w:val="398"/>
          <w:jc w:val="center"/>
        </w:trPr>
        <w:tc>
          <w:tcPr>
            <w:tcW w:w="2143" w:type="pct"/>
            <w:tcBorders>
              <w:tl2br w:val="nil"/>
              <w:tr2bl w:val="nil"/>
            </w:tcBorders>
            <w:vAlign w:val="center"/>
          </w:tcPr>
          <w:p w14:paraId="62F0DEC1" w14:textId="77777777" w:rsidR="00C50114" w:rsidRDefault="00000000">
            <w:pPr>
              <w:pStyle w:val="G3"/>
            </w:pPr>
            <w:r>
              <w:rPr>
                <w:rFonts w:hint="eastAsia"/>
                <w:sz w:val="20"/>
                <w:szCs w:val="20"/>
              </w:rPr>
              <w:t>收回投资收到的现金</w:t>
            </w:r>
          </w:p>
        </w:tc>
        <w:tc>
          <w:tcPr>
            <w:tcW w:w="915" w:type="pct"/>
            <w:tcBorders>
              <w:tl2br w:val="nil"/>
              <w:tr2bl w:val="nil"/>
            </w:tcBorders>
            <w:vAlign w:val="center"/>
          </w:tcPr>
          <w:p w14:paraId="4D9E8CC5" w14:textId="77777777" w:rsidR="00C50114" w:rsidRDefault="00000000">
            <w:pPr>
              <w:pStyle w:val="G3"/>
              <w:jc w:val="right"/>
            </w:pPr>
            <w:r>
              <w:rPr>
                <w:sz w:val="20"/>
                <w:szCs w:val="20"/>
              </w:rPr>
              <w:t>48,400,070.00</w:t>
            </w:r>
          </w:p>
        </w:tc>
        <w:tc>
          <w:tcPr>
            <w:tcW w:w="997" w:type="pct"/>
            <w:tcBorders>
              <w:tl2br w:val="nil"/>
              <w:tr2bl w:val="nil"/>
            </w:tcBorders>
            <w:vAlign w:val="center"/>
          </w:tcPr>
          <w:p w14:paraId="568B48AB" w14:textId="77777777" w:rsidR="00C50114" w:rsidRDefault="00000000">
            <w:pPr>
              <w:pStyle w:val="G3"/>
              <w:jc w:val="right"/>
            </w:pPr>
            <w:r>
              <w:rPr>
                <w:sz w:val="20"/>
                <w:szCs w:val="20"/>
              </w:rPr>
              <w:t>-</w:t>
            </w:r>
          </w:p>
        </w:tc>
        <w:tc>
          <w:tcPr>
            <w:tcW w:w="945" w:type="pct"/>
            <w:tcBorders>
              <w:tl2br w:val="nil"/>
              <w:tr2bl w:val="nil"/>
            </w:tcBorders>
            <w:vAlign w:val="center"/>
          </w:tcPr>
          <w:p w14:paraId="386F9F90" w14:textId="77777777" w:rsidR="00C50114" w:rsidRDefault="00000000">
            <w:pPr>
              <w:pStyle w:val="G3"/>
              <w:jc w:val="right"/>
            </w:pPr>
            <w:r>
              <w:rPr>
                <w:sz w:val="20"/>
                <w:szCs w:val="20"/>
              </w:rPr>
              <w:t>-</w:t>
            </w:r>
          </w:p>
        </w:tc>
      </w:tr>
      <w:tr w:rsidR="00C50114" w14:paraId="2C87B454" w14:textId="77777777">
        <w:trPr>
          <w:trHeight w:val="398"/>
          <w:jc w:val="center"/>
        </w:trPr>
        <w:tc>
          <w:tcPr>
            <w:tcW w:w="2143" w:type="pct"/>
            <w:tcBorders>
              <w:tl2br w:val="nil"/>
              <w:tr2bl w:val="nil"/>
            </w:tcBorders>
            <w:vAlign w:val="center"/>
          </w:tcPr>
          <w:p w14:paraId="6BCA1885" w14:textId="77777777" w:rsidR="00C50114" w:rsidRDefault="00000000">
            <w:pPr>
              <w:pStyle w:val="G3"/>
            </w:pPr>
            <w:r>
              <w:rPr>
                <w:rFonts w:hint="eastAsia"/>
                <w:sz w:val="20"/>
                <w:szCs w:val="20"/>
              </w:rPr>
              <w:t>取得投资收益收到的现金</w:t>
            </w:r>
          </w:p>
        </w:tc>
        <w:tc>
          <w:tcPr>
            <w:tcW w:w="915" w:type="pct"/>
            <w:tcBorders>
              <w:tl2br w:val="nil"/>
              <w:tr2bl w:val="nil"/>
            </w:tcBorders>
            <w:vAlign w:val="center"/>
          </w:tcPr>
          <w:p w14:paraId="431B8EEB" w14:textId="77777777" w:rsidR="00C50114" w:rsidRDefault="00000000">
            <w:pPr>
              <w:pStyle w:val="G3"/>
              <w:jc w:val="right"/>
            </w:pPr>
            <w:r>
              <w:rPr>
                <w:sz w:val="20"/>
                <w:szCs w:val="20"/>
              </w:rPr>
              <w:t>13,564,096.02</w:t>
            </w:r>
          </w:p>
        </w:tc>
        <w:tc>
          <w:tcPr>
            <w:tcW w:w="997" w:type="pct"/>
            <w:tcBorders>
              <w:tl2br w:val="nil"/>
              <w:tr2bl w:val="nil"/>
            </w:tcBorders>
            <w:vAlign w:val="center"/>
          </w:tcPr>
          <w:p w14:paraId="134696BB" w14:textId="77777777" w:rsidR="00C50114" w:rsidRDefault="00000000">
            <w:pPr>
              <w:pStyle w:val="G3"/>
              <w:jc w:val="right"/>
            </w:pPr>
            <w:r>
              <w:rPr>
                <w:b/>
                <w:bCs/>
                <w:sz w:val="20"/>
                <w:szCs w:val="20"/>
              </w:rPr>
              <w:t>15,583,755.66</w:t>
            </w:r>
          </w:p>
        </w:tc>
        <w:tc>
          <w:tcPr>
            <w:tcW w:w="945" w:type="pct"/>
            <w:tcBorders>
              <w:tl2br w:val="nil"/>
              <w:tr2bl w:val="nil"/>
            </w:tcBorders>
            <w:vAlign w:val="center"/>
          </w:tcPr>
          <w:p w14:paraId="161130BE" w14:textId="77777777" w:rsidR="00C50114" w:rsidRDefault="00000000">
            <w:pPr>
              <w:pStyle w:val="G3"/>
              <w:jc w:val="right"/>
            </w:pPr>
            <w:r>
              <w:rPr>
                <w:b/>
                <w:bCs/>
                <w:sz w:val="20"/>
                <w:szCs w:val="20"/>
              </w:rPr>
              <w:t>-</w:t>
            </w:r>
          </w:p>
        </w:tc>
      </w:tr>
      <w:tr w:rsidR="00C50114" w14:paraId="6A235DA4" w14:textId="77777777">
        <w:trPr>
          <w:trHeight w:val="398"/>
          <w:jc w:val="center"/>
        </w:trPr>
        <w:tc>
          <w:tcPr>
            <w:tcW w:w="2143" w:type="pct"/>
            <w:tcBorders>
              <w:tl2br w:val="nil"/>
              <w:tr2bl w:val="nil"/>
            </w:tcBorders>
            <w:vAlign w:val="center"/>
          </w:tcPr>
          <w:p w14:paraId="6D1DC30B" w14:textId="77777777" w:rsidR="00C50114" w:rsidRDefault="00000000">
            <w:pPr>
              <w:pStyle w:val="G3"/>
            </w:pPr>
            <w:r>
              <w:rPr>
                <w:rFonts w:hint="eastAsia"/>
                <w:sz w:val="20"/>
                <w:szCs w:val="20"/>
              </w:rPr>
              <w:lastRenderedPageBreak/>
              <w:t>处置固定资产、无形资产和其他长期资产收回的现金净额</w:t>
            </w:r>
          </w:p>
        </w:tc>
        <w:tc>
          <w:tcPr>
            <w:tcW w:w="915" w:type="pct"/>
            <w:tcBorders>
              <w:tl2br w:val="nil"/>
              <w:tr2bl w:val="nil"/>
            </w:tcBorders>
            <w:vAlign w:val="center"/>
          </w:tcPr>
          <w:p w14:paraId="29D0769B" w14:textId="77777777" w:rsidR="00C50114" w:rsidRDefault="00000000">
            <w:pPr>
              <w:pStyle w:val="G3"/>
              <w:jc w:val="right"/>
              <w:rPr>
                <w:rFonts w:eastAsia="DengXian"/>
                <w:color w:val="000000"/>
                <w:szCs w:val="21"/>
              </w:rPr>
            </w:pPr>
            <w:r>
              <w:rPr>
                <w:rFonts w:hint="eastAsia"/>
                <w:b/>
                <w:bCs/>
                <w:sz w:val="20"/>
                <w:szCs w:val="20"/>
              </w:rPr>
              <w:t>-</w:t>
            </w:r>
            <w:r>
              <w:rPr>
                <w:b/>
                <w:bCs/>
                <w:sz w:val="20"/>
                <w:szCs w:val="20"/>
              </w:rPr>
              <w:t xml:space="preserve">　</w:t>
            </w:r>
          </w:p>
        </w:tc>
        <w:tc>
          <w:tcPr>
            <w:tcW w:w="997" w:type="pct"/>
            <w:tcBorders>
              <w:tl2br w:val="nil"/>
              <w:tr2bl w:val="nil"/>
            </w:tcBorders>
            <w:vAlign w:val="center"/>
          </w:tcPr>
          <w:p w14:paraId="3D62EAA8" w14:textId="77777777" w:rsidR="00C50114" w:rsidRDefault="00000000">
            <w:pPr>
              <w:pStyle w:val="G3"/>
              <w:jc w:val="right"/>
              <w:rPr>
                <w:rFonts w:eastAsia="DengXian"/>
                <w:color w:val="000000"/>
                <w:szCs w:val="21"/>
              </w:rPr>
            </w:pPr>
            <w:r>
              <w:rPr>
                <w:b/>
                <w:bCs/>
                <w:sz w:val="20"/>
                <w:szCs w:val="20"/>
              </w:rPr>
              <w:t>-</w:t>
            </w:r>
          </w:p>
        </w:tc>
        <w:tc>
          <w:tcPr>
            <w:tcW w:w="945" w:type="pct"/>
            <w:tcBorders>
              <w:tl2br w:val="nil"/>
              <w:tr2bl w:val="nil"/>
            </w:tcBorders>
            <w:vAlign w:val="center"/>
          </w:tcPr>
          <w:p w14:paraId="16D0FA69" w14:textId="77777777" w:rsidR="00C50114" w:rsidRDefault="00000000">
            <w:pPr>
              <w:pStyle w:val="G3"/>
              <w:jc w:val="right"/>
              <w:rPr>
                <w:rFonts w:eastAsia="DengXian"/>
                <w:color w:val="000000"/>
                <w:szCs w:val="21"/>
              </w:rPr>
            </w:pPr>
            <w:r>
              <w:rPr>
                <w:b/>
                <w:bCs/>
                <w:sz w:val="20"/>
                <w:szCs w:val="20"/>
              </w:rPr>
              <w:t>-</w:t>
            </w:r>
          </w:p>
        </w:tc>
      </w:tr>
      <w:tr w:rsidR="00C50114" w14:paraId="42A83836" w14:textId="77777777">
        <w:trPr>
          <w:trHeight w:val="398"/>
          <w:jc w:val="center"/>
        </w:trPr>
        <w:tc>
          <w:tcPr>
            <w:tcW w:w="2143" w:type="pct"/>
            <w:tcBorders>
              <w:tl2br w:val="nil"/>
              <w:tr2bl w:val="nil"/>
            </w:tcBorders>
            <w:vAlign w:val="center"/>
          </w:tcPr>
          <w:p w14:paraId="69CC5210" w14:textId="77777777" w:rsidR="00C50114" w:rsidRDefault="00000000">
            <w:pPr>
              <w:pStyle w:val="G3"/>
            </w:pPr>
            <w:r>
              <w:rPr>
                <w:rFonts w:hint="eastAsia"/>
                <w:sz w:val="20"/>
                <w:szCs w:val="20"/>
              </w:rPr>
              <w:t>处置子公司及其他营业单位收到的现金净额</w:t>
            </w:r>
          </w:p>
        </w:tc>
        <w:tc>
          <w:tcPr>
            <w:tcW w:w="915" w:type="pct"/>
            <w:tcBorders>
              <w:tl2br w:val="nil"/>
              <w:tr2bl w:val="nil"/>
            </w:tcBorders>
            <w:vAlign w:val="center"/>
          </w:tcPr>
          <w:p w14:paraId="5E7528D2" w14:textId="77777777" w:rsidR="00C50114" w:rsidRDefault="00000000">
            <w:pPr>
              <w:pStyle w:val="G3"/>
              <w:jc w:val="right"/>
              <w:rPr>
                <w:rFonts w:eastAsia="DengXian"/>
                <w:color w:val="000000"/>
                <w:szCs w:val="21"/>
              </w:rPr>
            </w:pPr>
            <w:r>
              <w:rPr>
                <w:rFonts w:hint="eastAsia"/>
                <w:sz w:val="20"/>
                <w:szCs w:val="20"/>
              </w:rPr>
              <w:t>-</w:t>
            </w:r>
            <w:r>
              <w:rPr>
                <w:sz w:val="20"/>
                <w:szCs w:val="20"/>
              </w:rPr>
              <w:t xml:space="preserve">　</w:t>
            </w:r>
          </w:p>
        </w:tc>
        <w:tc>
          <w:tcPr>
            <w:tcW w:w="997" w:type="pct"/>
            <w:tcBorders>
              <w:tl2br w:val="nil"/>
              <w:tr2bl w:val="nil"/>
            </w:tcBorders>
            <w:vAlign w:val="center"/>
          </w:tcPr>
          <w:p w14:paraId="4FABE78A" w14:textId="77777777" w:rsidR="00C50114" w:rsidRDefault="00000000">
            <w:pPr>
              <w:pStyle w:val="G3"/>
              <w:jc w:val="right"/>
              <w:rPr>
                <w:rFonts w:eastAsia="DengXian"/>
                <w:color w:val="000000"/>
                <w:szCs w:val="21"/>
              </w:rPr>
            </w:pPr>
            <w:r>
              <w:rPr>
                <w:sz w:val="20"/>
                <w:szCs w:val="20"/>
              </w:rPr>
              <w:t>-</w:t>
            </w:r>
          </w:p>
        </w:tc>
        <w:tc>
          <w:tcPr>
            <w:tcW w:w="945" w:type="pct"/>
            <w:tcBorders>
              <w:tl2br w:val="nil"/>
              <w:tr2bl w:val="nil"/>
            </w:tcBorders>
            <w:vAlign w:val="center"/>
          </w:tcPr>
          <w:p w14:paraId="10DE7E84" w14:textId="77777777" w:rsidR="00C50114" w:rsidRDefault="00000000">
            <w:pPr>
              <w:pStyle w:val="G3"/>
              <w:jc w:val="right"/>
              <w:rPr>
                <w:rFonts w:eastAsia="DengXian"/>
                <w:color w:val="000000"/>
                <w:szCs w:val="21"/>
              </w:rPr>
            </w:pPr>
            <w:r>
              <w:rPr>
                <w:sz w:val="20"/>
                <w:szCs w:val="20"/>
              </w:rPr>
              <w:t>-</w:t>
            </w:r>
          </w:p>
        </w:tc>
      </w:tr>
      <w:tr w:rsidR="00C50114" w14:paraId="40CF2A59" w14:textId="77777777">
        <w:trPr>
          <w:trHeight w:val="398"/>
          <w:jc w:val="center"/>
        </w:trPr>
        <w:tc>
          <w:tcPr>
            <w:tcW w:w="2143" w:type="pct"/>
            <w:tcBorders>
              <w:tl2br w:val="nil"/>
              <w:tr2bl w:val="nil"/>
            </w:tcBorders>
            <w:vAlign w:val="center"/>
          </w:tcPr>
          <w:p w14:paraId="4A815A8A" w14:textId="77777777" w:rsidR="00C50114" w:rsidRDefault="00000000">
            <w:pPr>
              <w:pStyle w:val="G3"/>
            </w:pPr>
            <w:r>
              <w:rPr>
                <w:rFonts w:hint="eastAsia"/>
                <w:sz w:val="20"/>
                <w:szCs w:val="20"/>
              </w:rPr>
              <w:t>收到其他与投资活动有关的现金</w:t>
            </w:r>
          </w:p>
        </w:tc>
        <w:tc>
          <w:tcPr>
            <w:tcW w:w="915" w:type="pct"/>
            <w:tcBorders>
              <w:tl2br w:val="nil"/>
              <w:tr2bl w:val="nil"/>
            </w:tcBorders>
            <w:vAlign w:val="center"/>
          </w:tcPr>
          <w:p w14:paraId="5F7B41B0" w14:textId="77777777" w:rsidR="00C50114"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693E9D0" w14:textId="77777777" w:rsidR="00C50114" w:rsidRDefault="00000000">
            <w:pPr>
              <w:pStyle w:val="G3"/>
              <w:jc w:val="right"/>
            </w:pPr>
            <w:r>
              <w:rPr>
                <w:sz w:val="20"/>
                <w:szCs w:val="20"/>
              </w:rPr>
              <w:t>-</w:t>
            </w:r>
          </w:p>
        </w:tc>
        <w:tc>
          <w:tcPr>
            <w:tcW w:w="945" w:type="pct"/>
            <w:tcBorders>
              <w:tl2br w:val="nil"/>
              <w:tr2bl w:val="nil"/>
            </w:tcBorders>
            <w:vAlign w:val="center"/>
          </w:tcPr>
          <w:p w14:paraId="437D811E" w14:textId="77777777" w:rsidR="00C50114" w:rsidRDefault="00000000">
            <w:pPr>
              <w:pStyle w:val="G3"/>
              <w:jc w:val="right"/>
            </w:pPr>
            <w:r>
              <w:rPr>
                <w:sz w:val="20"/>
                <w:szCs w:val="20"/>
              </w:rPr>
              <w:t>227,015,043.00</w:t>
            </w:r>
          </w:p>
        </w:tc>
      </w:tr>
      <w:tr w:rsidR="00C50114" w14:paraId="0F65DE34" w14:textId="77777777">
        <w:trPr>
          <w:trHeight w:val="398"/>
          <w:jc w:val="center"/>
        </w:trPr>
        <w:tc>
          <w:tcPr>
            <w:tcW w:w="2143" w:type="pct"/>
            <w:tcBorders>
              <w:tl2br w:val="nil"/>
              <w:tr2bl w:val="nil"/>
            </w:tcBorders>
            <w:vAlign w:val="center"/>
          </w:tcPr>
          <w:p w14:paraId="669878FD" w14:textId="77777777" w:rsidR="00C50114" w:rsidRDefault="00000000">
            <w:pPr>
              <w:pStyle w:val="G3"/>
            </w:pPr>
            <w:r>
              <w:rPr>
                <w:rFonts w:hint="eastAsia"/>
                <w:b/>
                <w:bCs/>
                <w:sz w:val="20"/>
                <w:szCs w:val="20"/>
              </w:rPr>
              <w:t>投资活动现金流入小计</w:t>
            </w:r>
          </w:p>
        </w:tc>
        <w:tc>
          <w:tcPr>
            <w:tcW w:w="915" w:type="pct"/>
            <w:tcBorders>
              <w:tl2br w:val="nil"/>
              <w:tr2bl w:val="nil"/>
            </w:tcBorders>
            <w:vAlign w:val="center"/>
          </w:tcPr>
          <w:p w14:paraId="026667E4" w14:textId="77777777" w:rsidR="00C50114" w:rsidRDefault="00000000">
            <w:pPr>
              <w:pStyle w:val="G3"/>
              <w:jc w:val="right"/>
            </w:pPr>
            <w:r>
              <w:rPr>
                <w:b/>
                <w:bCs/>
                <w:sz w:val="20"/>
                <w:szCs w:val="20"/>
              </w:rPr>
              <w:t>61,964,166.02</w:t>
            </w:r>
          </w:p>
        </w:tc>
        <w:tc>
          <w:tcPr>
            <w:tcW w:w="997" w:type="pct"/>
            <w:tcBorders>
              <w:tl2br w:val="nil"/>
              <w:tr2bl w:val="nil"/>
            </w:tcBorders>
            <w:vAlign w:val="center"/>
          </w:tcPr>
          <w:p w14:paraId="2DAC5179" w14:textId="77777777" w:rsidR="00C50114" w:rsidRDefault="00000000">
            <w:pPr>
              <w:pStyle w:val="G3"/>
              <w:jc w:val="right"/>
            </w:pPr>
            <w:r>
              <w:rPr>
                <w:b/>
                <w:bCs/>
                <w:sz w:val="20"/>
                <w:szCs w:val="20"/>
              </w:rPr>
              <w:t>15,583,755.66</w:t>
            </w:r>
          </w:p>
        </w:tc>
        <w:tc>
          <w:tcPr>
            <w:tcW w:w="945" w:type="pct"/>
            <w:tcBorders>
              <w:tl2br w:val="nil"/>
              <w:tr2bl w:val="nil"/>
            </w:tcBorders>
            <w:vAlign w:val="center"/>
          </w:tcPr>
          <w:p w14:paraId="46BE58EA" w14:textId="77777777" w:rsidR="00C50114" w:rsidRDefault="00000000">
            <w:pPr>
              <w:pStyle w:val="G3"/>
              <w:jc w:val="right"/>
            </w:pPr>
            <w:r>
              <w:rPr>
                <w:b/>
                <w:bCs/>
                <w:sz w:val="20"/>
                <w:szCs w:val="20"/>
              </w:rPr>
              <w:t>227,015,043.00</w:t>
            </w:r>
          </w:p>
        </w:tc>
      </w:tr>
      <w:tr w:rsidR="00C50114" w14:paraId="31001FB3" w14:textId="77777777">
        <w:trPr>
          <w:trHeight w:val="398"/>
          <w:jc w:val="center"/>
        </w:trPr>
        <w:tc>
          <w:tcPr>
            <w:tcW w:w="2143" w:type="pct"/>
            <w:tcBorders>
              <w:tl2br w:val="nil"/>
              <w:tr2bl w:val="nil"/>
            </w:tcBorders>
            <w:vAlign w:val="center"/>
          </w:tcPr>
          <w:p w14:paraId="520A3885" w14:textId="77777777" w:rsidR="00C50114" w:rsidRDefault="00000000">
            <w:pPr>
              <w:pStyle w:val="G3"/>
            </w:pPr>
            <w:r>
              <w:rPr>
                <w:rFonts w:hint="eastAsia"/>
                <w:sz w:val="20"/>
                <w:szCs w:val="20"/>
              </w:rPr>
              <w:t>购建固定资产、无形资产和其他长期资产支付的现金</w:t>
            </w:r>
          </w:p>
        </w:tc>
        <w:tc>
          <w:tcPr>
            <w:tcW w:w="915" w:type="pct"/>
            <w:tcBorders>
              <w:tl2br w:val="nil"/>
              <w:tr2bl w:val="nil"/>
            </w:tcBorders>
            <w:vAlign w:val="center"/>
          </w:tcPr>
          <w:p w14:paraId="6D273907" w14:textId="77777777" w:rsidR="00C50114"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4C3C545" w14:textId="77777777" w:rsidR="00C50114" w:rsidRDefault="00000000">
            <w:pPr>
              <w:pStyle w:val="G3"/>
              <w:jc w:val="right"/>
            </w:pPr>
            <w:r>
              <w:rPr>
                <w:sz w:val="20"/>
                <w:szCs w:val="20"/>
              </w:rPr>
              <w:t>-</w:t>
            </w:r>
          </w:p>
        </w:tc>
        <w:tc>
          <w:tcPr>
            <w:tcW w:w="945" w:type="pct"/>
            <w:tcBorders>
              <w:tl2br w:val="nil"/>
              <w:tr2bl w:val="nil"/>
            </w:tcBorders>
            <w:vAlign w:val="center"/>
          </w:tcPr>
          <w:p w14:paraId="3573A7FB" w14:textId="77777777" w:rsidR="00C50114" w:rsidRDefault="00000000">
            <w:pPr>
              <w:pStyle w:val="G3"/>
              <w:jc w:val="right"/>
            </w:pPr>
            <w:r>
              <w:rPr>
                <w:sz w:val="20"/>
                <w:szCs w:val="20"/>
              </w:rPr>
              <w:t>-</w:t>
            </w:r>
          </w:p>
        </w:tc>
      </w:tr>
      <w:tr w:rsidR="00C50114" w14:paraId="3529C276" w14:textId="77777777">
        <w:trPr>
          <w:trHeight w:val="398"/>
          <w:jc w:val="center"/>
        </w:trPr>
        <w:tc>
          <w:tcPr>
            <w:tcW w:w="2143" w:type="pct"/>
            <w:tcBorders>
              <w:tl2br w:val="nil"/>
              <w:tr2bl w:val="nil"/>
            </w:tcBorders>
            <w:vAlign w:val="center"/>
          </w:tcPr>
          <w:p w14:paraId="6CCCF5DC" w14:textId="77777777" w:rsidR="00C50114" w:rsidRDefault="00000000">
            <w:pPr>
              <w:pStyle w:val="G3"/>
            </w:pPr>
            <w:r>
              <w:rPr>
                <w:rFonts w:hint="eastAsia"/>
                <w:sz w:val="20"/>
                <w:szCs w:val="20"/>
              </w:rPr>
              <w:t>投资支付的现金</w:t>
            </w:r>
          </w:p>
        </w:tc>
        <w:tc>
          <w:tcPr>
            <w:tcW w:w="915" w:type="pct"/>
            <w:tcBorders>
              <w:tl2br w:val="nil"/>
              <w:tr2bl w:val="nil"/>
            </w:tcBorders>
            <w:vAlign w:val="center"/>
          </w:tcPr>
          <w:p w14:paraId="0E00DEFA" w14:textId="77777777" w:rsidR="00C50114"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5276DF6E" w14:textId="77777777" w:rsidR="00C50114" w:rsidRDefault="00000000">
            <w:pPr>
              <w:pStyle w:val="G3"/>
              <w:jc w:val="right"/>
            </w:pPr>
            <w:r>
              <w:rPr>
                <w:sz w:val="20"/>
                <w:szCs w:val="20"/>
              </w:rPr>
              <w:t>-</w:t>
            </w:r>
          </w:p>
        </w:tc>
        <w:tc>
          <w:tcPr>
            <w:tcW w:w="945" w:type="pct"/>
            <w:tcBorders>
              <w:tl2br w:val="nil"/>
              <w:tr2bl w:val="nil"/>
            </w:tcBorders>
            <w:vAlign w:val="center"/>
          </w:tcPr>
          <w:p w14:paraId="35666B29" w14:textId="77777777" w:rsidR="00C50114" w:rsidRDefault="00000000">
            <w:pPr>
              <w:pStyle w:val="G3"/>
              <w:jc w:val="right"/>
            </w:pPr>
            <w:r>
              <w:rPr>
                <w:sz w:val="20"/>
                <w:szCs w:val="20"/>
              </w:rPr>
              <w:t>55,160,000.00</w:t>
            </w:r>
          </w:p>
        </w:tc>
      </w:tr>
      <w:tr w:rsidR="00C50114" w14:paraId="54552A2E" w14:textId="77777777">
        <w:trPr>
          <w:trHeight w:val="398"/>
          <w:jc w:val="center"/>
        </w:trPr>
        <w:tc>
          <w:tcPr>
            <w:tcW w:w="2143" w:type="pct"/>
            <w:tcBorders>
              <w:tl2br w:val="nil"/>
              <w:tr2bl w:val="nil"/>
            </w:tcBorders>
            <w:vAlign w:val="center"/>
          </w:tcPr>
          <w:p w14:paraId="1E15F60C" w14:textId="77777777" w:rsidR="00C50114" w:rsidRDefault="00000000">
            <w:pPr>
              <w:pStyle w:val="G3"/>
            </w:pPr>
            <w:r>
              <w:rPr>
                <w:rFonts w:hint="eastAsia"/>
                <w:sz w:val="20"/>
                <w:szCs w:val="20"/>
              </w:rPr>
              <w:t>取得子公司及其他营业单位支付的现金净额</w:t>
            </w:r>
          </w:p>
        </w:tc>
        <w:tc>
          <w:tcPr>
            <w:tcW w:w="915" w:type="pct"/>
            <w:tcBorders>
              <w:tl2br w:val="nil"/>
              <w:tr2bl w:val="nil"/>
            </w:tcBorders>
            <w:vAlign w:val="center"/>
          </w:tcPr>
          <w:p w14:paraId="4B8CE148" w14:textId="77777777" w:rsidR="00C50114"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76AB6676" w14:textId="77777777" w:rsidR="00C50114" w:rsidRDefault="00000000">
            <w:pPr>
              <w:pStyle w:val="G3"/>
              <w:jc w:val="right"/>
            </w:pPr>
            <w:r>
              <w:rPr>
                <w:b/>
                <w:bCs/>
                <w:sz w:val="20"/>
                <w:szCs w:val="20"/>
              </w:rPr>
              <w:t>-</w:t>
            </w:r>
          </w:p>
        </w:tc>
        <w:tc>
          <w:tcPr>
            <w:tcW w:w="945" w:type="pct"/>
            <w:tcBorders>
              <w:tl2br w:val="nil"/>
              <w:tr2bl w:val="nil"/>
            </w:tcBorders>
            <w:vAlign w:val="center"/>
          </w:tcPr>
          <w:p w14:paraId="2886BEDF" w14:textId="77777777" w:rsidR="00C50114" w:rsidRDefault="00000000">
            <w:pPr>
              <w:pStyle w:val="G3"/>
              <w:jc w:val="right"/>
            </w:pPr>
            <w:r>
              <w:rPr>
                <w:b/>
                <w:bCs/>
                <w:sz w:val="20"/>
                <w:szCs w:val="20"/>
              </w:rPr>
              <w:t>-</w:t>
            </w:r>
          </w:p>
        </w:tc>
      </w:tr>
      <w:tr w:rsidR="00C50114" w14:paraId="7F4C659D" w14:textId="77777777">
        <w:trPr>
          <w:trHeight w:val="379"/>
          <w:jc w:val="center"/>
        </w:trPr>
        <w:tc>
          <w:tcPr>
            <w:tcW w:w="2143" w:type="pct"/>
            <w:tcBorders>
              <w:tl2br w:val="nil"/>
              <w:tr2bl w:val="nil"/>
            </w:tcBorders>
            <w:vAlign w:val="center"/>
          </w:tcPr>
          <w:p w14:paraId="62401740" w14:textId="77777777" w:rsidR="00C50114" w:rsidRDefault="00000000">
            <w:pPr>
              <w:pStyle w:val="G3"/>
            </w:pPr>
            <w:r>
              <w:rPr>
                <w:rFonts w:hint="eastAsia"/>
                <w:sz w:val="20"/>
                <w:szCs w:val="20"/>
              </w:rPr>
              <w:t>支付其他与投资活动有关的现金</w:t>
            </w:r>
          </w:p>
        </w:tc>
        <w:tc>
          <w:tcPr>
            <w:tcW w:w="915" w:type="pct"/>
            <w:tcBorders>
              <w:tl2br w:val="nil"/>
              <w:tr2bl w:val="nil"/>
            </w:tcBorders>
            <w:vAlign w:val="center"/>
          </w:tcPr>
          <w:p w14:paraId="4FC8EBB5" w14:textId="77777777" w:rsidR="00C50114"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6A076973" w14:textId="77777777" w:rsidR="00C50114" w:rsidRDefault="00000000">
            <w:pPr>
              <w:pStyle w:val="G3"/>
              <w:jc w:val="right"/>
            </w:pPr>
            <w:r>
              <w:rPr>
                <w:sz w:val="20"/>
                <w:szCs w:val="20"/>
              </w:rPr>
              <w:t>12,966,900.88</w:t>
            </w:r>
          </w:p>
        </w:tc>
        <w:tc>
          <w:tcPr>
            <w:tcW w:w="945" w:type="pct"/>
            <w:tcBorders>
              <w:tl2br w:val="nil"/>
              <w:tr2bl w:val="nil"/>
            </w:tcBorders>
            <w:vAlign w:val="center"/>
          </w:tcPr>
          <w:p w14:paraId="396553CB" w14:textId="77777777" w:rsidR="00C50114" w:rsidRDefault="00000000">
            <w:pPr>
              <w:pStyle w:val="G3"/>
              <w:jc w:val="right"/>
            </w:pPr>
            <w:r>
              <w:rPr>
                <w:sz w:val="20"/>
                <w:szCs w:val="20"/>
              </w:rPr>
              <w:t>36,000,000.00</w:t>
            </w:r>
          </w:p>
        </w:tc>
      </w:tr>
      <w:tr w:rsidR="00C50114" w14:paraId="70F4A5C6" w14:textId="77777777">
        <w:trPr>
          <w:trHeight w:val="398"/>
          <w:jc w:val="center"/>
        </w:trPr>
        <w:tc>
          <w:tcPr>
            <w:tcW w:w="2143" w:type="pct"/>
            <w:tcBorders>
              <w:tl2br w:val="nil"/>
              <w:tr2bl w:val="nil"/>
            </w:tcBorders>
            <w:vAlign w:val="center"/>
          </w:tcPr>
          <w:p w14:paraId="30E33431" w14:textId="77777777" w:rsidR="00C50114" w:rsidRDefault="00000000">
            <w:pPr>
              <w:pStyle w:val="G3"/>
            </w:pPr>
            <w:r>
              <w:rPr>
                <w:rFonts w:hint="eastAsia"/>
                <w:b/>
                <w:bCs/>
                <w:sz w:val="20"/>
                <w:szCs w:val="20"/>
              </w:rPr>
              <w:t>投资活动现金流出小计</w:t>
            </w:r>
          </w:p>
        </w:tc>
        <w:tc>
          <w:tcPr>
            <w:tcW w:w="915" w:type="pct"/>
            <w:tcBorders>
              <w:tl2br w:val="nil"/>
              <w:tr2bl w:val="nil"/>
            </w:tcBorders>
            <w:vAlign w:val="center"/>
          </w:tcPr>
          <w:p w14:paraId="175614E5" w14:textId="77777777" w:rsidR="00C50114" w:rsidRDefault="00000000">
            <w:pPr>
              <w:pStyle w:val="G3"/>
              <w:jc w:val="right"/>
            </w:pPr>
            <w:r>
              <w:rPr>
                <w:b/>
                <w:bCs/>
                <w:sz w:val="20"/>
                <w:szCs w:val="20"/>
              </w:rPr>
              <w:t>-</w:t>
            </w:r>
          </w:p>
        </w:tc>
        <w:tc>
          <w:tcPr>
            <w:tcW w:w="997" w:type="pct"/>
            <w:tcBorders>
              <w:tl2br w:val="nil"/>
              <w:tr2bl w:val="nil"/>
            </w:tcBorders>
            <w:vAlign w:val="center"/>
          </w:tcPr>
          <w:p w14:paraId="5C6C478B" w14:textId="77777777" w:rsidR="00C50114" w:rsidRDefault="00000000">
            <w:pPr>
              <w:pStyle w:val="G3"/>
              <w:jc w:val="right"/>
            </w:pPr>
            <w:r>
              <w:rPr>
                <w:b/>
                <w:bCs/>
                <w:sz w:val="20"/>
                <w:szCs w:val="20"/>
              </w:rPr>
              <w:t>12,966,900.88</w:t>
            </w:r>
          </w:p>
        </w:tc>
        <w:tc>
          <w:tcPr>
            <w:tcW w:w="945" w:type="pct"/>
            <w:tcBorders>
              <w:tl2br w:val="nil"/>
              <w:tr2bl w:val="nil"/>
            </w:tcBorders>
            <w:vAlign w:val="center"/>
          </w:tcPr>
          <w:p w14:paraId="41017BBC" w14:textId="77777777" w:rsidR="00C50114" w:rsidRDefault="00000000">
            <w:pPr>
              <w:pStyle w:val="G3"/>
              <w:jc w:val="right"/>
            </w:pPr>
            <w:r>
              <w:rPr>
                <w:b/>
                <w:bCs/>
                <w:sz w:val="20"/>
                <w:szCs w:val="20"/>
              </w:rPr>
              <w:t>91,160,000.00</w:t>
            </w:r>
          </w:p>
        </w:tc>
      </w:tr>
      <w:tr w:rsidR="00C50114" w14:paraId="1D6680AF" w14:textId="77777777">
        <w:trPr>
          <w:trHeight w:val="398"/>
          <w:jc w:val="center"/>
        </w:trPr>
        <w:tc>
          <w:tcPr>
            <w:tcW w:w="2143" w:type="pct"/>
            <w:tcBorders>
              <w:tl2br w:val="nil"/>
              <w:tr2bl w:val="nil"/>
            </w:tcBorders>
            <w:vAlign w:val="center"/>
          </w:tcPr>
          <w:p w14:paraId="74888BE5" w14:textId="77777777" w:rsidR="00C50114" w:rsidRDefault="00000000">
            <w:pPr>
              <w:pStyle w:val="G3"/>
            </w:pPr>
            <w:r>
              <w:rPr>
                <w:rFonts w:hint="eastAsia"/>
                <w:b/>
                <w:bCs/>
                <w:sz w:val="20"/>
                <w:szCs w:val="20"/>
              </w:rPr>
              <w:t>投资活动产生的现金流量净额</w:t>
            </w:r>
          </w:p>
        </w:tc>
        <w:tc>
          <w:tcPr>
            <w:tcW w:w="915" w:type="pct"/>
            <w:tcBorders>
              <w:tl2br w:val="nil"/>
              <w:tr2bl w:val="nil"/>
            </w:tcBorders>
            <w:vAlign w:val="center"/>
          </w:tcPr>
          <w:p w14:paraId="356BD0D8" w14:textId="77777777" w:rsidR="00C50114" w:rsidRDefault="00000000">
            <w:pPr>
              <w:pStyle w:val="G3"/>
              <w:jc w:val="right"/>
              <w:rPr>
                <w:highlight w:val="yellow"/>
              </w:rPr>
            </w:pPr>
            <w:r>
              <w:rPr>
                <w:b/>
                <w:bCs/>
                <w:sz w:val="20"/>
                <w:szCs w:val="20"/>
              </w:rPr>
              <w:t>61,964,166.02</w:t>
            </w:r>
          </w:p>
        </w:tc>
        <w:tc>
          <w:tcPr>
            <w:tcW w:w="997" w:type="pct"/>
            <w:tcBorders>
              <w:tl2br w:val="nil"/>
              <w:tr2bl w:val="nil"/>
            </w:tcBorders>
            <w:vAlign w:val="center"/>
          </w:tcPr>
          <w:p w14:paraId="0437C3AB" w14:textId="77777777" w:rsidR="00C50114" w:rsidRDefault="00000000">
            <w:pPr>
              <w:pStyle w:val="G3"/>
              <w:jc w:val="right"/>
            </w:pPr>
            <w:r>
              <w:rPr>
                <w:b/>
                <w:bCs/>
                <w:sz w:val="20"/>
                <w:szCs w:val="20"/>
              </w:rPr>
              <w:t>2,616,854.78</w:t>
            </w:r>
          </w:p>
        </w:tc>
        <w:tc>
          <w:tcPr>
            <w:tcW w:w="945" w:type="pct"/>
            <w:tcBorders>
              <w:tl2br w:val="nil"/>
              <w:tr2bl w:val="nil"/>
            </w:tcBorders>
            <w:vAlign w:val="center"/>
          </w:tcPr>
          <w:p w14:paraId="6A5A1863" w14:textId="77777777" w:rsidR="00C50114" w:rsidRDefault="00000000">
            <w:pPr>
              <w:pStyle w:val="G3"/>
              <w:jc w:val="right"/>
              <w:rPr>
                <w:highlight w:val="yellow"/>
              </w:rPr>
            </w:pPr>
            <w:r>
              <w:rPr>
                <w:b/>
                <w:bCs/>
                <w:sz w:val="20"/>
                <w:szCs w:val="20"/>
              </w:rPr>
              <w:t>135,855,043.00</w:t>
            </w:r>
          </w:p>
        </w:tc>
      </w:tr>
      <w:tr w:rsidR="00C50114" w14:paraId="0C2F8FD0" w14:textId="77777777">
        <w:trPr>
          <w:trHeight w:val="398"/>
          <w:jc w:val="center"/>
        </w:trPr>
        <w:tc>
          <w:tcPr>
            <w:tcW w:w="2143" w:type="pct"/>
            <w:tcBorders>
              <w:tl2br w:val="nil"/>
              <w:tr2bl w:val="nil"/>
            </w:tcBorders>
            <w:vAlign w:val="center"/>
          </w:tcPr>
          <w:p w14:paraId="00637093" w14:textId="77777777" w:rsidR="00C50114" w:rsidRDefault="00000000">
            <w:pPr>
              <w:pStyle w:val="G3"/>
            </w:pPr>
            <w:r>
              <w:rPr>
                <w:rFonts w:hint="eastAsia"/>
                <w:sz w:val="20"/>
                <w:szCs w:val="20"/>
              </w:rPr>
              <w:t>三、筹资活动产生的现金流量</w:t>
            </w:r>
          </w:p>
        </w:tc>
        <w:tc>
          <w:tcPr>
            <w:tcW w:w="915" w:type="pct"/>
            <w:tcBorders>
              <w:tl2br w:val="nil"/>
              <w:tr2bl w:val="nil"/>
            </w:tcBorders>
            <w:vAlign w:val="center"/>
          </w:tcPr>
          <w:p w14:paraId="01E27752" w14:textId="77777777" w:rsidR="00C50114" w:rsidRDefault="00000000">
            <w:pPr>
              <w:pStyle w:val="G3"/>
              <w:jc w:val="right"/>
            </w:pPr>
            <w:r>
              <w:rPr>
                <w:b/>
                <w:bCs/>
                <w:sz w:val="20"/>
                <w:szCs w:val="20"/>
              </w:rPr>
              <w:t xml:space="preserve">　</w:t>
            </w:r>
          </w:p>
        </w:tc>
        <w:tc>
          <w:tcPr>
            <w:tcW w:w="997" w:type="pct"/>
            <w:tcBorders>
              <w:tl2br w:val="nil"/>
              <w:tr2bl w:val="nil"/>
            </w:tcBorders>
            <w:vAlign w:val="center"/>
          </w:tcPr>
          <w:p w14:paraId="680835F1" w14:textId="77777777" w:rsidR="00C50114" w:rsidRDefault="00000000">
            <w:pPr>
              <w:pStyle w:val="G3"/>
              <w:jc w:val="right"/>
            </w:pPr>
            <w:r>
              <w:rPr>
                <w:b/>
                <w:bCs/>
                <w:sz w:val="20"/>
                <w:szCs w:val="20"/>
              </w:rPr>
              <w:t xml:space="preserve">　</w:t>
            </w:r>
          </w:p>
        </w:tc>
        <w:tc>
          <w:tcPr>
            <w:tcW w:w="945" w:type="pct"/>
            <w:tcBorders>
              <w:tl2br w:val="nil"/>
              <w:tr2bl w:val="nil"/>
            </w:tcBorders>
            <w:vAlign w:val="center"/>
          </w:tcPr>
          <w:p w14:paraId="1E0A4CC3" w14:textId="77777777" w:rsidR="00C50114" w:rsidRDefault="00000000">
            <w:pPr>
              <w:pStyle w:val="G3"/>
              <w:jc w:val="right"/>
            </w:pPr>
            <w:r>
              <w:rPr>
                <w:b/>
                <w:bCs/>
                <w:sz w:val="20"/>
                <w:szCs w:val="20"/>
              </w:rPr>
              <w:t xml:space="preserve">　</w:t>
            </w:r>
          </w:p>
        </w:tc>
      </w:tr>
      <w:tr w:rsidR="00C50114" w14:paraId="0D78C6A4" w14:textId="77777777">
        <w:trPr>
          <w:trHeight w:val="398"/>
          <w:jc w:val="center"/>
        </w:trPr>
        <w:tc>
          <w:tcPr>
            <w:tcW w:w="2143" w:type="pct"/>
            <w:tcBorders>
              <w:tl2br w:val="nil"/>
              <w:tr2bl w:val="nil"/>
            </w:tcBorders>
            <w:vAlign w:val="center"/>
          </w:tcPr>
          <w:p w14:paraId="17ACD02B" w14:textId="77777777" w:rsidR="00C50114" w:rsidRDefault="00000000">
            <w:pPr>
              <w:pStyle w:val="G3"/>
            </w:pPr>
            <w:r>
              <w:rPr>
                <w:rFonts w:hint="eastAsia"/>
                <w:sz w:val="20"/>
                <w:szCs w:val="20"/>
              </w:rPr>
              <w:t>吸收投资收到的现金</w:t>
            </w:r>
          </w:p>
        </w:tc>
        <w:tc>
          <w:tcPr>
            <w:tcW w:w="915" w:type="pct"/>
            <w:tcBorders>
              <w:tl2br w:val="nil"/>
              <w:tr2bl w:val="nil"/>
            </w:tcBorders>
            <w:vAlign w:val="center"/>
          </w:tcPr>
          <w:p w14:paraId="5BBABE89" w14:textId="77777777" w:rsidR="00C50114"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262C8176" w14:textId="77777777" w:rsidR="00C50114" w:rsidRDefault="00000000">
            <w:pPr>
              <w:pStyle w:val="G3"/>
              <w:jc w:val="right"/>
            </w:pPr>
            <w:r>
              <w:rPr>
                <w:b/>
                <w:bCs/>
                <w:sz w:val="20"/>
                <w:szCs w:val="20"/>
              </w:rPr>
              <w:t>6,089,294.62</w:t>
            </w:r>
          </w:p>
        </w:tc>
        <w:tc>
          <w:tcPr>
            <w:tcW w:w="945" w:type="pct"/>
            <w:tcBorders>
              <w:tl2br w:val="nil"/>
              <w:tr2bl w:val="nil"/>
            </w:tcBorders>
            <w:vAlign w:val="center"/>
          </w:tcPr>
          <w:p w14:paraId="146F50BB" w14:textId="77777777" w:rsidR="00C50114" w:rsidRDefault="00000000">
            <w:pPr>
              <w:pStyle w:val="G3"/>
              <w:jc w:val="right"/>
            </w:pPr>
            <w:r>
              <w:rPr>
                <w:b/>
                <w:bCs/>
                <w:sz w:val="20"/>
                <w:szCs w:val="20"/>
              </w:rPr>
              <w:t>-</w:t>
            </w:r>
          </w:p>
        </w:tc>
      </w:tr>
      <w:tr w:rsidR="00C50114" w14:paraId="21B0BB8C" w14:textId="77777777">
        <w:trPr>
          <w:trHeight w:val="398"/>
          <w:jc w:val="center"/>
        </w:trPr>
        <w:tc>
          <w:tcPr>
            <w:tcW w:w="2143" w:type="pct"/>
            <w:tcBorders>
              <w:tl2br w:val="nil"/>
              <w:tr2bl w:val="nil"/>
            </w:tcBorders>
            <w:vAlign w:val="center"/>
          </w:tcPr>
          <w:p w14:paraId="6D693799" w14:textId="77777777" w:rsidR="00C50114" w:rsidRDefault="00000000">
            <w:pPr>
              <w:pStyle w:val="G3"/>
            </w:pPr>
            <w:r>
              <w:rPr>
                <w:rFonts w:hint="eastAsia"/>
                <w:sz w:val="20"/>
                <w:szCs w:val="20"/>
              </w:rPr>
              <w:t>取得借款收到的现金</w:t>
            </w:r>
          </w:p>
        </w:tc>
        <w:tc>
          <w:tcPr>
            <w:tcW w:w="915" w:type="pct"/>
            <w:tcBorders>
              <w:tl2br w:val="nil"/>
              <w:tr2bl w:val="nil"/>
            </w:tcBorders>
            <w:vAlign w:val="center"/>
          </w:tcPr>
          <w:p w14:paraId="7886E75C" w14:textId="77777777" w:rsidR="00C50114"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6A669B25" w14:textId="77777777" w:rsidR="00C50114" w:rsidRDefault="00000000">
            <w:pPr>
              <w:pStyle w:val="G3"/>
              <w:jc w:val="right"/>
            </w:pPr>
            <w:r>
              <w:rPr>
                <w:sz w:val="20"/>
                <w:szCs w:val="20"/>
              </w:rPr>
              <w:t>-</w:t>
            </w:r>
          </w:p>
        </w:tc>
        <w:tc>
          <w:tcPr>
            <w:tcW w:w="945" w:type="pct"/>
            <w:tcBorders>
              <w:tl2br w:val="nil"/>
              <w:tr2bl w:val="nil"/>
            </w:tcBorders>
            <w:vAlign w:val="center"/>
          </w:tcPr>
          <w:p w14:paraId="7D5ADBD7" w14:textId="77777777" w:rsidR="00C50114" w:rsidRDefault="00000000">
            <w:pPr>
              <w:pStyle w:val="G3"/>
              <w:jc w:val="right"/>
            </w:pPr>
            <w:r>
              <w:rPr>
                <w:sz w:val="20"/>
                <w:szCs w:val="20"/>
              </w:rPr>
              <w:t>-</w:t>
            </w:r>
          </w:p>
        </w:tc>
      </w:tr>
      <w:tr w:rsidR="00C50114" w14:paraId="005D74D6" w14:textId="77777777">
        <w:trPr>
          <w:trHeight w:val="398"/>
          <w:jc w:val="center"/>
        </w:trPr>
        <w:tc>
          <w:tcPr>
            <w:tcW w:w="2143" w:type="pct"/>
            <w:tcBorders>
              <w:tl2br w:val="nil"/>
              <w:tr2bl w:val="nil"/>
            </w:tcBorders>
            <w:vAlign w:val="center"/>
          </w:tcPr>
          <w:p w14:paraId="1417A7AE" w14:textId="77777777" w:rsidR="00C50114" w:rsidRDefault="00000000">
            <w:pPr>
              <w:pStyle w:val="G3"/>
            </w:pPr>
            <w:r>
              <w:rPr>
                <w:rFonts w:hint="eastAsia"/>
                <w:sz w:val="20"/>
                <w:szCs w:val="20"/>
              </w:rPr>
              <w:t>收到其他与筹资活动有关的现金</w:t>
            </w:r>
          </w:p>
        </w:tc>
        <w:tc>
          <w:tcPr>
            <w:tcW w:w="915" w:type="pct"/>
            <w:tcBorders>
              <w:tl2br w:val="nil"/>
              <w:tr2bl w:val="nil"/>
            </w:tcBorders>
            <w:vAlign w:val="center"/>
          </w:tcPr>
          <w:p w14:paraId="6A886C11" w14:textId="77777777" w:rsidR="00C50114"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0EA6A850" w14:textId="77777777" w:rsidR="00C50114" w:rsidRDefault="00000000">
            <w:pPr>
              <w:pStyle w:val="G3"/>
              <w:jc w:val="right"/>
            </w:pPr>
            <w:r>
              <w:rPr>
                <w:sz w:val="20"/>
                <w:szCs w:val="20"/>
              </w:rPr>
              <w:t>-</w:t>
            </w:r>
          </w:p>
        </w:tc>
        <w:tc>
          <w:tcPr>
            <w:tcW w:w="945" w:type="pct"/>
            <w:tcBorders>
              <w:tl2br w:val="nil"/>
              <w:tr2bl w:val="nil"/>
            </w:tcBorders>
            <w:vAlign w:val="center"/>
          </w:tcPr>
          <w:p w14:paraId="2A93BA43" w14:textId="77777777" w:rsidR="00C50114" w:rsidRDefault="00000000">
            <w:pPr>
              <w:pStyle w:val="G3"/>
              <w:jc w:val="right"/>
            </w:pPr>
            <w:r>
              <w:rPr>
                <w:sz w:val="20"/>
                <w:szCs w:val="20"/>
              </w:rPr>
              <w:t>-</w:t>
            </w:r>
          </w:p>
        </w:tc>
      </w:tr>
      <w:tr w:rsidR="00C50114" w14:paraId="758EDC47" w14:textId="77777777">
        <w:trPr>
          <w:trHeight w:val="398"/>
          <w:jc w:val="center"/>
        </w:trPr>
        <w:tc>
          <w:tcPr>
            <w:tcW w:w="2143" w:type="pct"/>
            <w:tcBorders>
              <w:tl2br w:val="nil"/>
              <w:tr2bl w:val="nil"/>
            </w:tcBorders>
            <w:vAlign w:val="center"/>
          </w:tcPr>
          <w:p w14:paraId="1C57D6B7" w14:textId="77777777" w:rsidR="00C50114" w:rsidRDefault="00000000">
            <w:pPr>
              <w:pStyle w:val="G3"/>
            </w:pPr>
            <w:r>
              <w:rPr>
                <w:rFonts w:hint="eastAsia"/>
                <w:b/>
                <w:bCs/>
                <w:sz w:val="20"/>
                <w:szCs w:val="20"/>
              </w:rPr>
              <w:t>筹资活动现金流入小计</w:t>
            </w:r>
          </w:p>
        </w:tc>
        <w:tc>
          <w:tcPr>
            <w:tcW w:w="915" w:type="pct"/>
            <w:tcBorders>
              <w:tl2br w:val="nil"/>
              <w:tr2bl w:val="nil"/>
            </w:tcBorders>
            <w:vAlign w:val="center"/>
          </w:tcPr>
          <w:p w14:paraId="70D4DAF5" w14:textId="77777777" w:rsidR="00C50114" w:rsidRDefault="00000000">
            <w:pPr>
              <w:pStyle w:val="G3"/>
              <w:jc w:val="right"/>
            </w:pPr>
            <w:r>
              <w:rPr>
                <w:b/>
                <w:bCs/>
                <w:sz w:val="20"/>
                <w:szCs w:val="20"/>
              </w:rPr>
              <w:t xml:space="preserve">　</w:t>
            </w:r>
          </w:p>
        </w:tc>
        <w:tc>
          <w:tcPr>
            <w:tcW w:w="997" w:type="pct"/>
            <w:tcBorders>
              <w:tl2br w:val="nil"/>
              <w:tr2bl w:val="nil"/>
            </w:tcBorders>
            <w:vAlign w:val="center"/>
          </w:tcPr>
          <w:p w14:paraId="30E0E53C" w14:textId="77777777" w:rsidR="00C50114" w:rsidRDefault="00000000">
            <w:pPr>
              <w:pStyle w:val="G3"/>
              <w:jc w:val="right"/>
            </w:pPr>
            <w:r>
              <w:rPr>
                <w:b/>
                <w:bCs/>
                <w:sz w:val="20"/>
                <w:szCs w:val="20"/>
              </w:rPr>
              <w:t>6,089,294.62</w:t>
            </w:r>
          </w:p>
        </w:tc>
        <w:tc>
          <w:tcPr>
            <w:tcW w:w="945" w:type="pct"/>
            <w:tcBorders>
              <w:tl2br w:val="nil"/>
              <w:tr2bl w:val="nil"/>
            </w:tcBorders>
            <w:vAlign w:val="center"/>
          </w:tcPr>
          <w:p w14:paraId="3EC70EC8" w14:textId="77777777" w:rsidR="00C50114" w:rsidRDefault="00000000">
            <w:pPr>
              <w:pStyle w:val="G3"/>
              <w:jc w:val="right"/>
            </w:pPr>
            <w:r>
              <w:rPr>
                <w:b/>
                <w:bCs/>
                <w:sz w:val="20"/>
                <w:szCs w:val="20"/>
              </w:rPr>
              <w:t>-</w:t>
            </w:r>
          </w:p>
        </w:tc>
      </w:tr>
      <w:tr w:rsidR="00C50114" w14:paraId="54E82D08" w14:textId="77777777">
        <w:trPr>
          <w:trHeight w:val="398"/>
          <w:jc w:val="center"/>
        </w:trPr>
        <w:tc>
          <w:tcPr>
            <w:tcW w:w="2143" w:type="pct"/>
            <w:tcBorders>
              <w:tl2br w:val="nil"/>
              <w:tr2bl w:val="nil"/>
            </w:tcBorders>
            <w:vAlign w:val="center"/>
          </w:tcPr>
          <w:p w14:paraId="04A596E5" w14:textId="77777777" w:rsidR="00C50114" w:rsidRDefault="00000000">
            <w:pPr>
              <w:pStyle w:val="G3"/>
            </w:pPr>
            <w:r>
              <w:rPr>
                <w:rFonts w:hint="eastAsia"/>
                <w:sz w:val="20"/>
                <w:szCs w:val="20"/>
              </w:rPr>
              <w:t>偿还债务支付的现金</w:t>
            </w:r>
          </w:p>
        </w:tc>
        <w:tc>
          <w:tcPr>
            <w:tcW w:w="915" w:type="pct"/>
            <w:tcBorders>
              <w:tl2br w:val="nil"/>
              <w:tr2bl w:val="nil"/>
            </w:tcBorders>
            <w:vAlign w:val="center"/>
          </w:tcPr>
          <w:p w14:paraId="5F9A6F7C" w14:textId="77777777" w:rsidR="00C50114" w:rsidRDefault="00000000">
            <w:pPr>
              <w:pStyle w:val="G3"/>
              <w:jc w:val="right"/>
            </w:pPr>
            <w:r>
              <w:rPr>
                <w:b/>
                <w:bCs/>
                <w:sz w:val="20"/>
                <w:szCs w:val="20"/>
              </w:rPr>
              <w:t>281,217.59</w:t>
            </w:r>
          </w:p>
        </w:tc>
        <w:tc>
          <w:tcPr>
            <w:tcW w:w="997" w:type="pct"/>
            <w:tcBorders>
              <w:tl2br w:val="nil"/>
              <w:tr2bl w:val="nil"/>
            </w:tcBorders>
            <w:vAlign w:val="center"/>
          </w:tcPr>
          <w:p w14:paraId="42B3CCE7" w14:textId="77777777" w:rsidR="00C50114" w:rsidRDefault="00000000">
            <w:pPr>
              <w:pStyle w:val="G3"/>
              <w:jc w:val="right"/>
            </w:pPr>
            <w:r>
              <w:rPr>
                <w:b/>
                <w:bCs/>
                <w:sz w:val="20"/>
                <w:szCs w:val="20"/>
              </w:rPr>
              <w:t>-</w:t>
            </w:r>
          </w:p>
        </w:tc>
        <w:tc>
          <w:tcPr>
            <w:tcW w:w="945" w:type="pct"/>
            <w:tcBorders>
              <w:tl2br w:val="nil"/>
              <w:tr2bl w:val="nil"/>
            </w:tcBorders>
            <w:vAlign w:val="center"/>
          </w:tcPr>
          <w:p w14:paraId="06C88021" w14:textId="77777777" w:rsidR="00C50114" w:rsidRDefault="00000000">
            <w:pPr>
              <w:pStyle w:val="G3"/>
              <w:jc w:val="right"/>
            </w:pPr>
            <w:r>
              <w:rPr>
                <w:b/>
                <w:bCs/>
                <w:sz w:val="20"/>
                <w:szCs w:val="20"/>
              </w:rPr>
              <w:t>33,360,000.00</w:t>
            </w:r>
          </w:p>
        </w:tc>
      </w:tr>
      <w:tr w:rsidR="00C50114" w14:paraId="32046DB9" w14:textId="77777777">
        <w:trPr>
          <w:trHeight w:val="398"/>
          <w:jc w:val="center"/>
        </w:trPr>
        <w:tc>
          <w:tcPr>
            <w:tcW w:w="2143" w:type="pct"/>
            <w:tcBorders>
              <w:tl2br w:val="nil"/>
              <w:tr2bl w:val="nil"/>
            </w:tcBorders>
            <w:vAlign w:val="center"/>
          </w:tcPr>
          <w:p w14:paraId="6A146AD7" w14:textId="77777777" w:rsidR="00C50114" w:rsidRDefault="00000000">
            <w:pPr>
              <w:pStyle w:val="G3"/>
            </w:pPr>
            <w:r>
              <w:rPr>
                <w:rFonts w:hint="eastAsia"/>
                <w:sz w:val="20"/>
                <w:szCs w:val="20"/>
              </w:rPr>
              <w:t>分配股利、利润或偿付利息支付的现金</w:t>
            </w:r>
          </w:p>
        </w:tc>
        <w:tc>
          <w:tcPr>
            <w:tcW w:w="915" w:type="pct"/>
            <w:tcBorders>
              <w:tl2br w:val="nil"/>
              <w:tr2bl w:val="nil"/>
            </w:tcBorders>
            <w:vAlign w:val="center"/>
          </w:tcPr>
          <w:p w14:paraId="2C539944" w14:textId="77777777" w:rsidR="00C50114"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1E2B9368" w14:textId="77777777" w:rsidR="00C50114" w:rsidRDefault="00000000">
            <w:pPr>
              <w:pStyle w:val="G3"/>
              <w:jc w:val="right"/>
            </w:pPr>
            <w:r>
              <w:rPr>
                <w:b/>
                <w:bCs/>
                <w:sz w:val="20"/>
                <w:szCs w:val="20"/>
              </w:rPr>
              <w:t>-</w:t>
            </w:r>
          </w:p>
        </w:tc>
        <w:tc>
          <w:tcPr>
            <w:tcW w:w="945" w:type="pct"/>
            <w:tcBorders>
              <w:tl2br w:val="nil"/>
              <w:tr2bl w:val="nil"/>
            </w:tcBorders>
            <w:vAlign w:val="center"/>
          </w:tcPr>
          <w:p w14:paraId="08C2BE1F" w14:textId="77777777" w:rsidR="00C50114" w:rsidRDefault="00000000">
            <w:pPr>
              <w:pStyle w:val="G3"/>
              <w:jc w:val="right"/>
            </w:pPr>
            <w:r>
              <w:rPr>
                <w:b/>
                <w:bCs/>
                <w:sz w:val="20"/>
                <w:szCs w:val="20"/>
              </w:rPr>
              <w:t>-</w:t>
            </w:r>
          </w:p>
        </w:tc>
      </w:tr>
      <w:tr w:rsidR="00C50114" w14:paraId="409B2528" w14:textId="77777777">
        <w:trPr>
          <w:trHeight w:val="398"/>
          <w:jc w:val="center"/>
        </w:trPr>
        <w:tc>
          <w:tcPr>
            <w:tcW w:w="2143" w:type="pct"/>
            <w:tcBorders>
              <w:tl2br w:val="nil"/>
              <w:tr2bl w:val="nil"/>
            </w:tcBorders>
            <w:vAlign w:val="center"/>
          </w:tcPr>
          <w:p w14:paraId="6EF23077" w14:textId="77777777" w:rsidR="00C50114" w:rsidRDefault="00000000">
            <w:pPr>
              <w:pStyle w:val="G3"/>
            </w:pPr>
            <w:r>
              <w:rPr>
                <w:rFonts w:hint="eastAsia"/>
                <w:sz w:val="20"/>
                <w:szCs w:val="20"/>
              </w:rPr>
              <w:t>其中：子公司支付给少数股东的股利、利润</w:t>
            </w:r>
          </w:p>
        </w:tc>
        <w:tc>
          <w:tcPr>
            <w:tcW w:w="915" w:type="pct"/>
            <w:tcBorders>
              <w:tl2br w:val="nil"/>
              <w:tr2bl w:val="nil"/>
            </w:tcBorders>
            <w:vAlign w:val="center"/>
          </w:tcPr>
          <w:p w14:paraId="5C3A3266" w14:textId="77777777" w:rsidR="00C50114"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3FAC65EC" w14:textId="77777777" w:rsidR="00C50114" w:rsidRDefault="00000000">
            <w:pPr>
              <w:pStyle w:val="G3"/>
              <w:jc w:val="right"/>
            </w:pPr>
            <w:r>
              <w:rPr>
                <w:sz w:val="20"/>
                <w:szCs w:val="20"/>
              </w:rPr>
              <w:t>-</w:t>
            </w:r>
          </w:p>
        </w:tc>
        <w:tc>
          <w:tcPr>
            <w:tcW w:w="945" w:type="pct"/>
            <w:tcBorders>
              <w:tl2br w:val="nil"/>
              <w:tr2bl w:val="nil"/>
            </w:tcBorders>
            <w:vAlign w:val="center"/>
          </w:tcPr>
          <w:p w14:paraId="53CED3AB" w14:textId="77777777" w:rsidR="00C50114" w:rsidRDefault="00000000">
            <w:pPr>
              <w:pStyle w:val="G3"/>
              <w:jc w:val="right"/>
            </w:pPr>
            <w:r>
              <w:rPr>
                <w:sz w:val="20"/>
                <w:szCs w:val="20"/>
              </w:rPr>
              <w:t>-</w:t>
            </w:r>
          </w:p>
        </w:tc>
      </w:tr>
      <w:tr w:rsidR="00C50114" w14:paraId="4CC0C382" w14:textId="77777777">
        <w:trPr>
          <w:trHeight w:val="398"/>
          <w:jc w:val="center"/>
        </w:trPr>
        <w:tc>
          <w:tcPr>
            <w:tcW w:w="2143" w:type="pct"/>
            <w:tcBorders>
              <w:tl2br w:val="nil"/>
              <w:tr2bl w:val="nil"/>
            </w:tcBorders>
            <w:vAlign w:val="center"/>
          </w:tcPr>
          <w:p w14:paraId="1AED47CD" w14:textId="77777777" w:rsidR="00C50114" w:rsidRDefault="00000000">
            <w:pPr>
              <w:pStyle w:val="G3"/>
            </w:pPr>
            <w:r>
              <w:rPr>
                <w:rFonts w:hint="eastAsia"/>
                <w:sz w:val="20"/>
                <w:szCs w:val="20"/>
              </w:rPr>
              <w:t>支付其他与筹资活动有关的现金</w:t>
            </w:r>
          </w:p>
        </w:tc>
        <w:tc>
          <w:tcPr>
            <w:tcW w:w="915" w:type="pct"/>
            <w:tcBorders>
              <w:tl2br w:val="nil"/>
              <w:tr2bl w:val="nil"/>
            </w:tcBorders>
            <w:vAlign w:val="center"/>
          </w:tcPr>
          <w:p w14:paraId="1BE835E7" w14:textId="77777777" w:rsidR="00C50114"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36689BC3" w14:textId="77777777" w:rsidR="00C50114" w:rsidRDefault="00000000">
            <w:pPr>
              <w:pStyle w:val="G3"/>
              <w:jc w:val="right"/>
            </w:pPr>
            <w:r>
              <w:rPr>
                <w:sz w:val="20"/>
                <w:szCs w:val="20"/>
              </w:rPr>
              <w:t>-</w:t>
            </w:r>
          </w:p>
        </w:tc>
        <w:tc>
          <w:tcPr>
            <w:tcW w:w="945" w:type="pct"/>
            <w:tcBorders>
              <w:tl2br w:val="nil"/>
              <w:tr2bl w:val="nil"/>
            </w:tcBorders>
            <w:vAlign w:val="center"/>
          </w:tcPr>
          <w:p w14:paraId="662C4E32" w14:textId="77777777" w:rsidR="00C50114" w:rsidRDefault="00000000">
            <w:pPr>
              <w:pStyle w:val="G3"/>
              <w:jc w:val="right"/>
            </w:pPr>
            <w:r>
              <w:rPr>
                <w:sz w:val="20"/>
                <w:szCs w:val="20"/>
              </w:rPr>
              <w:t>-</w:t>
            </w:r>
          </w:p>
        </w:tc>
      </w:tr>
      <w:tr w:rsidR="00C50114" w14:paraId="1BD8CA15" w14:textId="77777777">
        <w:trPr>
          <w:trHeight w:val="398"/>
          <w:jc w:val="center"/>
        </w:trPr>
        <w:tc>
          <w:tcPr>
            <w:tcW w:w="2143" w:type="pct"/>
            <w:tcBorders>
              <w:tl2br w:val="nil"/>
              <w:tr2bl w:val="nil"/>
            </w:tcBorders>
            <w:vAlign w:val="center"/>
          </w:tcPr>
          <w:p w14:paraId="1A1928EC" w14:textId="77777777" w:rsidR="00C50114" w:rsidRDefault="00000000">
            <w:pPr>
              <w:pStyle w:val="G3"/>
            </w:pPr>
            <w:r>
              <w:rPr>
                <w:rFonts w:hint="eastAsia"/>
                <w:b/>
                <w:bCs/>
                <w:sz w:val="20"/>
                <w:szCs w:val="20"/>
              </w:rPr>
              <w:t>筹资活动现金流出小计</w:t>
            </w:r>
          </w:p>
        </w:tc>
        <w:tc>
          <w:tcPr>
            <w:tcW w:w="915" w:type="pct"/>
            <w:tcBorders>
              <w:tl2br w:val="nil"/>
              <w:tr2bl w:val="nil"/>
            </w:tcBorders>
            <w:vAlign w:val="center"/>
          </w:tcPr>
          <w:p w14:paraId="52439F47" w14:textId="77777777" w:rsidR="00C50114" w:rsidRDefault="00000000">
            <w:pPr>
              <w:pStyle w:val="G3"/>
              <w:jc w:val="right"/>
            </w:pPr>
            <w:r>
              <w:rPr>
                <w:b/>
                <w:bCs/>
                <w:sz w:val="20"/>
                <w:szCs w:val="20"/>
              </w:rPr>
              <w:t>281,217.59</w:t>
            </w:r>
          </w:p>
        </w:tc>
        <w:tc>
          <w:tcPr>
            <w:tcW w:w="997" w:type="pct"/>
            <w:tcBorders>
              <w:tl2br w:val="nil"/>
              <w:tr2bl w:val="nil"/>
            </w:tcBorders>
            <w:vAlign w:val="center"/>
          </w:tcPr>
          <w:p w14:paraId="074253D1" w14:textId="77777777" w:rsidR="00C50114" w:rsidRDefault="00000000">
            <w:pPr>
              <w:pStyle w:val="G3"/>
              <w:jc w:val="right"/>
            </w:pPr>
            <w:r>
              <w:rPr>
                <w:b/>
                <w:bCs/>
                <w:sz w:val="20"/>
                <w:szCs w:val="20"/>
              </w:rPr>
              <w:t>-</w:t>
            </w:r>
          </w:p>
        </w:tc>
        <w:tc>
          <w:tcPr>
            <w:tcW w:w="945" w:type="pct"/>
            <w:tcBorders>
              <w:tl2br w:val="nil"/>
              <w:tr2bl w:val="nil"/>
            </w:tcBorders>
            <w:vAlign w:val="center"/>
          </w:tcPr>
          <w:p w14:paraId="1696376B" w14:textId="77777777" w:rsidR="00C50114" w:rsidRDefault="00000000">
            <w:pPr>
              <w:pStyle w:val="G3"/>
              <w:jc w:val="right"/>
            </w:pPr>
            <w:r>
              <w:rPr>
                <w:b/>
                <w:bCs/>
                <w:sz w:val="20"/>
                <w:szCs w:val="20"/>
              </w:rPr>
              <w:t>-33,360,000.00</w:t>
            </w:r>
          </w:p>
        </w:tc>
      </w:tr>
      <w:tr w:rsidR="00C50114" w14:paraId="36FE6503" w14:textId="77777777">
        <w:trPr>
          <w:trHeight w:val="398"/>
          <w:jc w:val="center"/>
        </w:trPr>
        <w:tc>
          <w:tcPr>
            <w:tcW w:w="2143" w:type="pct"/>
            <w:tcBorders>
              <w:tl2br w:val="nil"/>
              <w:tr2bl w:val="nil"/>
            </w:tcBorders>
            <w:vAlign w:val="center"/>
          </w:tcPr>
          <w:p w14:paraId="66CD42AC" w14:textId="77777777" w:rsidR="00C50114" w:rsidRDefault="00000000">
            <w:pPr>
              <w:pStyle w:val="G3"/>
            </w:pPr>
            <w:r>
              <w:rPr>
                <w:rFonts w:hint="eastAsia"/>
                <w:b/>
                <w:bCs/>
                <w:sz w:val="20"/>
                <w:szCs w:val="20"/>
              </w:rPr>
              <w:t>筹资活动产生的现金流量净额</w:t>
            </w:r>
          </w:p>
        </w:tc>
        <w:tc>
          <w:tcPr>
            <w:tcW w:w="915" w:type="pct"/>
            <w:tcBorders>
              <w:tl2br w:val="nil"/>
              <w:tr2bl w:val="nil"/>
            </w:tcBorders>
            <w:vAlign w:val="center"/>
          </w:tcPr>
          <w:p w14:paraId="6B839F6B" w14:textId="77777777" w:rsidR="00C50114" w:rsidRDefault="00000000">
            <w:pPr>
              <w:pStyle w:val="G3"/>
              <w:jc w:val="right"/>
            </w:pPr>
            <w:r>
              <w:rPr>
                <w:b/>
                <w:bCs/>
                <w:sz w:val="20"/>
                <w:szCs w:val="20"/>
              </w:rPr>
              <w:t>-281,217.59</w:t>
            </w:r>
          </w:p>
        </w:tc>
        <w:tc>
          <w:tcPr>
            <w:tcW w:w="997" w:type="pct"/>
            <w:tcBorders>
              <w:tl2br w:val="nil"/>
              <w:tr2bl w:val="nil"/>
            </w:tcBorders>
            <w:vAlign w:val="center"/>
          </w:tcPr>
          <w:p w14:paraId="3387AB08" w14:textId="77777777" w:rsidR="00C50114" w:rsidRDefault="00000000">
            <w:pPr>
              <w:pStyle w:val="G3"/>
              <w:jc w:val="right"/>
            </w:pPr>
            <w:r>
              <w:rPr>
                <w:b/>
                <w:bCs/>
                <w:sz w:val="20"/>
                <w:szCs w:val="20"/>
              </w:rPr>
              <w:t>6,089,294.62</w:t>
            </w:r>
          </w:p>
        </w:tc>
        <w:tc>
          <w:tcPr>
            <w:tcW w:w="945" w:type="pct"/>
            <w:tcBorders>
              <w:tl2br w:val="nil"/>
              <w:tr2bl w:val="nil"/>
            </w:tcBorders>
            <w:vAlign w:val="center"/>
          </w:tcPr>
          <w:p w14:paraId="76B91F9B" w14:textId="77777777" w:rsidR="00C50114" w:rsidRDefault="00000000">
            <w:pPr>
              <w:pStyle w:val="G3"/>
              <w:jc w:val="right"/>
            </w:pPr>
            <w:r>
              <w:rPr>
                <w:b/>
                <w:bCs/>
                <w:sz w:val="20"/>
                <w:szCs w:val="20"/>
              </w:rPr>
              <w:t>-33,360,000.00</w:t>
            </w:r>
          </w:p>
        </w:tc>
      </w:tr>
      <w:tr w:rsidR="00C50114" w14:paraId="428CE4E0" w14:textId="77777777">
        <w:trPr>
          <w:trHeight w:val="398"/>
          <w:jc w:val="center"/>
        </w:trPr>
        <w:tc>
          <w:tcPr>
            <w:tcW w:w="2143" w:type="pct"/>
            <w:tcBorders>
              <w:tl2br w:val="nil"/>
              <w:tr2bl w:val="nil"/>
            </w:tcBorders>
            <w:vAlign w:val="center"/>
          </w:tcPr>
          <w:p w14:paraId="5875E68D" w14:textId="77777777" w:rsidR="00C50114" w:rsidRDefault="00000000">
            <w:pPr>
              <w:pStyle w:val="G3"/>
            </w:pPr>
            <w:r>
              <w:rPr>
                <w:rFonts w:hint="eastAsia"/>
                <w:sz w:val="20"/>
                <w:szCs w:val="20"/>
              </w:rPr>
              <w:t>四、汇率变动对现金及现金等价物的影响</w:t>
            </w:r>
          </w:p>
        </w:tc>
        <w:tc>
          <w:tcPr>
            <w:tcW w:w="915" w:type="pct"/>
            <w:tcBorders>
              <w:tl2br w:val="nil"/>
              <w:tr2bl w:val="nil"/>
            </w:tcBorders>
            <w:vAlign w:val="center"/>
          </w:tcPr>
          <w:p w14:paraId="3E1A8D7C" w14:textId="77777777" w:rsidR="00C50114"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BB294DB" w14:textId="77777777" w:rsidR="00C50114" w:rsidRDefault="00000000">
            <w:pPr>
              <w:pStyle w:val="G3"/>
              <w:jc w:val="right"/>
            </w:pPr>
            <w:r>
              <w:rPr>
                <w:sz w:val="20"/>
                <w:szCs w:val="20"/>
              </w:rPr>
              <w:t>-</w:t>
            </w:r>
          </w:p>
        </w:tc>
        <w:tc>
          <w:tcPr>
            <w:tcW w:w="945" w:type="pct"/>
            <w:tcBorders>
              <w:tl2br w:val="nil"/>
              <w:tr2bl w:val="nil"/>
            </w:tcBorders>
            <w:vAlign w:val="center"/>
          </w:tcPr>
          <w:p w14:paraId="2D0561FD" w14:textId="77777777" w:rsidR="00C50114" w:rsidRDefault="00000000">
            <w:pPr>
              <w:pStyle w:val="G3"/>
              <w:jc w:val="right"/>
            </w:pPr>
            <w:r>
              <w:rPr>
                <w:sz w:val="20"/>
                <w:szCs w:val="20"/>
              </w:rPr>
              <w:t>-</w:t>
            </w:r>
          </w:p>
        </w:tc>
      </w:tr>
      <w:tr w:rsidR="00C50114" w14:paraId="14596D90" w14:textId="77777777">
        <w:trPr>
          <w:trHeight w:val="398"/>
          <w:jc w:val="center"/>
        </w:trPr>
        <w:tc>
          <w:tcPr>
            <w:tcW w:w="2143" w:type="pct"/>
            <w:tcBorders>
              <w:tl2br w:val="nil"/>
              <w:tr2bl w:val="nil"/>
            </w:tcBorders>
            <w:vAlign w:val="center"/>
          </w:tcPr>
          <w:p w14:paraId="32354788" w14:textId="77777777" w:rsidR="00C50114" w:rsidRDefault="00000000">
            <w:pPr>
              <w:pStyle w:val="G3"/>
            </w:pPr>
            <w:r>
              <w:rPr>
                <w:rFonts w:hint="eastAsia"/>
                <w:b/>
                <w:bCs/>
                <w:sz w:val="20"/>
                <w:szCs w:val="20"/>
              </w:rPr>
              <w:t>五、现金及现金等价物净增加额</w:t>
            </w:r>
          </w:p>
        </w:tc>
        <w:tc>
          <w:tcPr>
            <w:tcW w:w="915" w:type="pct"/>
            <w:tcBorders>
              <w:tl2br w:val="nil"/>
              <w:tr2bl w:val="nil"/>
            </w:tcBorders>
            <w:vAlign w:val="center"/>
          </w:tcPr>
          <w:p w14:paraId="4106044C" w14:textId="77777777" w:rsidR="00C50114" w:rsidRDefault="00000000">
            <w:pPr>
              <w:pStyle w:val="G3"/>
              <w:jc w:val="right"/>
            </w:pPr>
            <w:r>
              <w:rPr>
                <w:b/>
                <w:bCs/>
                <w:sz w:val="20"/>
                <w:szCs w:val="20"/>
              </w:rPr>
              <w:t>1,214,213.67</w:t>
            </w:r>
          </w:p>
        </w:tc>
        <w:tc>
          <w:tcPr>
            <w:tcW w:w="997" w:type="pct"/>
            <w:tcBorders>
              <w:tl2br w:val="nil"/>
              <w:tr2bl w:val="nil"/>
            </w:tcBorders>
            <w:vAlign w:val="center"/>
          </w:tcPr>
          <w:p w14:paraId="1EDFB3EC" w14:textId="77777777" w:rsidR="00C50114" w:rsidRDefault="00000000">
            <w:pPr>
              <w:pStyle w:val="G3"/>
              <w:spacing w:before="120" w:after="120"/>
              <w:jc w:val="right"/>
            </w:pPr>
            <w:r>
              <w:rPr>
                <w:b/>
                <w:bCs/>
                <w:sz w:val="20"/>
                <w:szCs w:val="20"/>
              </w:rPr>
              <w:t>-17,545,446.38</w:t>
            </w:r>
          </w:p>
        </w:tc>
        <w:tc>
          <w:tcPr>
            <w:tcW w:w="945" w:type="pct"/>
            <w:tcBorders>
              <w:tl2br w:val="nil"/>
              <w:tr2bl w:val="nil"/>
            </w:tcBorders>
            <w:vAlign w:val="center"/>
          </w:tcPr>
          <w:p w14:paraId="0706362F" w14:textId="77777777" w:rsidR="00C50114" w:rsidRDefault="00000000">
            <w:pPr>
              <w:pStyle w:val="G3"/>
              <w:spacing w:before="120" w:after="120"/>
              <w:jc w:val="right"/>
            </w:pPr>
            <w:r>
              <w:rPr>
                <w:b/>
                <w:bCs/>
                <w:sz w:val="20"/>
                <w:szCs w:val="20"/>
              </w:rPr>
              <w:t>17,440,203.66</w:t>
            </w:r>
          </w:p>
        </w:tc>
      </w:tr>
      <w:tr w:rsidR="00C50114" w14:paraId="3B91834D" w14:textId="77777777">
        <w:trPr>
          <w:trHeight w:val="398"/>
          <w:jc w:val="center"/>
        </w:trPr>
        <w:tc>
          <w:tcPr>
            <w:tcW w:w="2143" w:type="pct"/>
            <w:tcBorders>
              <w:tl2br w:val="nil"/>
              <w:tr2bl w:val="nil"/>
            </w:tcBorders>
            <w:vAlign w:val="center"/>
          </w:tcPr>
          <w:p w14:paraId="45CCE18A" w14:textId="77777777" w:rsidR="00C50114" w:rsidRDefault="00000000">
            <w:pPr>
              <w:pStyle w:val="G3"/>
              <w:rPr>
                <w:b/>
                <w:bCs/>
                <w:sz w:val="20"/>
                <w:szCs w:val="20"/>
              </w:rPr>
            </w:pPr>
            <w:r>
              <w:rPr>
                <w:rFonts w:hint="eastAsia"/>
                <w:b/>
                <w:bCs/>
                <w:sz w:val="20"/>
                <w:szCs w:val="20"/>
              </w:rPr>
              <w:t>加：期初现金及现金等价物余额</w:t>
            </w:r>
          </w:p>
        </w:tc>
        <w:tc>
          <w:tcPr>
            <w:tcW w:w="915" w:type="pct"/>
            <w:tcBorders>
              <w:tl2br w:val="nil"/>
              <w:tr2bl w:val="nil"/>
            </w:tcBorders>
            <w:vAlign w:val="center"/>
          </w:tcPr>
          <w:p w14:paraId="5FF535C3" w14:textId="77777777" w:rsidR="00C50114" w:rsidRDefault="00000000">
            <w:pPr>
              <w:pStyle w:val="G3"/>
              <w:jc w:val="right"/>
              <w:rPr>
                <w:b/>
                <w:bCs/>
                <w:sz w:val="20"/>
                <w:szCs w:val="20"/>
              </w:rPr>
            </w:pPr>
            <w:r>
              <w:rPr>
                <w:b/>
                <w:bCs/>
                <w:sz w:val="20"/>
                <w:szCs w:val="20"/>
              </w:rPr>
              <w:t>1,614,979.58</w:t>
            </w:r>
          </w:p>
        </w:tc>
        <w:tc>
          <w:tcPr>
            <w:tcW w:w="997" w:type="pct"/>
            <w:tcBorders>
              <w:tl2br w:val="nil"/>
              <w:tr2bl w:val="nil"/>
            </w:tcBorders>
            <w:vAlign w:val="center"/>
          </w:tcPr>
          <w:p w14:paraId="5D1C5061" w14:textId="77777777" w:rsidR="00C50114" w:rsidRDefault="00000000">
            <w:pPr>
              <w:pStyle w:val="G3"/>
              <w:spacing w:before="120" w:after="120"/>
              <w:jc w:val="right"/>
              <w:rPr>
                <w:b/>
                <w:bCs/>
                <w:sz w:val="20"/>
                <w:szCs w:val="20"/>
              </w:rPr>
            </w:pPr>
            <w:r>
              <w:rPr>
                <w:b/>
                <w:bCs/>
                <w:sz w:val="20"/>
                <w:szCs w:val="20"/>
              </w:rPr>
              <w:t>19,160,417.09</w:t>
            </w:r>
          </w:p>
        </w:tc>
        <w:tc>
          <w:tcPr>
            <w:tcW w:w="945" w:type="pct"/>
            <w:tcBorders>
              <w:tl2br w:val="nil"/>
              <w:tr2bl w:val="nil"/>
            </w:tcBorders>
            <w:vAlign w:val="center"/>
          </w:tcPr>
          <w:p w14:paraId="22449193" w14:textId="77777777" w:rsidR="00C50114" w:rsidRDefault="00000000">
            <w:pPr>
              <w:pStyle w:val="G3"/>
              <w:spacing w:before="120" w:after="120"/>
              <w:jc w:val="right"/>
              <w:rPr>
                <w:b/>
                <w:bCs/>
                <w:sz w:val="20"/>
                <w:szCs w:val="20"/>
              </w:rPr>
            </w:pPr>
            <w:r>
              <w:rPr>
                <w:b/>
                <w:bCs/>
                <w:sz w:val="20"/>
                <w:szCs w:val="20"/>
              </w:rPr>
              <w:t>1,601,412.94</w:t>
            </w:r>
          </w:p>
        </w:tc>
      </w:tr>
      <w:tr w:rsidR="00C50114" w14:paraId="09641B12" w14:textId="77777777">
        <w:trPr>
          <w:trHeight w:val="398"/>
          <w:jc w:val="center"/>
        </w:trPr>
        <w:tc>
          <w:tcPr>
            <w:tcW w:w="2143" w:type="pct"/>
            <w:tcBorders>
              <w:tl2br w:val="nil"/>
              <w:tr2bl w:val="nil"/>
            </w:tcBorders>
            <w:vAlign w:val="center"/>
          </w:tcPr>
          <w:p w14:paraId="58670513" w14:textId="77777777" w:rsidR="00C50114" w:rsidRDefault="00000000">
            <w:pPr>
              <w:pStyle w:val="G3"/>
              <w:rPr>
                <w:b/>
                <w:bCs/>
                <w:sz w:val="20"/>
                <w:szCs w:val="20"/>
              </w:rPr>
            </w:pPr>
            <w:r>
              <w:rPr>
                <w:rFonts w:hint="eastAsia"/>
                <w:b/>
                <w:bCs/>
                <w:sz w:val="20"/>
                <w:szCs w:val="20"/>
              </w:rPr>
              <w:t>六、期末现金及现金等价物余额</w:t>
            </w:r>
          </w:p>
        </w:tc>
        <w:tc>
          <w:tcPr>
            <w:tcW w:w="915" w:type="pct"/>
            <w:tcBorders>
              <w:tl2br w:val="nil"/>
              <w:tr2bl w:val="nil"/>
            </w:tcBorders>
            <w:vAlign w:val="center"/>
          </w:tcPr>
          <w:p w14:paraId="033A9D85" w14:textId="77777777" w:rsidR="00C50114" w:rsidRDefault="00000000">
            <w:pPr>
              <w:pStyle w:val="G3"/>
              <w:jc w:val="right"/>
              <w:rPr>
                <w:b/>
                <w:bCs/>
                <w:sz w:val="20"/>
                <w:szCs w:val="20"/>
              </w:rPr>
            </w:pPr>
            <w:r>
              <w:rPr>
                <w:b/>
                <w:bCs/>
                <w:sz w:val="20"/>
                <w:szCs w:val="20"/>
              </w:rPr>
              <w:t>2,829,193.25</w:t>
            </w:r>
          </w:p>
        </w:tc>
        <w:tc>
          <w:tcPr>
            <w:tcW w:w="997" w:type="pct"/>
            <w:tcBorders>
              <w:tl2br w:val="nil"/>
              <w:tr2bl w:val="nil"/>
            </w:tcBorders>
            <w:vAlign w:val="center"/>
          </w:tcPr>
          <w:p w14:paraId="7AB9B534" w14:textId="77777777" w:rsidR="00C50114" w:rsidRDefault="00000000">
            <w:pPr>
              <w:pStyle w:val="G3"/>
              <w:spacing w:before="120" w:after="120"/>
              <w:jc w:val="right"/>
              <w:rPr>
                <w:b/>
                <w:bCs/>
                <w:sz w:val="20"/>
                <w:szCs w:val="20"/>
              </w:rPr>
            </w:pPr>
            <w:r>
              <w:rPr>
                <w:b/>
                <w:bCs/>
                <w:sz w:val="20"/>
                <w:szCs w:val="20"/>
              </w:rPr>
              <w:t>1,614,970.71</w:t>
            </w:r>
          </w:p>
        </w:tc>
        <w:tc>
          <w:tcPr>
            <w:tcW w:w="945" w:type="pct"/>
            <w:tcBorders>
              <w:tl2br w:val="nil"/>
              <w:tr2bl w:val="nil"/>
            </w:tcBorders>
            <w:vAlign w:val="center"/>
          </w:tcPr>
          <w:p w14:paraId="41698D72" w14:textId="77777777" w:rsidR="00C50114" w:rsidRDefault="00000000">
            <w:pPr>
              <w:pStyle w:val="G3"/>
              <w:spacing w:before="120" w:after="120"/>
              <w:jc w:val="right"/>
              <w:rPr>
                <w:b/>
                <w:bCs/>
                <w:sz w:val="20"/>
                <w:szCs w:val="20"/>
              </w:rPr>
            </w:pPr>
            <w:r>
              <w:rPr>
                <w:b/>
                <w:bCs/>
                <w:sz w:val="20"/>
                <w:szCs w:val="20"/>
              </w:rPr>
              <w:t>19,041,616.60</w:t>
            </w:r>
          </w:p>
        </w:tc>
      </w:tr>
    </w:tbl>
    <w:p w14:paraId="606F2E0B" w14:textId="77777777" w:rsidR="00C50114" w:rsidRDefault="00000000">
      <w:pPr>
        <w:pStyle w:val="G"/>
        <w:spacing w:beforeLines="0" w:before="0" w:afterLines="0" w:after="0" w:line="240" w:lineRule="auto"/>
        <w:ind w:firstLineChars="0" w:firstLine="0"/>
        <w:jc w:val="both"/>
        <w:rPr>
          <w:sz w:val="21"/>
          <w:szCs w:val="21"/>
        </w:rPr>
      </w:pPr>
      <w:r>
        <w:rPr>
          <w:rFonts w:hint="eastAsia"/>
          <w:sz w:val="21"/>
          <w:szCs w:val="21"/>
        </w:rPr>
        <w:t>注：</w:t>
      </w:r>
      <w:r>
        <w:rPr>
          <w:rFonts w:hint="eastAsia"/>
          <w:sz w:val="21"/>
          <w:szCs w:val="21"/>
        </w:rPr>
        <w:t>2022</w:t>
      </w:r>
      <w:r>
        <w:rPr>
          <w:rFonts w:hint="eastAsia"/>
          <w:sz w:val="21"/>
          <w:szCs w:val="21"/>
        </w:rPr>
        <w:t>年、</w:t>
      </w:r>
      <w:r>
        <w:rPr>
          <w:rFonts w:hint="eastAsia"/>
          <w:sz w:val="21"/>
          <w:szCs w:val="21"/>
        </w:rPr>
        <w:t>2023</w:t>
      </w:r>
      <w:r>
        <w:rPr>
          <w:rFonts w:hint="eastAsia"/>
          <w:sz w:val="21"/>
          <w:szCs w:val="21"/>
        </w:rPr>
        <w:t>年财务数据未经审计。</w:t>
      </w:r>
    </w:p>
    <w:p w14:paraId="24465827" w14:textId="77777777" w:rsidR="00C50114" w:rsidRDefault="00000000">
      <w:pPr>
        <w:pStyle w:val="G"/>
        <w:spacing w:before="156" w:after="156"/>
        <w:ind w:firstLine="480"/>
        <w:jc w:val="both"/>
      </w:pPr>
      <w:r>
        <w:br w:type="page"/>
      </w:r>
    </w:p>
    <w:p w14:paraId="39B0A92F" w14:textId="77777777" w:rsidR="00C50114" w:rsidRDefault="00000000">
      <w:pPr>
        <w:pStyle w:val="G2"/>
        <w:spacing w:before="312" w:after="312"/>
      </w:pPr>
      <w:bookmarkStart w:id="406" w:name="_Toc9248"/>
      <w:bookmarkStart w:id="407" w:name="_Toc20797"/>
      <w:r>
        <w:rPr>
          <w:rFonts w:hint="eastAsia"/>
        </w:rPr>
        <w:lastRenderedPageBreak/>
        <w:t>第十一节</w:t>
      </w:r>
      <w:r>
        <w:t xml:space="preserve"> </w:t>
      </w:r>
      <w:r>
        <w:rPr>
          <w:rFonts w:hint="eastAsia"/>
        </w:rPr>
        <w:t>其他重大事项</w:t>
      </w:r>
      <w:bookmarkEnd w:id="403"/>
      <w:bookmarkEnd w:id="406"/>
      <w:bookmarkEnd w:id="407"/>
    </w:p>
    <w:p w14:paraId="495741D2" w14:textId="77777777" w:rsidR="00C50114" w:rsidRDefault="00000000">
      <w:pPr>
        <w:pStyle w:val="G"/>
        <w:spacing w:before="156" w:after="156"/>
        <w:ind w:firstLine="480"/>
        <w:jc w:val="both"/>
      </w:pPr>
      <w:r>
        <w:rPr>
          <w:rFonts w:hint="eastAsia"/>
        </w:rPr>
        <w:t>一、截至本报告书签署日，收购人及一致行动人已按照有关规定对本次收购的有关信息作了如实披露，不存在根据法律及相关规定收购人及一致行动人应当披露而未披露的其他重大信息。</w:t>
      </w:r>
    </w:p>
    <w:p w14:paraId="3384F5A6" w14:textId="77777777" w:rsidR="00C50114" w:rsidRDefault="00000000">
      <w:pPr>
        <w:pStyle w:val="G"/>
        <w:spacing w:before="156" w:after="156"/>
        <w:ind w:firstLine="480"/>
        <w:jc w:val="both"/>
      </w:pPr>
      <w:r>
        <w:rPr>
          <w:rFonts w:hint="eastAsia"/>
        </w:rPr>
        <w:t>二、收购人及一致行动人不存在《收购办法》第六条规定的情形，并能够按照《收购办法》第五十条的规定提供相关文件。</w:t>
      </w:r>
    </w:p>
    <w:p w14:paraId="0ED0AB69" w14:textId="77777777" w:rsidR="00C50114" w:rsidRDefault="00000000">
      <w:pPr>
        <w:pStyle w:val="G"/>
        <w:spacing w:before="156" w:after="156"/>
        <w:ind w:firstLine="480"/>
        <w:jc w:val="both"/>
      </w:pPr>
      <w:r>
        <w:rPr>
          <w:rFonts w:hint="eastAsia"/>
        </w:rPr>
        <w:t>三、收购人及一致行动人承诺本报告书不存在虚假记载、误导性陈述或重大遗漏，并对其真实性、准确性、完整性承担法律责任。</w:t>
      </w:r>
    </w:p>
    <w:p w14:paraId="764CA745" w14:textId="77777777" w:rsidR="00C50114" w:rsidRDefault="00000000">
      <w:pPr>
        <w:pStyle w:val="G2"/>
        <w:spacing w:before="312" w:after="312"/>
      </w:pPr>
      <w:bookmarkStart w:id="408" w:name="_Toc46376195"/>
      <w:r>
        <w:lastRenderedPageBreak/>
        <w:tab/>
      </w:r>
      <w:r>
        <w:tab/>
      </w:r>
      <w:bookmarkStart w:id="409" w:name="_Toc28298"/>
      <w:bookmarkStart w:id="410" w:name="_Toc23226"/>
      <w:r>
        <w:rPr>
          <w:rFonts w:hint="eastAsia"/>
        </w:rPr>
        <w:t>第十二节</w:t>
      </w:r>
      <w:r>
        <w:t xml:space="preserve"> </w:t>
      </w:r>
      <w:r>
        <w:rPr>
          <w:rFonts w:hint="eastAsia"/>
        </w:rPr>
        <w:t>备查文件</w:t>
      </w:r>
      <w:bookmarkEnd w:id="408"/>
      <w:bookmarkEnd w:id="409"/>
      <w:bookmarkEnd w:id="410"/>
    </w:p>
    <w:p w14:paraId="75B9F0E2" w14:textId="77777777" w:rsidR="00C50114" w:rsidRDefault="00000000">
      <w:pPr>
        <w:pStyle w:val="G4"/>
        <w:spacing w:before="234" w:after="234"/>
      </w:pPr>
      <w:bookmarkStart w:id="411" w:name="_Toc23189"/>
      <w:bookmarkStart w:id="412" w:name="_Toc17838"/>
      <w:bookmarkStart w:id="413" w:name="_Toc22645"/>
      <w:bookmarkStart w:id="414" w:name="_Toc25367"/>
      <w:bookmarkStart w:id="415" w:name="_Toc9983"/>
      <w:bookmarkStart w:id="416" w:name="_Toc46376196"/>
      <w:bookmarkStart w:id="417" w:name="_Toc11440"/>
      <w:bookmarkStart w:id="418" w:name="_Toc28470"/>
      <w:bookmarkStart w:id="419" w:name="_Toc46436204"/>
      <w:bookmarkStart w:id="420" w:name="_Toc13564"/>
      <w:bookmarkStart w:id="421" w:name="_Toc15068"/>
      <w:bookmarkStart w:id="422" w:name="_Toc12318"/>
      <w:r>
        <w:rPr>
          <w:rFonts w:hint="eastAsia"/>
        </w:rPr>
        <w:t>一、备查文件</w:t>
      </w:r>
      <w:bookmarkEnd w:id="411"/>
      <w:bookmarkEnd w:id="412"/>
      <w:bookmarkEnd w:id="413"/>
      <w:bookmarkEnd w:id="414"/>
      <w:bookmarkEnd w:id="415"/>
      <w:bookmarkEnd w:id="416"/>
      <w:bookmarkEnd w:id="417"/>
      <w:bookmarkEnd w:id="418"/>
      <w:bookmarkEnd w:id="419"/>
      <w:bookmarkEnd w:id="420"/>
      <w:bookmarkEnd w:id="421"/>
      <w:bookmarkEnd w:id="422"/>
    </w:p>
    <w:p w14:paraId="795B00D0" w14:textId="77777777" w:rsidR="00C50114" w:rsidRDefault="00000000">
      <w:pPr>
        <w:pStyle w:val="G"/>
        <w:spacing w:before="156" w:after="156"/>
        <w:ind w:firstLine="480"/>
        <w:jc w:val="both"/>
      </w:pPr>
      <w:bookmarkStart w:id="423" w:name="_Toc46376197"/>
      <w:bookmarkStart w:id="424" w:name="_Toc46436205"/>
      <w:bookmarkStart w:id="425" w:name="_Toc22865"/>
      <w:bookmarkStart w:id="426" w:name="_Toc23782"/>
      <w:bookmarkStart w:id="427" w:name="_Toc13994"/>
      <w:bookmarkStart w:id="428" w:name="_Toc32112"/>
      <w:bookmarkStart w:id="429" w:name="_Toc9610"/>
      <w:bookmarkStart w:id="430" w:name="_Toc12571"/>
      <w:bookmarkStart w:id="431" w:name="_Toc1303"/>
      <w:r>
        <w:rPr>
          <w:rFonts w:hint="eastAsia"/>
        </w:rPr>
        <w:t>1</w:t>
      </w:r>
      <w:r>
        <w:rPr>
          <w:rFonts w:hint="eastAsia"/>
        </w:rPr>
        <w:t>、收购人及一致行动人的工商营业执照；</w:t>
      </w:r>
    </w:p>
    <w:p w14:paraId="333B2F5D" w14:textId="77777777" w:rsidR="00C50114" w:rsidRDefault="00000000">
      <w:pPr>
        <w:pStyle w:val="G"/>
        <w:spacing w:before="156" w:after="156"/>
        <w:ind w:firstLine="480"/>
        <w:jc w:val="both"/>
      </w:pPr>
      <w:r>
        <w:rPr>
          <w:rFonts w:hint="eastAsia"/>
        </w:rPr>
        <w:t>2</w:t>
      </w:r>
      <w:r>
        <w:rPr>
          <w:rFonts w:hint="eastAsia"/>
        </w:rPr>
        <w:t>、收购人及一致行动人的董事、监事、高级管理人员（或者主要负责人）的名单及身份证明；</w:t>
      </w:r>
    </w:p>
    <w:p w14:paraId="0094C9BF" w14:textId="77777777" w:rsidR="00C50114" w:rsidRDefault="00000000">
      <w:pPr>
        <w:pStyle w:val="G"/>
        <w:spacing w:before="156" w:after="156"/>
        <w:ind w:firstLine="480"/>
        <w:jc w:val="both"/>
      </w:pPr>
      <w:r>
        <w:rPr>
          <w:rFonts w:hint="eastAsia"/>
        </w:rPr>
        <w:t>3</w:t>
      </w:r>
      <w:r>
        <w:rPr>
          <w:rFonts w:hint="eastAsia"/>
        </w:rPr>
        <w:t>、收购人关于本次收购的相关决定；</w:t>
      </w:r>
    </w:p>
    <w:p w14:paraId="670C5863" w14:textId="77777777" w:rsidR="00C50114" w:rsidRDefault="00000000">
      <w:pPr>
        <w:pStyle w:val="G"/>
        <w:spacing w:before="156" w:after="156"/>
        <w:ind w:firstLine="480"/>
        <w:jc w:val="both"/>
      </w:pPr>
      <w:r>
        <w:rPr>
          <w:rFonts w:hint="eastAsia"/>
        </w:rPr>
        <w:t>4</w:t>
      </w:r>
      <w:r>
        <w:rPr>
          <w:rFonts w:hint="eastAsia"/>
        </w:rPr>
        <w:t>、与本次收购有关的法律文件；</w:t>
      </w:r>
    </w:p>
    <w:p w14:paraId="5FA7AA0D" w14:textId="77777777" w:rsidR="00C50114" w:rsidRDefault="00000000">
      <w:pPr>
        <w:pStyle w:val="G"/>
        <w:spacing w:before="156" w:after="156"/>
        <w:ind w:firstLine="480"/>
        <w:jc w:val="both"/>
      </w:pPr>
      <w:r>
        <w:rPr>
          <w:rFonts w:hint="eastAsia"/>
        </w:rPr>
        <w:t>5</w:t>
      </w:r>
      <w:r>
        <w:rPr>
          <w:rFonts w:hint="eastAsia"/>
        </w:rPr>
        <w:t>、收购人关于本次收购资金来源的声明；</w:t>
      </w:r>
    </w:p>
    <w:p w14:paraId="3E33A318" w14:textId="77777777" w:rsidR="00C50114" w:rsidRDefault="00000000">
      <w:pPr>
        <w:pStyle w:val="G"/>
        <w:spacing w:before="156" w:after="156"/>
        <w:ind w:firstLine="480"/>
        <w:jc w:val="both"/>
      </w:pPr>
      <w:r>
        <w:rPr>
          <w:rFonts w:hint="eastAsia"/>
        </w:rPr>
        <w:t>6</w:t>
      </w:r>
      <w:r>
        <w:rPr>
          <w:rFonts w:hint="eastAsia"/>
        </w:rPr>
        <w:t>、收购人及一致行动人与上市公司之间的重大交易情况说明；</w:t>
      </w:r>
    </w:p>
    <w:p w14:paraId="5E04988C" w14:textId="77777777" w:rsidR="00C50114" w:rsidRDefault="00000000">
      <w:pPr>
        <w:pStyle w:val="G"/>
        <w:spacing w:before="156" w:after="156"/>
        <w:ind w:firstLine="480"/>
        <w:jc w:val="both"/>
      </w:pPr>
      <w:r>
        <w:rPr>
          <w:rFonts w:hint="eastAsia"/>
        </w:rPr>
        <w:t>7</w:t>
      </w:r>
      <w:r>
        <w:rPr>
          <w:rFonts w:hint="eastAsia"/>
        </w:rPr>
        <w:t>、收购人及一致行动人关于控股股东、实际控制人最近两年未发生变化的说明；</w:t>
      </w:r>
    </w:p>
    <w:p w14:paraId="715D21FA" w14:textId="77777777" w:rsidR="00C50114" w:rsidRDefault="00000000">
      <w:pPr>
        <w:pStyle w:val="G"/>
        <w:spacing w:before="156" w:after="156"/>
        <w:ind w:firstLine="480"/>
        <w:jc w:val="both"/>
      </w:pPr>
      <w:r>
        <w:rPr>
          <w:rFonts w:hint="eastAsia"/>
        </w:rPr>
        <w:t>8</w:t>
      </w:r>
      <w:r>
        <w:rPr>
          <w:rFonts w:hint="eastAsia"/>
        </w:rPr>
        <w:t>、收购人及一致行动人及其董事、监事、高级管理人员（或者主要负责人）以及上述人员的直系亲属的名单和相关人员在本次收购之日起前</w:t>
      </w:r>
      <w:r>
        <w:rPr>
          <w:rFonts w:hint="eastAsia"/>
        </w:rPr>
        <w:t>6</w:t>
      </w:r>
      <w:r>
        <w:rPr>
          <w:rFonts w:hint="eastAsia"/>
        </w:rPr>
        <w:t>个月内买卖上市公司股票的情况说明；</w:t>
      </w:r>
    </w:p>
    <w:p w14:paraId="1CED5BF9" w14:textId="77777777" w:rsidR="00C50114" w:rsidRDefault="00000000">
      <w:pPr>
        <w:pStyle w:val="G"/>
        <w:spacing w:before="156" w:after="156"/>
        <w:ind w:firstLine="480"/>
        <w:jc w:val="both"/>
      </w:pPr>
      <w:r>
        <w:rPr>
          <w:rFonts w:hint="eastAsia"/>
        </w:rPr>
        <w:t>9</w:t>
      </w:r>
      <w:r>
        <w:rPr>
          <w:rFonts w:hint="eastAsia"/>
        </w:rPr>
        <w:t>、本次交易的专业机构及相关人员在事实发生之日起前</w:t>
      </w:r>
      <w:r>
        <w:rPr>
          <w:rFonts w:hint="eastAsia"/>
        </w:rPr>
        <w:t>6</w:t>
      </w:r>
      <w:r>
        <w:rPr>
          <w:rFonts w:hint="eastAsia"/>
        </w:rPr>
        <w:t>个月内买卖上市公司股票的情况说明；</w:t>
      </w:r>
    </w:p>
    <w:p w14:paraId="58EE255D" w14:textId="77777777" w:rsidR="00C50114" w:rsidRDefault="00000000">
      <w:pPr>
        <w:pStyle w:val="G"/>
        <w:spacing w:before="156" w:after="156"/>
        <w:ind w:firstLine="480"/>
        <w:jc w:val="both"/>
      </w:pPr>
      <w:r>
        <w:rPr>
          <w:rFonts w:hint="eastAsia"/>
        </w:rPr>
        <w:t>10</w:t>
      </w:r>
      <w:r>
        <w:rPr>
          <w:rFonts w:hint="eastAsia"/>
        </w:rPr>
        <w:t>、收购人及一致行动人出具的承诺函；</w:t>
      </w:r>
    </w:p>
    <w:p w14:paraId="431C4CAF" w14:textId="77777777" w:rsidR="00C50114" w:rsidRDefault="00000000">
      <w:pPr>
        <w:pStyle w:val="G"/>
        <w:spacing w:before="156" w:after="156"/>
        <w:ind w:firstLine="480"/>
        <w:jc w:val="both"/>
      </w:pPr>
      <w:r>
        <w:t>1</w:t>
      </w:r>
      <w:r>
        <w:rPr>
          <w:rFonts w:hint="eastAsia"/>
        </w:rPr>
        <w:t>1</w:t>
      </w:r>
      <w:r>
        <w:rPr>
          <w:rFonts w:hint="eastAsia"/>
        </w:rPr>
        <w:t>、收购人及一致行动人关于不存在《收购办法》第六条规定情形及符合《收购办法》第五十条规定的说明；</w:t>
      </w:r>
    </w:p>
    <w:p w14:paraId="2FB69EA1" w14:textId="77777777" w:rsidR="00C50114" w:rsidRDefault="00000000">
      <w:pPr>
        <w:pStyle w:val="G"/>
        <w:spacing w:before="156" w:after="156"/>
        <w:ind w:firstLine="480"/>
        <w:jc w:val="both"/>
      </w:pPr>
      <w:r>
        <w:rPr>
          <w:rFonts w:hint="eastAsia"/>
        </w:rPr>
        <w:t>12</w:t>
      </w:r>
      <w:r>
        <w:rPr>
          <w:rFonts w:hint="eastAsia"/>
        </w:rPr>
        <w:t>、收购人及一致行动人的财务资料；</w:t>
      </w:r>
    </w:p>
    <w:p w14:paraId="0BF06427" w14:textId="77777777" w:rsidR="00C50114" w:rsidRDefault="00000000">
      <w:pPr>
        <w:pStyle w:val="G"/>
        <w:spacing w:before="156" w:after="156"/>
        <w:ind w:firstLine="480"/>
        <w:jc w:val="both"/>
      </w:pPr>
      <w:r>
        <w:rPr>
          <w:rFonts w:hint="eastAsia"/>
        </w:rPr>
        <w:t>13</w:t>
      </w:r>
      <w:r>
        <w:rPr>
          <w:rFonts w:hint="eastAsia"/>
        </w:rPr>
        <w:t>、财务顾问意见；</w:t>
      </w:r>
    </w:p>
    <w:p w14:paraId="203EE198" w14:textId="77777777" w:rsidR="00C50114" w:rsidRDefault="00000000">
      <w:pPr>
        <w:pStyle w:val="G"/>
        <w:spacing w:before="156" w:after="156"/>
        <w:ind w:firstLine="480"/>
        <w:jc w:val="both"/>
      </w:pPr>
      <w:r>
        <w:rPr>
          <w:rFonts w:hint="eastAsia"/>
        </w:rPr>
        <w:t>14</w:t>
      </w:r>
      <w:r>
        <w:rPr>
          <w:rFonts w:hint="eastAsia"/>
        </w:rPr>
        <w:t>、法律意见书；</w:t>
      </w:r>
    </w:p>
    <w:p w14:paraId="27614B41" w14:textId="77777777" w:rsidR="00C50114" w:rsidRDefault="00000000">
      <w:pPr>
        <w:pStyle w:val="G"/>
        <w:spacing w:before="156" w:after="156"/>
        <w:ind w:firstLine="480"/>
        <w:jc w:val="both"/>
      </w:pPr>
      <w:r>
        <w:lastRenderedPageBreak/>
        <w:t>1</w:t>
      </w:r>
      <w:r>
        <w:rPr>
          <w:rFonts w:hint="eastAsia"/>
        </w:rPr>
        <w:t>5</w:t>
      </w:r>
      <w:r>
        <w:rPr>
          <w:rFonts w:hint="eastAsia"/>
        </w:rPr>
        <w:t>、中国证监会及深圳证券交易所要求的其他材料。</w:t>
      </w:r>
    </w:p>
    <w:p w14:paraId="5A90B795" w14:textId="77777777" w:rsidR="00C50114" w:rsidRDefault="00000000">
      <w:pPr>
        <w:pStyle w:val="G4"/>
        <w:spacing w:before="234" w:after="234"/>
      </w:pPr>
      <w:bookmarkStart w:id="432" w:name="_Toc15088"/>
      <w:bookmarkStart w:id="433" w:name="_Toc31563"/>
      <w:bookmarkStart w:id="434" w:name="_Toc9845"/>
      <w:r>
        <w:rPr>
          <w:rFonts w:hint="eastAsia"/>
        </w:rPr>
        <w:t>二、备置地点</w:t>
      </w:r>
      <w:bookmarkEnd w:id="423"/>
      <w:bookmarkEnd w:id="424"/>
      <w:bookmarkEnd w:id="425"/>
      <w:bookmarkEnd w:id="426"/>
      <w:bookmarkEnd w:id="427"/>
      <w:bookmarkEnd w:id="428"/>
      <w:bookmarkEnd w:id="429"/>
      <w:bookmarkEnd w:id="430"/>
      <w:bookmarkEnd w:id="431"/>
      <w:bookmarkEnd w:id="432"/>
      <w:bookmarkEnd w:id="433"/>
      <w:bookmarkEnd w:id="434"/>
    </w:p>
    <w:p w14:paraId="7CDFA717" w14:textId="77777777" w:rsidR="00C50114" w:rsidRDefault="00000000">
      <w:pPr>
        <w:pStyle w:val="G"/>
        <w:spacing w:before="156" w:after="156"/>
        <w:ind w:firstLine="480"/>
        <w:jc w:val="both"/>
      </w:pPr>
      <w:r>
        <w:rPr>
          <w:rFonts w:hint="eastAsia"/>
        </w:rPr>
        <w:t>本报告书及上述备查文件备置于上市公司办公处，以备查阅。</w:t>
      </w:r>
    </w:p>
    <w:p w14:paraId="2B1A2700" w14:textId="77777777" w:rsidR="00C50114" w:rsidRDefault="00000000">
      <w:pPr>
        <w:spacing w:beforeLines="0" w:before="0" w:after="156" w:line="240" w:lineRule="auto"/>
      </w:pPr>
      <w:r>
        <w:rPr>
          <w:bCs/>
        </w:rPr>
        <w:br w:type="page"/>
      </w:r>
      <w:bookmarkStart w:id="435" w:name="_Toc47346311"/>
      <w:bookmarkStart w:id="436" w:name="_Toc4959"/>
      <w:bookmarkStart w:id="437" w:name="_Toc47385712"/>
      <w:bookmarkStart w:id="438" w:name="_Toc46436196"/>
      <w:bookmarkStart w:id="439" w:name="_Toc46376191"/>
    </w:p>
    <w:p w14:paraId="2556F867" w14:textId="77777777" w:rsidR="00C50114" w:rsidRDefault="00C50114">
      <w:pPr>
        <w:pStyle w:val="G"/>
        <w:spacing w:before="156" w:after="156"/>
        <w:ind w:firstLineChars="0" w:firstLine="0"/>
        <w:sectPr w:rsidR="00C50114">
          <w:footerReference w:type="default" r:id="rId37"/>
          <w:pgSz w:w="11906" w:h="16838"/>
          <w:pgMar w:top="1440" w:right="1800" w:bottom="1440" w:left="1800" w:header="851" w:footer="992" w:gutter="0"/>
          <w:pgNumType w:start="1"/>
          <w:cols w:space="425"/>
          <w:docGrid w:type="lines" w:linePitch="312"/>
        </w:sectPr>
      </w:pPr>
    </w:p>
    <w:p w14:paraId="14845340" w14:textId="77777777" w:rsidR="00C50114" w:rsidRDefault="00000000">
      <w:pPr>
        <w:pStyle w:val="G2"/>
        <w:spacing w:before="312" w:after="312"/>
      </w:pPr>
      <w:bookmarkStart w:id="440" w:name="_Toc11823"/>
      <w:bookmarkStart w:id="441" w:name="_Toc18235"/>
      <w:bookmarkStart w:id="442" w:name="_Toc13746"/>
      <w:bookmarkStart w:id="443" w:name="_Toc1975"/>
      <w:bookmarkStart w:id="444" w:name="_Toc13116"/>
      <w:bookmarkStart w:id="445" w:name="_Toc20165"/>
      <w:bookmarkStart w:id="446" w:name="_Toc6317"/>
      <w:bookmarkStart w:id="447" w:name="_Toc27818"/>
      <w:r>
        <w:rPr>
          <w:rFonts w:hint="eastAsia"/>
        </w:rPr>
        <w:lastRenderedPageBreak/>
        <w:t>收购人声明</w:t>
      </w:r>
      <w:bookmarkEnd w:id="435"/>
      <w:bookmarkEnd w:id="436"/>
      <w:bookmarkEnd w:id="437"/>
      <w:bookmarkEnd w:id="438"/>
      <w:bookmarkEnd w:id="439"/>
      <w:bookmarkEnd w:id="440"/>
      <w:bookmarkEnd w:id="441"/>
      <w:bookmarkEnd w:id="442"/>
      <w:bookmarkEnd w:id="443"/>
      <w:bookmarkEnd w:id="444"/>
      <w:bookmarkEnd w:id="445"/>
      <w:bookmarkEnd w:id="446"/>
      <w:bookmarkEnd w:id="447"/>
    </w:p>
    <w:p w14:paraId="337A6AD5" w14:textId="77777777" w:rsidR="00C50114" w:rsidRDefault="00000000">
      <w:pPr>
        <w:pStyle w:val="G"/>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7A614A23" w14:textId="77777777" w:rsidR="00C50114" w:rsidRDefault="00C50114">
      <w:pPr>
        <w:pStyle w:val="G"/>
        <w:spacing w:before="156" w:after="156"/>
        <w:ind w:firstLine="480"/>
      </w:pPr>
    </w:p>
    <w:p w14:paraId="01661BFA" w14:textId="77777777" w:rsidR="00C50114" w:rsidRDefault="00C50114">
      <w:pPr>
        <w:pStyle w:val="G"/>
        <w:spacing w:before="156" w:after="156"/>
        <w:ind w:firstLine="480"/>
      </w:pPr>
    </w:p>
    <w:p w14:paraId="454BF1A7" w14:textId="77777777" w:rsidR="00C50114" w:rsidRDefault="00C50114">
      <w:pPr>
        <w:pStyle w:val="G"/>
        <w:spacing w:before="156" w:after="156"/>
        <w:ind w:firstLine="480"/>
      </w:pPr>
    </w:p>
    <w:p w14:paraId="0D82777A" w14:textId="77777777" w:rsidR="00C50114" w:rsidRDefault="00C50114">
      <w:pPr>
        <w:pStyle w:val="G"/>
        <w:spacing w:before="156" w:after="156"/>
        <w:ind w:firstLine="480"/>
      </w:pPr>
    </w:p>
    <w:p w14:paraId="612E4029" w14:textId="77777777" w:rsidR="00C50114" w:rsidRDefault="00000000">
      <w:pPr>
        <w:pStyle w:val="G"/>
        <w:spacing w:before="156" w:after="156"/>
        <w:ind w:firstLineChars="0" w:firstLine="0"/>
        <w:jc w:val="right"/>
      </w:pPr>
      <w:r>
        <w:rPr>
          <w:rFonts w:hint="eastAsia"/>
        </w:rPr>
        <w:t>收购人：合肥鼎耘科技产业发展合伙企业（有限合伙）</w:t>
      </w:r>
    </w:p>
    <w:p w14:paraId="4660519E" w14:textId="77777777" w:rsidR="00C50114" w:rsidRDefault="00C50114">
      <w:pPr>
        <w:pStyle w:val="G"/>
        <w:spacing w:before="156" w:after="156"/>
        <w:ind w:firstLine="480"/>
        <w:jc w:val="right"/>
      </w:pPr>
    </w:p>
    <w:p w14:paraId="7827E360" w14:textId="77777777" w:rsidR="00C50114" w:rsidRDefault="00C50114">
      <w:pPr>
        <w:pStyle w:val="G"/>
        <w:spacing w:before="156" w:after="156"/>
        <w:ind w:firstLine="480"/>
        <w:jc w:val="right"/>
      </w:pPr>
    </w:p>
    <w:p w14:paraId="2D4AD6EF" w14:textId="77777777" w:rsidR="00C50114"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2B244872" w14:textId="77777777" w:rsidR="00C50114" w:rsidRDefault="00C50114">
      <w:pPr>
        <w:pStyle w:val="G"/>
        <w:spacing w:before="156" w:after="156"/>
        <w:ind w:firstLine="480"/>
        <w:jc w:val="right"/>
      </w:pPr>
    </w:p>
    <w:p w14:paraId="29FC0B0B" w14:textId="77777777" w:rsidR="00C50114" w:rsidRDefault="00C50114">
      <w:pPr>
        <w:pStyle w:val="G"/>
        <w:spacing w:before="156" w:after="156"/>
        <w:ind w:firstLine="480"/>
        <w:jc w:val="center"/>
      </w:pPr>
    </w:p>
    <w:p w14:paraId="45405F5E" w14:textId="77777777" w:rsidR="00C50114"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51975FBB" w14:textId="77777777" w:rsidR="00C50114" w:rsidRDefault="00000000">
      <w:pPr>
        <w:pStyle w:val="G"/>
        <w:spacing w:before="156" w:after="156"/>
        <w:ind w:firstLine="480"/>
        <w:jc w:val="center"/>
      </w:pPr>
      <w:r>
        <w:rPr>
          <w:rFonts w:hint="eastAsia"/>
        </w:rPr>
        <w:t xml:space="preserve">                                     </w:t>
      </w:r>
      <w:r>
        <w:rPr>
          <w:rFonts w:hint="eastAsia"/>
        </w:rPr>
        <w:t>李辉</w:t>
      </w:r>
    </w:p>
    <w:p w14:paraId="374066D2" w14:textId="77777777" w:rsidR="00C50114" w:rsidRDefault="00C50114">
      <w:pPr>
        <w:pStyle w:val="G"/>
        <w:spacing w:before="156" w:after="156"/>
        <w:ind w:firstLine="480"/>
      </w:pPr>
    </w:p>
    <w:p w14:paraId="3CB5509E" w14:textId="77777777" w:rsidR="00C50114"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12E29E6F" w14:textId="77777777" w:rsidR="00C50114" w:rsidRDefault="00000000">
      <w:pPr>
        <w:spacing w:before="156" w:after="156"/>
      </w:pPr>
      <w:r>
        <w:rPr>
          <w:rFonts w:hint="eastAsia"/>
        </w:rPr>
        <w:br w:type="page"/>
      </w:r>
    </w:p>
    <w:p w14:paraId="1AE4C46B" w14:textId="77777777" w:rsidR="00C50114" w:rsidRDefault="00000000">
      <w:pPr>
        <w:pStyle w:val="G2"/>
        <w:spacing w:before="312" w:after="312"/>
      </w:pPr>
      <w:bookmarkStart w:id="448" w:name="_Toc18198"/>
      <w:bookmarkStart w:id="449" w:name="_Toc10649"/>
      <w:r>
        <w:rPr>
          <w:rFonts w:hint="eastAsia"/>
        </w:rPr>
        <w:lastRenderedPageBreak/>
        <w:t>一致行动人声明</w:t>
      </w:r>
      <w:bookmarkEnd w:id="448"/>
      <w:bookmarkEnd w:id="449"/>
    </w:p>
    <w:p w14:paraId="55500A45" w14:textId="77777777" w:rsidR="00C50114" w:rsidRDefault="00000000">
      <w:pPr>
        <w:pStyle w:val="G"/>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7AA6EB41" w14:textId="77777777" w:rsidR="00C50114" w:rsidRDefault="00C50114">
      <w:pPr>
        <w:pStyle w:val="G"/>
        <w:spacing w:before="156" w:after="156"/>
        <w:ind w:firstLine="480"/>
      </w:pPr>
    </w:p>
    <w:p w14:paraId="709C15EB" w14:textId="77777777" w:rsidR="00C50114" w:rsidRDefault="00C50114">
      <w:pPr>
        <w:pStyle w:val="G"/>
        <w:spacing w:before="156" w:after="156"/>
        <w:ind w:firstLine="480"/>
      </w:pPr>
    </w:p>
    <w:p w14:paraId="2F01DB92" w14:textId="77777777" w:rsidR="00C50114" w:rsidRDefault="00C50114">
      <w:pPr>
        <w:pStyle w:val="G"/>
        <w:spacing w:before="156" w:after="156"/>
        <w:ind w:firstLine="480"/>
      </w:pPr>
    </w:p>
    <w:p w14:paraId="75514BF9" w14:textId="77777777" w:rsidR="00C50114" w:rsidRDefault="00C50114">
      <w:pPr>
        <w:pStyle w:val="G"/>
        <w:spacing w:before="156" w:after="156"/>
        <w:ind w:firstLine="480"/>
      </w:pPr>
    </w:p>
    <w:p w14:paraId="4ADC8ACA" w14:textId="77777777" w:rsidR="00C50114" w:rsidRDefault="00C50114">
      <w:pPr>
        <w:pStyle w:val="G"/>
        <w:spacing w:before="156" w:after="156"/>
        <w:ind w:firstLine="480"/>
      </w:pPr>
    </w:p>
    <w:p w14:paraId="09C5407A" w14:textId="77777777" w:rsidR="00C50114" w:rsidRDefault="00000000">
      <w:pPr>
        <w:pStyle w:val="G"/>
        <w:spacing w:before="156" w:after="156"/>
        <w:ind w:firstLineChars="0" w:firstLine="0"/>
        <w:jc w:val="right"/>
      </w:pPr>
      <w:r>
        <w:rPr>
          <w:rFonts w:hint="eastAsia"/>
        </w:rPr>
        <w:t>一致行动人：北京鼎耘科技发展有限公司</w:t>
      </w:r>
    </w:p>
    <w:p w14:paraId="6F473AAB" w14:textId="77777777" w:rsidR="00C50114" w:rsidRDefault="00C50114">
      <w:pPr>
        <w:pStyle w:val="G"/>
        <w:spacing w:before="156" w:after="156"/>
        <w:ind w:firstLine="480"/>
        <w:jc w:val="center"/>
      </w:pPr>
    </w:p>
    <w:p w14:paraId="1AA2B4B9" w14:textId="77777777" w:rsidR="00C50114" w:rsidRDefault="00000000">
      <w:pPr>
        <w:pStyle w:val="G"/>
        <w:spacing w:before="156" w:after="156"/>
        <w:ind w:firstLineChars="1800" w:firstLine="4320"/>
        <w:jc w:val="both"/>
      </w:pPr>
      <w:r>
        <w:rPr>
          <w:rFonts w:hint="eastAsia"/>
        </w:rPr>
        <w:t>法定代表人：</w:t>
      </w:r>
      <w:r>
        <w:rPr>
          <w:rFonts w:hint="eastAsia"/>
          <w:u w:val="single"/>
        </w:rPr>
        <w:t xml:space="preserve">                    </w:t>
      </w:r>
      <w:r>
        <w:rPr>
          <w:rFonts w:hint="eastAsia"/>
        </w:rPr>
        <w:t xml:space="preserve">    </w:t>
      </w:r>
    </w:p>
    <w:p w14:paraId="6EFBE7C2" w14:textId="77777777" w:rsidR="00C50114" w:rsidRDefault="00000000">
      <w:pPr>
        <w:pStyle w:val="G"/>
        <w:spacing w:before="156" w:after="156"/>
        <w:ind w:firstLine="480"/>
        <w:jc w:val="center"/>
      </w:pPr>
      <w:r>
        <w:rPr>
          <w:rFonts w:hint="eastAsia"/>
        </w:rPr>
        <w:t xml:space="preserve">                                          </w:t>
      </w:r>
      <w:r>
        <w:rPr>
          <w:rFonts w:hint="eastAsia"/>
        </w:rPr>
        <w:t>李红星</w:t>
      </w:r>
    </w:p>
    <w:p w14:paraId="50F6F36A" w14:textId="77777777" w:rsidR="00C50114" w:rsidRDefault="00C50114">
      <w:pPr>
        <w:pStyle w:val="G"/>
        <w:spacing w:before="156" w:after="156"/>
        <w:ind w:firstLine="480"/>
      </w:pPr>
    </w:p>
    <w:p w14:paraId="2CE4FF9A" w14:textId="77777777" w:rsidR="00C50114"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682E8578" w14:textId="77777777" w:rsidR="00C50114" w:rsidRDefault="00C50114">
      <w:pPr>
        <w:pStyle w:val="G"/>
        <w:spacing w:before="156" w:after="156"/>
        <w:ind w:firstLine="480"/>
        <w:jc w:val="right"/>
      </w:pPr>
    </w:p>
    <w:p w14:paraId="5BC33438" w14:textId="77777777" w:rsidR="00C50114" w:rsidRDefault="00C50114">
      <w:pPr>
        <w:pStyle w:val="G"/>
        <w:spacing w:before="156" w:after="156"/>
        <w:ind w:firstLine="480"/>
        <w:jc w:val="right"/>
      </w:pPr>
    </w:p>
    <w:p w14:paraId="6AB72A33" w14:textId="77777777" w:rsidR="00C50114" w:rsidRDefault="00C50114">
      <w:pPr>
        <w:pStyle w:val="G"/>
        <w:spacing w:before="156" w:after="156"/>
        <w:ind w:firstLine="480"/>
        <w:jc w:val="right"/>
      </w:pPr>
    </w:p>
    <w:p w14:paraId="0FDAC8E9" w14:textId="77777777" w:rsidR="00C50114" w:rsidRDefault="00000000">
      <w:pPr>
        <w:spacing w:beforeLines="0" w:before="0" w:after="156" w:line="240" w:lineRule="auto"/>
        <w:rPr>
          <w:bCs/>
        </w:rPr>
      </w:pPr>
      <w:r>
        <w:rPr>
          <w:bCs/>
        </w:rPr>
        <w:br w:type="page"/>
      </w:r>
    </w:p>
    <w:p w14:paraId="575A5913" w14:textId="77777777" w:rsidR="00C50114" w:rsidRDefault="00000000">
      <w:pPr>
        <w:pStyle w:val="G2"/>
        <w:spacing w:before="312" w:after="312"/>
      </w:pPr>
      <w:bookmarkStart w:id="450" w:name="_Toc14170"/>
      <w:bookmarkStart w:id="451" w:name="_Toc47346316"/>
      <w:bookmarkStart w:id="452" w:name="_Toc46436201"/>
      <w:bookmarkStart w:id="453" w:name="_Toc16704"/>
      <w:bookmarkStart w:id="454" w:name="_Toc46376193"/>
      <w:bookmarkStart w:id="455" w:name="_Toc47385717"/>
      <w:bookmarkStart w:id="456" w:name="_Toc17028"/>
      <w:bookmarkStart w:id="457" w:name="_Toc7363"/>
      <w:bookmarkStart w:id="458" w:name="_Toc1258"/>
      <w:bookmarkStart w:id="459" w:name="_Toc25351"/>
      <w:bookmarkStart w:id="460" w:name="_Toc22230"/>
      <w:bookmarkStart w:id="461" w:name="_Toc17063"/>
      <w:bookmarkStart w:id="462" w:name="_Toc30257"/>
      <w:r>
        <w:rPr>
          <w:rFonts w:hint="eastAsia"/>
        </w:rPr>
        <w:lastRenderedPageBreak/>
        <w:t>财务顾问声明</w:t>
      </w:r>
      <w:bookmarkEnd w:id="450"/>
      <w:bookmarkEnd w:id="451"/>
      <w:bookmarkEnd w:id="452"/>
      <w:bookmarkEnd w:id="453"/>
      <w:bookmarkEnd w:id="454"/>
      <w:bookmarkEnd w:id="455"/>
      <w:bookmarkEnd w:id="456"/>
      <w:bookmarkEnd w:id="457"/>
      <w:bookmarkEnd w:id="458"/>
      <w:bookmarkEnd w:id="459"/>
      <w:bookmarkEnd w:id="460"/>
      <w:bookmarkEnd w:id="461"/>
      <w:bookmarkEnd w:id="462"/>
    </w:p>
    <w:p w14:paraId="40182437" w14:textId="77777777" w:rsidR="00C50114" w:rsidRDefault="00000000">
      <w:pPr>
        <w:pStyle w:val="G"/>
        <w:spacing w:before="156" w:after="156"/>
        <w:ind w:firstLine="480"/>
        <w:jc w:val="both"/>
      </w:pPr>
      <w:r>
        <w:rPr>
          <w:rFonts w:hint="eastAsia"/>
        </w:rPr>
        <w:t>本人及本人所代表的机构已履行勤勉尽责义务，对收购报告书的内容已进行核查和验证，未发现虚假记载、误导性陈述或者重大遗漏，并对此承担相应的责任。</w:t>
      </w:r>
    </w:p>
    <w:p w14:paraId="7932248C" w14:textId="77777777" w:rsidR="00C50114" w:rsidRDefault="00C50114">
      <w:pPr>
        <w:pStyle w:val="G"/>
        <w:spacing w:before="156" w:after="156"/>
        <w:ind w:firstLine="480"/>
        <w:jc w:val="both"/>
      </w:pPr>
    </w:p>
    <w:tbl>
      <w:tblPr>
        <w:tblStyle w:val="TableGrid"/>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1614"/>
        <w:gridCol w:w="632"/>
        <w:gridCol w:w="1614"/>
        <w:gridCol w:w="616"/>
        <w:gridCol w:w="1645"/>
      </w:tblGrid>
      <w:tr w:rsidR="00C50114" w14:paraId="29095100" w14:textId="77777777">
        <w:trPr>
          <w:trHeight w:val="397"/>
          <w:jc w:val="center"/>
        </w:trPr>
        <w:tc>
          <w:tcPr>
            <w:tcW w:w="2241" w:type="dxa"/>
          </w:tcPr>
          <w:p w14:paraId="13B11582" w14:textId="77777777" w:rsidR="00C50114" w:rsidRDefault="00C50114">
            <w:pPr>
              <w:pStyle w:val="G"/>
              <w:spacing w:before="156" w:after="156"/>
              <w:ind w:firstLine="480"/>
              <w:jc w:val="both"/>
            </w:pPr>
          </w:p>
        </w:tc>
        <w:tc>
          <w:tcPr>
            <w:tcW w:w="1646" w:type="dxa"/>
          </w:tcPr>
          <w:p w14:paraId="0B92DF71" w14:textId="77777777" w:rsidR="00C50114" w:rsidRDefault="00C50114">
            <w:pPr>
              <w:pStyle w:val="G"/>
              <w:spacing w:before="156" w:after="156"/>
              <w:ind w:firstLine="480"/>
              <w:jc w:val="both"/>
            </w:pPr>
          </w:p>
        </w:tc>
        <w:tc>
          <w:tcPr>
            <w:tcW w:w="651" w:type="dxa"/>
          </w:tcPr>
          <w:p w14:paraId="1C92A2E8" w14:textId="77777777" w:rsidR="00C50114" w:rsidRDefault="00C50114">
            <w:pPr>
              <w:pStyle w:val="G"/>
              <w:spacing w:before="156" w:after="156"/>
              <w:ind w:firstLine="480"/>
              <w:jc w:val="both"/>
            </w:pPr>
          </w:p>
        </w:tc>
        <w:tc>
          <w:tcPr>
            <w:tcW w:w="1646" w:type="dxa"/>
          </w:tcPr>
          <w:p w14:paraId="4080623E" w14:textId="77777777" w:rsidR="00C50114" w:rsidRDefault="00C50114">
            <w:pPr>
              <w:pStyle w:val="G"/>
              <w:spacing w:before="156" w:after="156"/>
              <w:ind w:firstLine="480"/>
              <w:jc w:val="both"/>
            </w:pPr>
          </w:p>
        </w:tc>
        <w:tc>
          <w:tcPr>
            <w:tcW w:w="634" w:type="dxa"/>
            <w:tcBorders>
              <w:bottom w:val="nil"/>
            </w:tcBorders>
            <w:vAlign w:val="center"/>
          </w:tcPr>
          <w:p w14:paraId="1845B4B3" w14:textId="77777777" w:rsidR="00C50114" w:rsidRDefault="00C50114">
            <w:pPr>
              <w:pStyle w:val="G"/>
              <w:spacing w:before="156" w:after="156"/>
              <w:ind w:firstLine="480"/>
              <w:jc w:val="both"/>
            </w:pPr>
          </w:p>
        </w:tc>
        <w:tc>
          <w:tcPr>
            <w:tcW w:w="1701" w:type="dxa"/>
            <w:vAlign w:val="center"/>
          </w:tcPr>
          <w:p w14:paraId="4531F824" w14:textId="77777777" w:rsidR="00C50114" w:rsidRDefault="00C50114">
            <w:pPr>
              <w:pStyle w:val="G"/>
              <w:spacing w:before="156" w:after="156"/>
              <w:ind w:firstLine="480"/>
              <w:jc w:val="both"/>
            </w:pPr>
          </w:p>
        </w:tc>
      </w:tr>
      <w:tr w:rsidR="00C50114" w14:paraId="083076C3" w14:textId="77777777">
        <w:trPr>
          <w:trHeight w:val="397"/>
          <w:jc w:val="center"/>
        </w:trPr>
        <w:tc>
          <w:tcPr>
            <w:tcW w:w="2241" w:type="dxa"/>
          </w:tcPr>
          <w:p w14:paraId="65753142" w14:textId="77777777" w:rsidR="00C50114" w:rsidRDefault="00000000">
            <w:pPr>
              <w:pStyle w:val="G"/>
              <w:spacing w:before="156" w:after="156"/>
              <w:ind w:firstLineChars="0" w:firstLine="0"/>
              <w:jc w:val="both"/>
            </w:pPr>
            <w:r>
              <w:t>财务顾问主办人</w:t>
            </w:r>
            <w:r>
              <w:rPr>
                <w:rFonts w:hint="eastAsia"/>
              </w:rPr>
              <w:t>：</w:t>
            </w:r>
          </w:p>
        </w:tc>
        <w:tc>
          <w:tcPr>
            <w:tcW w:w="1646" w:type="dxa"/>
            <w:tcBorders>
              <w:bottom w:val="single" w:sz="4" w:space="0" w:color="auto"/>
            </w:tcBorders>
          </w:tcPr>
          <w:p w14:paraId="5BEF9D06" w14:textId="77777777" w:rsidR="00C50114" w:rsidRDefault="00C50114">
            <w:pPr>
              <w:pStyle w:val="G"/>
              <w:spacing w:before="156" w:after="156"/>
              <w:ind w:firstLine="480"/>
              <w:jc w:val="both"/>
            </w:pPr>
          </w:p>
        </w:tc>
        <w:tc>
          <w:tcPr>
            <w:tcW w:w="651" w:type="dxa"/>
          </w:tcPr>
          <w:p w14:paraId="1267C62D" w14:textId="77777777" w:rsidR="00C50114" w:rsidRDefault="00C50114">
            <w:pPr>
              <w:pStyle w:val="G"/>
              <w:spacing w:before="156" w:after="156"/>
              <w:ind w:firstLine="480"/>
              <w:jc w:val="both"/>
            </w:pPr>
          </w:p>
        </w:tc>
        <w:tc>
          <w:tcPr>
            <w:tcW w:w="1646" w:type="dxa"/>
            <w:tcBorders>
              <w:bottom w:val="single" w:sz="4" w:space="0" w:color="auto"/>
            </w:tcBorders>
          </w:tcPr>
          <w:p w14:paraId="322A5B67" w14:textId="77777777" w:rsidR="00C50114" w:rsidRDefault="00C50114">
            <w:pPr>
              <w:pStyle w:val="G"/>
              <w:spacing w:before="156" w:after="156"/>
              <w:ind w:firstLine="480"/>
              <w:jc w:val="both"/>
            </w:pPr>
          </w:p>
        </w:tc>
        <w:tc>
          <w:tcPr>
            <w:tcW w:w="634" w:type="dxa"/>
            <w:tcBorders>
              <w:top w:val="nil"/>
              <w:bottom w:val="nil"/>
            </w:tcBorders>
            <w:vAlign w:val="center"/>
          </w:tcPr>
          <w:p w14:paraId="1E015AF5" w14:textId="77777777" w:rsidR="00C50114" w:rsidRDefault="00C50114">
            <w:pPr>
              <w:pStyle w:val="G"/>
              <w:spacing w:before="156" w:after="156"/>
              <w:ind w:firstLine="480"/>
              <w:jc w:val="both"/>
            </w:pPr>
          </w:p>
        </w:tc>
        <w:tc>
          <w:tcPr>
            <w:tcW w:w="1701" w:type="dxa"/>
            <w:tcBorders>
              <w:bottom w:val="single" w:sz="4" w:space="0" w:color="auto"/>
            </w:tcBorders>
            <w:vAlign w:val="center"/>
          </w:tcPr>
          <w:p w14:paraId="350B28FE" w14:textId="77777777" w:rsidR="00C50114" w:rsidRDefault="00C50114">
            <w:pPr>
              <w:pStyle w:val="G"/>
              <w:spacing w:before="156" w:after="156"/>
              <w:ind w:firstLine="480"/>
              <w:jc w:val="both"/>
            </w:pPr>
          </w:p>
        </w:tc>
      </w:tr>
      <w:tr w:rsidR="00C50114" w14:paraId="5A6C5E17" w14:textId="77777777">
        <w:trPr>
          <w:trHeight w:val="397"/>
          <w:jc w:val="center"/>
        </w:trPr>
        <w:tc>
          <w:tcPr>
            <w:tcW w:w="2241" w:type="dxa"/>
          </w:tcPr>
          <w:p w14:paraId="4648CC30" w14:textId="77777777" w:rsidR="00C50114" w:rsidRDefault="00C50114">
            <w:pPr>
              <w:pStyle w:val="G"/>
              <w:spacing w:before="156" w:after="156"/>
              <w:ind w:firstLine="480"/>
              <w:jc w:val="both"/>
            </w:pPr>
          </w:p>
        </w:tc>
        <w:tc>
          <w:tcPr>
            <w:tcW w:w="1646" w:type="dxa"/>
            <w:tcBorders>
              <w:top w:val="single" w:sz="4" w:space="0" w:color="auto"/>
              <w:bottom w:val="nil"/>
            </w:tcBorders>
            <w:vAlign w:val="center"/>
          </w:tcPr>
          <w:p w14:paraId="71CE33DD" w14:textId="77777777" w:rsidR="00C50114" w:rsidRDefault="00000000">
            <w:pPr>
              <w:pStyle w:val="G"/>
              <w:spacing w:before="156" w:after="156"/>
              <w:ind w:firstLine="480"/>
              <w:jc w:val="both"/>
            </w:pPr>
            <w:r>
              <w:rPr>
                <w:rFonts w:hint="eastAsia"/>
              </w:rPr>
              <w:t>霍岩</w:t>
            </w:r>
          </w:p>
        </w:tc>
        <w:tc>
          <w:tcPr>
            <w:tcW w:w="651" w:type="dxa"/>
            <w:tcBorders>
              <w:bottom w:val="nil"/>
            </w:tcBorders>
          </w:tcPr>
          <w:p w14:paraId="0EA88ABE" w14:textId="77777777" w:rsidR="00C50114" w:rsidRDefault="00C50114">
            <w:pPr>
              <w:pStyle w:val="G"/>
              <w:spacing w:before="156" w:after="156"/>
              <w:ind w:firstLine="480"/>
              <w:jc w:val="both"/>
            </w:pPr>
          </w:p>
        </w:tc>
        <w:tc>
          <w:tcPr>
            <w:tcW w:w="1646" w:type="dxa"/>
            <w:tcBorders>
              <w:top w:val="single" w:sz="4" w:space="0" w:color="auto"/>
              <w:bottom w:val="nil"/>
            </w:tcBorders>
          </w:tcPr>
          <w:p w14:paraId="72DF4C40" w14:textId="77777777" w:rsidR="00C50114" w:rsidRDefault="00000000">
            <w:pPr>
              <w:pStyle w:val="G"/>
              <w:spacing w:before="156" w:after="156"/>
              <w:ind w:firstLine="480"/>
              <w:jc w:val="both"/>
            </w:pPr>
            <w:r>
              <w:rPr>
                <w:rFonts w:hint="eastAsia"/>
              </w:rPr>
              <w:t>潘蔚</w:t>
            </w:r>
          </w:p>
        </w:tc>
        <w:tc>
          <w:tcPr>
            <w:tcW w:w="634" w:type="dxa"/>
            <w:tcBorders>
              <w:top w:val="nil"/>
              <w:bottom w:val="nil"/>
            </w:tcBorders>
            <w:vAlign w:val="center"/>
          </w:tcPr>
          <w:p w14:paraId="7B7D1A0C" w14:textId="77777777" w:rsidR="00C50114" w:rsidRDefault="00C50114">
            <w:pPr>
              <w:pStyle w:val="G"/>
              <w:spacing w:before="156" w:after="156"/>
              <w:ind w:firstLine="480"/>
              <w:jc w:val="both"/>
            </w:pPr>
          </w:p>
        </w:tc>
        <w:tc>
          <w:tcPr>
            <w:tcW w:w="1701" w:type="dxa"/>
            <w:tcBorders>
              <w:top w:val="single" w:sz="4" w:space="0" w:color="auto"/>
              <w:bottom w:val="nil"/>
            </w:tcBorders>
            <w:vAlign w:val="center"/>
          </w:tcPr>
          <w:p w14:paraId="095D46A8" w14:textId="77777777" w:rsidR="00C50114" w:rsidRDefault="00000000">
            <w:pPr>
              <w:pStyle w:val="G"/>
              <w:spacing w:before="156" w:after="156"/>
              <w:ind w:firstLineChars="0" w:firstLine="0"/>
              <w:jc w:val="center"/>
            </w:pPr>
            <w:r>
              <w:rPr>
                <w:rFonts w:hint="eastAsia"/>
              </w:rPr>
              <w:t>靳红雅</w:t>
            </w:r>
          </w:p>
        </w:tc>
      </w:tr>
      <w:tr w:rsidR="00C50114" w14:paraId="6001BA54" w14:textId="77777777">
        <w:trPr>
          <w:trHeight w:val="397"/>
          <w:jc w:val="center"/>
        </w:trPr>
        <w:tc>
          <w:tcPr>
            <w:tcW w:w="2241" w:type="dxa"/>
          </w:tcPr>
          <w:p w14:paraId="0A628801" w14:textId="77777777" w:rsidR="00C50114" w:rsidRDefault="00000000">
            <w:pPr>
              <w:pStyle w:val="G"/>
              <w:spacing w:before="156" w:after="156"/>
              <w:ind w:firstLineChars="0" w:firstLine="0"/>
              <w:jc w:val="both"/>
            </w:pPr>
            <w:r>
              <w:t>财务顾问</w:t>
            </w:r>
            <w:r>
              <w:rPr>
                <w:rFonts w:hint="eastAsia"/>
              </w:rPr>
              <w:t>协办</w:t>
            </w:r>
            <w:r>
              <w:t>人</w:t>
            </w:r>
            <w:r>
              <w:rPr>
                <w:rFonts w:hint="eastAsia"/>
              </w:rPr>
              <w:t>：</w:t>
            </w:r>
          </w:p>
        </w:tc>
        <w:tc>
          <w:tcPr>
            <w:tcW w:w="1646" w:type="dxa"/>
            <w:tcBorders>
              <w:bottom w:val="single" w:sz="4" w:space="0" w:color="auto"/>
            </w:tcBorders>
          </w:tcPr>
          <w:p w14:paraId="01083435" w14:textId="77777777" w:rsidR="00C50114" w:rsidRDefault="00C50114">
            <w:pPr>
              <w:pStyle w:val="G"/>
              <w:spacing w:before="156" w:after="156"/>
              <w:ind w:firstLine="480"/>
              <w:jc w:val="both"/>
            </w:pPr>
          </w:p>
        </w:tc>
        <w:tc>
          <w:tcPr>
            <w:tcW w:w="651" w:type="dxa"/>
          </w:tcPr>
          <w:p w14:paraId="32C77E51" w14:textId="77777777" w:rsidR="00C50114" w:rsidRDefault="00C50114">
            <w:pPr>
              <w:pStyle w:val="G"/>
              <w:spacing w:before="156" w:after="156"/>
              <w:ind w:firstLine="480"/>
              <w:jc w:val="both"/>
            </w:pPr>
          </w:p>
        </w:tc>
        <w:tc>
          <w:tcPr>
            <w:tcW w:w="1646" w:type="dxa"/>
            <w:tcBorders>
              <w:bottom w:val="single" w:sz="4" w:space="0" w:color="auto"/>
            </w:tcBorders>
          </w:tcPr>
          <w:p w14:paraId="2A45B196" w14:textId="77777777" w:rsidR="00C50114" w:rsidRDefault="00C50114">
            <w:pPr>
              <w:pStyle w:val="G"/>
              <w:spacing w:before="156" w:after="156"/>
              <w:ind w:firstLine="480"/>
              <w:jc w:val="both"/>
            </w:pPr>
          </w:p>
        </w:tc>
        <w:tc>
          <w:tcPr>
            <w:tcW w:w="634" w:type="dxa"/>
            <w:tcBorders>
              <w:top w:val="nil"/>
              <w:bottom w:val="nil"/>
            </w:tcBorders>
            <w:vAlign w:val="center"/>
          </w:tcPr>
          <w:p w14:paraId="4EBA8366" w14:textId="77777777" w:rsidR="00C50114" w:rsidRDefault="00C50114">
            <w:pPr>
              <w:pStyle w:val="G"/>
              <w:spacing w:before="156" w:after="156"/>
              <w:ind w:firstLine="480"/>
              <w:jc w:val="both"/>
            </w:pPr>
          </w:p>
        </w:tc>
        <w:tc>
          <w:tcPr>
            <w:tcW w:w="1701" w:type="dxa"/>
            <w:tcBorders>
              <w:bottom w:val="nil"/>
            </w:tcBorders>
          </w:tcPr>
          <w:p w14:paraId="644FAF37" w14:textId="77777777" w:rsidR="00C50114" w:rsidRDefault="00C50114">
            <w:pPr>
              <w:pStyle w:val="G"/>
              <w:spacing w:before="156" w:after="156"/>
              <w:ind w:firstLine="480"/>
              <w:jc w:val="both"/>
            </w:pPr>
          </w:p>
        </w:tc>
      </w:tr>
      <w:tr w:rsidR="00C50114" w14:paraId="7A79B1A8" w14:textId="77777777">
        <w:trPr>
          <w:trHeight w:val="397"/>
          <w:jc w:val="center"/>
        </w:trPr>
        <w:tc>
          <w:tcPr>
            <w:tcW w:w="2241" w:type="dxa"/>
          </w:tcPr>
          <w:p w14:paraId="3D561131" w14:textId="77777777" w:rsidR="00C50114" w:rsidRDefault="00C50114">
            <w:pPr>
              <w:pStyle w:val="G"/>
              <w:spacing w:before="156" w:after="156"/>
              <w:ind w:firstLine="480"/>
              <w:jc w:val="both"/>
            </w:pPr>
          </w:p>
        </w:tc>
        <w:tc>
          <w:tcPr>
            <w:tcW w:w="1646" w:type="dxa"/>
            <w:tcBorders>
              <w:top w:val="nil"/>
            </w:tcBorders>
            <w:vAlign w:val="center"/>
          </w:tcPr>
          <w:p w14:paraId="29DE5520" w14:textId="77777777" w:rsidR="00C50114" w:rsidRDefault="00000000">
            <w:pPr>
              <w:pStyle w:val="G"/>
              <w:spacing w:before="156" w:after="156"/>
              <w:ind w:firstLineChars="0" w:firstLine="0"/>
              <w:jc w:val="center"/>
            </w:pPr>
            <w:r>
              <w:rPr>
                <w:rFonts w:hint="eastAsia"/>
              </w:rPr>
              <w:t>王一后</w:t>
            </w:r>
          </w:p>
        </w:tc>
        <w:tc>
          <w:tcPr>
            <w:tcW w:w="651" w:type="dxa"/>
            <w:tcBorders>
              <w:top w:val="nil"/>
            </w:tcBorders>
          </w:tcPr>
          <w:p w14:paraId="51747BAC" w14:textId="77777777" w:rsidR="00C50114" w:rsidRDefault="00C50114">
            <w:pPr>
              <w:pStyle w:val="G"/>
              <w:spacing w:before="156" w:after="156"/>
              <w:ind w:firstLine="480"/>
              <w:jc w:val="both"/>
            </w:pPr>
          </w:p>
        </w:tc>
        <w:tc>
          <w:tcPr>
            <w:tcW w:w="1646" w:type="dxa"/>
            <w:tcBorders>
              <w:top w:val="nil"/>
            </w:tcBorders>
          </w:tcPr>
          <w:p w14:paraId="7CB96786" w14:textId="77777777" w:rsidR="00C50114" w:rsidRDefault="00000000">
            <w:pPr>
              <w:pStyle w:val="G"/>
              <w:spacing w:before="156" w:after="156"/>
              <w:ind w:firstLineChars="0" w:firstLine="0"/>
              <w:jc w:val="center"/>
            </w:pPr>
            <w:r>
              <w:rPr>
                <w:rFonts w:hint="eastAsia"/>
              </w:rPr>
              <w:t>王红宁</w:t>
            </w:r>
          </w:p>
        </w:tc>
        <w:tc>
          <w:tcPr>
            <w:tcW w:w="634" w:type="dxa"/>
            <w:tcBorders>
              <w:top w:val="nil"/>
              <w:bottom w:val="nil"/>
            </w:tcBorders>
            <w:vAlign w:val="center"/>
          </w:tcPr>
          <w:p w14:paraId="6FC56B0D" w14:textId="77777777" w:rsidR="00C50114" w:rsidRDefault="00C50114">
            <w:pPr>
              <w:pStyle w:val="G"/>
              <w:spacing w:before="156" w:after="156"/>
              <w:ind w:firstLine="480"/>
              <w:jc w:val="both"/>
            </w:pPr>
          </w:p>
        </w:tc>
        <w:tc>
          <w:tcPr>
            <w:tcW w:w="1701" w:type="dxa"/>
            <w:tcBorders>
              <w:top w:val="nil"/>
            </w:tcBorders>
          </w:tcPr>
          <w:p w14:paraId="03A8B6CE" w14:textId="77777777" w:rsidR="00C50114" w:rsidRDefault="00C50114">
            <w:pPr>
              <w:pStyle w:val="G"/>
              <w:spacing w:before="156" w:after="156"/>
              <w:ind w:firstLineChars="0" w:firstLine="0"/>
              <w:jc w:val="center"/>
            </w:pPr>
          </w:p>
        </w:tc>
      </w:tr>
      <w:tr w:rsidR="00C50114" w14:paraId="326E7C96" w14:textId="77777777">
        <w:trPr>
          <w:trHeight w:val="397"/>
          <w:jc w:val="center"/>
        </w:trPr>
        <w:tc>
          <w:tcPr>
            <w:tcW w:w="2241" w:type="dxa"/>
          </w:tcPr>
          <w:p w14:paraId="29A17C68" w14:textId="77777777" w:rsidR="00C50114" w:rsidRDefault="00C50114">
            <w:pPr>
              <w:pStyle w:val="G"/>
              <w:spacing w:before="156" w:after="156"/>
              <w:ind w:firstLineChars="0" w:firstLine="0"/>
              <w:jc w:val="both"/>
            </w:pPr>
          </w:p>
        </w:tc>
        <w:tc>
          <w:tcPr>
            <w:tcW w:w="1646" w:type="dxa"/>
            <w:tcBorders>
              <w:bottom w:val="single" w:sz="4" w:space="0" w:color="000000"/>
            </w:tcBorders>
          </w:tcPr>
          <w:p w14:paraId="332E7DB8" w14:textId="77777777" w:rsidR="00C50114" w:rsidRDefault="00C50114">
            <w:pPr>
              <w:pStyle w:val="G"/>
              <w:spacing w:before="156" w:after="156"/>
              <w:ind w:firstLine="480"/>
              <w:jc w:val="both"/>
            </w:pPr>
          </w:p>
        </w:tc>
        <w:tc>
          <w:tcPr>
            <w:tcW w:w="651" w:type="dxa"/>
          </w:tcPr>
          <w:p w14:paraId="1999D0D1" w14:textId="77777777" w:rsidR="00C50114" w:rsidRDefault="00C50114">
            <w:pPr>
              <w:pStyle w:val="G"/>
              <w:spacing w:before="156" w:after="156"/>
              <w:ind w:firstLine="480"/>
              <w:jc w:val="both"/>
            </w:pPr>
          </w:p>
        </w:tc>
        <w:tc>
          <w:tcPr>
            <w:tcW w:w="1646" w:type="dxa"/>
            <w:tcBorders>
              <w:bottom w:val="single" w:sz="4" w:space="0" w:color="000000"/>
            </w:tcBorders>
          </w:tcPr>
          <w:p w14:paraId="3CEC94A7" w14:textId="77777777" w:rsidR="00C50114" w:rsidRDefault="00C50114">
            <w:pPr>
              <w:pStyle w:val="G"/>
              <w:spacing w:before="156" w:after="156"/>
              <w:ind w:firstLine="480"/>
              <w:jc w:val="both"/>
            </w:pPr>
          </w:p>
        </w:tc>
        <w:tc>
          <w:tcPr>
            <w:tcW w:w="634" w:type="dxa"/>
            <w:tcBorders>
              <w:top w:val="nil"/>
              <w:bottom w:val="nil"/>
            </w:tcBorders>
            <w:vAlign w:val="center"/>
          </w:tcPr>
          <w:p w14:paraId="5B0FA362" w14:textId="77777777" w:rsidR="00C50114" w:rsidRDefault="00C50114">
            <w:pPr>
              <w:pStyle w:val="G"/>
              <w:spacing w:before="156" w:after="156"/>
              <w:ind w:firstLine="480"/>
              <w:jc w:val="both"/>
            </w:pPr>
          </w:p>
        </w:tc>
        <w:tc>
          <w:tcPr>
            <w:tcW w:w="1701" w:type="dxa"/>
            <w:vAlign w:val="center"/>
          </w:tcPr>
          <w:p w14:paraId="01FBC2D8" w14:textId="77777777" w:rsidR="00C50114" w:rsidRDefault="00C50114">
            <w:pPr>
              <w:pStyle w:val="G"/>
              <w:spacing w:before="156" w:after="156"/>
              <w:ind w:firstLine="480"/>
              <w:jc w:val="both"/>
            </w:pPr>
          </w:p>
        </w:tc>
      </w:tr>
      <w:tr w:rsidR="00C50114" w14:paraId="0C46194D" w14:textId="77777777">
        <w:trPr>
          <w:trHeight w:val="397"/>
          <w:jc w:val="center"/>
        </w:trPr>
        <w:tc>
          <w:tcPr>
            <w:tcW w:w="2241" w:type="dxa"/>
          </w:tcPr>
          <w:p w14:paraId="53AE4F19" w14:textId="77777777" w:rsidR="00C50114" w:rsidRDefault="00C50114">
            <w:pPr>
              <w:pStyle w:val="G"/>
              <w:spacing w:before="156" w:after="156"/>
              <w:ind w:firstLineChars="0" w:firstLine="0"/>
              <w:jc w:val="both"/>
            </w:pPr>
          </w:p>
        </w:tc>
        <w:tc>
          <w:tcPr>
            <w:tcW w:w="1646" w:type="dxa"/>
            <w:tcBorders>
              <w:top w:val="single" w:sz="4" w:space="0" w:color="000000"/>
              <w:bottom w:val="nil"/>
            </w:tcBorders>
          </w:tcPr>
          <w:p w14:paraId="611D634C" w14:textId="77777777" w:rsidR="00C50114" w:rsidRDefault="00000000">
            <w:pPr>
              <w:pStyle w:val="G"/>
              <w:spacing w:before="156" w:after="156"/>
              <w:ind w:firstLineChars="100" w:firstLine="240"/>
              <w:jc w:val="both"/>
            </w:pPr>
            <w:r>
              <w:rPr>
                <w:rFonts w:hint="eastAsia"/>
              </w:rPr>
              <w:t>王越溪</w:t>
            </w:r>
          </w:p>
        </w:tc>
        <w:tc>
          <w:tcPr>
            <w:tcW w:w="651" w:type="dxa"/>
          </w:tcPr>
          <w:p w14:paraId="3F77460F" w14:textId="77777777" w:rsidR="00C50114" w:rsidRDefault="00C50114">
            <w:pPr>
              <w:pStyle w:val="G"/>
              <w:spacing w:before="156" w:after="156"/>
              <w:ind w:firstLine="480"/>
              <w:jc w:val="both"/>
            </w:pPr>
          </w:p>
        </w:tc>
        <w:tc>
          <w:tcPr>
            <w:tcW w:w="1646" w:type="dxa"/>
            <w:tcBorders>
              <w:top w:val="single" w:sz="4" w:space="0" w:color="000000"/>
            </w:tcBorders>
          </w:tcPr>
          <w:p w14:paraId="5DC7730E" w14:textId="77777777" w:rsidR="00C50114" w:rsidRDefault="00000000">
            <w:pPr>
              <w:pStyle w:val="G"/>
              <w:spacing w:before="156" w:after="156"/>
              <w:ind w:firstLineChars="0" w:firstLine="0"/>
              <w:jc w:val="center"/>
            </w:pPr>
            <w:r>
              <w:rPr>
                <w:rFonts w:hint="eastAsia"/>
              </w:rPr>
              <w:t>关昊天</w:t>
            </w:r>
          </w:p>
        </w:tc>
        <w:tc>
          <w:tcPr>
            <w:tcW w:w="634" w:type="dxa"/>
            <w:tcBorders>
              <w:top w:val="nil"/>
              <w:bottom w:val="nil"/>
            </w:tcBorders>
            <w:vAlign w:val="center"/>
          </w:tcPr>
          <w:p w14:paraId="4795D679" w14:textId="77777777" w:rsidR="00C50114" w:rsidRDefault="00C50114">
            <w:pPr>
              <w:pStyle w:val="G"/>
              <w:spacing w:before="156" w:after="156"/>
              <w:ind w:firstLine="480"/>
              <w:jc w:val="both"/>
            </w:pPr>
          </w:p>
        </w:tc>
        <w:tc>
          <w:tcPr>
            <w:tcW w:w="1701" w:type="dxa"/>
            <w:vAlign w:val="center"/>
          </w:tcPr>
          <w:p w14:paraId="5A51B97F" w14:textId="77777777" w:rsidR="00C50114" w:rsidRDefault="00C50114">
            <w:pPr>
              <w:pStyle w:val="G"/>
              <w:spacing w:before="156" w:after="156"/>
              <w:ind w:firstLine="480"/>
              <w:jc w:val="both"/>
            </w:pPr>
          </w:p>
        </w:tc>
      </w:tr>
      <w:tr w:rsidR="00C50114" w14:paraId="6DF26546" w14:textId="77777777">
        <w:trPr>
          <w:trHeight w:val="397"/>
          <w:jc w:val="center"/>
        </w:trPr>
        <w:tc>
          <w:tcPr>
            <w:tcW w:w="2241" w:type="dxa"/>
          </w:tcPr>
          <w:p w14:paraId="7845627B" w14:textId="77777777" w:rsidR="00C50114" w:rsidRDefault="00000000">
            <w:pPr>
              <w:pStyle w:val="G"/>
              <w:spacing w:before="156" w:after="156"/>
              <w:ind w:firstLineChars="0" w:firstLine="0"/>
              <w:jc w:val="both"/>
            </w:pPr>
            <w:r>
              <w:rPr>
                <w:rFonts w:hint="eastAsia"/>
              </w:rPr>
              <w:t>法定代表人</w:t>
            </w:r>
          </w:p>
          <w:p w14:paraId="18DFFBC7" w14:textId="77777777" w:rsidR="00C50114" w:rsidRDefault="00000000">
            <w:pPr>
              <w:pStyle w:val="G"/>
              <w:spacing w:before="156" w:after="156"/>
              <w:ind w:firstLineChars="0" w:firstLine="0"/>
              <w:jc w:val="both"/>
            </w:pPr>
            <w:r>
              <w:rPr>
                <w:rFonts w:hint="eastAsia"/>
              </w:rPr>
              <w:t>（或授权代表）：</w:t>
            </w:r>
          </w:p>
        </w:tc>
        <w:tc>
          <w:tcPr>
            <w:tcW w:w="1646" w:type="dxa"/>
            <w:tcBorders>
              <w:top w:val="nil"/>
              <w:bottom w:val="single" w:sz="4" w:space="0" w:color="000000"/>
            </w:tcBorders>
          </w:tcPr>
          <w:p w14:paraId="63CAB4C4" w14:textId="77777777" w:rsidR="00C50114" w:rsidRDefault="00C50114">
            <w:pPr>
              <w:pStyle w:val="G"/>
              <w:spacing w:before="156" w:after="156"/>
              <w:ind w:firstLine="480"/>
              <w:jc w:val="both"/>
            </w:pPr>
          </w:p>
        </w:tc>
        <w:tc>
          <w:tcPr>
            <w:tcW w:w="651" w:type="dxa"/>
          </w:tcPr>
          <w:p w14:paraId="7285BB3C" w14:textId="77777777" w:rsidR="00C50114" w:rsidRDefault="00C50114">
            <w:pPr>
              <w:pStyle w:val="G"/>
              <w:spacing w:before="156" w:after="156"/>
              <w:ind w:firstLine="480"/>
              <w:jc w:val="both"/>
            </w:pPr>
          </w:p>
        </w:tc>
        <w:tc>
          <w:tcPr>
            <w:tcW w:w="1646" w:type="dxa"/>
          </w:tcPr>
          <w:p w14:paraId="0F6CEC8E" w14:textId="77777777" w:rsidR="00C50114" w:rsidRDefault="00C50114">
            <w:pPr>
              <w:pStyle w:val="G"/>
              <w:spacing w:before="156" w:after="156"/>
              <w:ind w:firstLine="480"/>
              <w:jc w:val="both"/>
            </w:pPr>
          </w:p>
        </w:tc>
        <w:tc>
          <w:tcPr>
            <w:tcW w:w="634" w:type="dxa"/>
            <w:tcBorders>
              <w:top w:val="nil"/>
              <w:bottom w:val="nil"/>
            </w:tcBorders>
            <w:vAlign w:val="center"/>
          </w:tcPr>
          <w:p w14:paraId="60BBAB85" w14:textId="77777777" w:rsidR="00C50114" w:rsidRDefault="00C50114">
            <w:pPr>
              <w:pStyle w:val="G"/>
              <w:spacing w:before="156" w:after="156"/>
              <w:ind w:firstLine="480"/>
              <w:jc w:val="both"/>
            </w:pPr>
          </w:p>
        </w:tc>
        <w:tc>
          <w:tcPr>
            <w:tcW w:w="1701" w:type="dxa"/>
            <w:vAlign w:val="center"/>
          </w:tcPr>
          <w:p w14:paraId="1AB00667" w14:textId="77777777" w:rsidR="00C50114" w:rsidRDefault="00C50114">
            <w:pPr>
              <w:pStyle w:val="G"/>
              <w:spacing w:before="156" w:after="156"/>
              <w:ind w:firstLine="480"/>
              <w:jc w:val="both"/>
            </w:pPr>
          </w:p>
        </w:tc>
      </w:tr>
      <w:tr w:rsidR="00C50114" w14:paraId="05EF3647" w14:textId="77777777">
        <w:trPr>
          <w:trHeight w:val="397"/>
          <w:jc w:val="center"/>
        </w:trPr>
        <w:tc>
          <w:tcPr>
            <w:tcW w:w="2241" w:type="dxa"/>
          </w:tcPr>
          <w:p w14:paraId="07240FB1" w14:textId="77777777" w:rsidR="00C50114" w:rsidRDefault="00C50114">
            <w:pPr>
              <w:pStyle w:val="G"/>
              <w:spacing w:before="156" w:after="156"/>
              <w:ind w:firstLine="480"/>
              <w:jc w:val="both"/>
            </w:pPr>
          </w:p>
        </w:tc>
        <w:tc>
          <w:tcPr>
            <w:tcW w:w="1646" w:type="dxa"/>
            <w:tcBorders>
              <w:top w:val="single" w:sz="4" w:space="0" w:color="000000"/>
            </w:tcBorders>
            <w:vAlign w:val="center"/>
          </w:tcPr>
          <w:p w14:paraId="0D7AA3F0" w14:textId="77777777" w:rsidR="00C50114" w:rsidRDefault="00000000">
            <w:pPr>
              <w:pStyle w:val="G"/>
              <w:spacing w:before="156" w:after="156"/>
              <w:ind w:firstLineChars="0" w:firstLine="0"/>
              <w:jc w:val="center"/>
            </w:pPr>
            <w:r>
              <w:rPr>
                <w:rFonts w:hint="eastAsia"/>
              </w:rPr>
              <w:t>王晟</w:t>
            </w:r>
          </w:p>
        </w:tc>
        <w:tc>
          <w:tcPr>
            <w:tcW w:w="651" w:type="dxa"/>
          </w:tcPr>
          <w:p w14:paraId="34EFEF3A" w14:textId="77777777" w:rsidR="00C50114" w:rsidRDefault="00C50114">
            <w:pPr>
              <w:pStyle w:val="G"/>
              <w:spacing w:before="156" w:after="156"/>
              <w:ind w:firstLine="480"/>
              <w:jc w:val="both"/>
            </w:pPr>
          </w:p>
        </w:tc>
        <w:tc>
          <w:tcPr>
            <w:tcW w:w="1646" w:type="dxa"/>
          </w:tcPr>
          <w:p w14:paraId="73B95105" w14:textId="77777777" w:rsidR="00C50114" w:rsidRDefault="00C50114">
            <w:pPr>
              <w:pStyle w:val="G"/>
              <w:spacing w:before="156" w:after="156"/>
              <w:ind w:firstLine="480"/>
              <w:jc w:val="both"/>
            </w:pPr>
          </w:p>
        </w:tc>
        <w:tc>
          <w:tcPr>
            <w:tcW w:w="634" w:type="dxa"/>
            <w:tcBorders>
              <w:top w:val="nil"/>
            </w:tcBorders>
            <w:vAlign w:val="center"/>
          </w:tcPr>
          <w:p w14:paraId="27661B90" w14:textId="77777777" w:rsidR="00C50114" w:rsidRDefault="00C50114">
            <w:pPr>
              <w:pStyle w:val="G"/>
              <w:spacing w:before="156" w:after="156"/>
              <w:ind w:firstLine="480"/>
              <w:jc w:val="both"/>
            </w:pPr>
          </w:p>
        </w:tc>
        <w:tc>
          <w:tcPr>
            <w:tcW w:w="1701" w:type="dxa"/>
            <w:vAlign w:val="center"/>
          </w:tcPr>
          <w:p w14:paraId="133C28A0" w14:textId="77777777" w:rsidR="00C50114" w:rsidRDefault="00C50114">
            <w:pPr>
              <w:pStyle w:val="G"/>
              <w:spacing w:before="156" w:after="156"/>
              <w:ind w:firstLine="480"/>
              <w:jc w:val="both"/>
            </w:pPr>
          </w:p>
        </w:tc>
      </w:tr>
    </w:tbl>
    <w:p w14:paraId="45020574" w14:textId="77777777" w:rsidR="00C50114" w:rsidRDefault="00C50114">
      <w:pPr>
        <w:pStyle w:val="G"/>
        <w:spacing w:before="156" w:after="156"/>
        <w:ind w:firstLine="480"/>
        <w:jc w:val="both"/>
      </w:pPr>
    </w:p>
    <w:p w14:paraId="79980DCD" w14:textId="77777777" w:rsidR="00C50114" w:rsidRDefault="00C50114">
      <w:pPr>
        <w:pStyle w:val="G"/>
        <w:spacing w:before="156" w:after="156"/>
        <w:ind w:firstLineChars="0" w:firstLine="0"/>
        <w:jc w:val="both"/>
      </w:pPr>
    </w:p>
    <w:p w14:paraId="5956696E" w14:textId="77777777" w:rsidR="00C50114" w:rsidRDefault="00000000">
      <w:pPr>
        <w:pStyle w:val="G"/>
        <w:spacing w:before="156" w:after="156"/>
        <w:ind w:firstLine="480"/>
        <w:jc w:val="right"/>
      </w:pPr>
      <w:r>
        <w:rPr>
          <w:rFonts w:hint="eastAsia"/>
        </w:rPr>
        <w:t>中国银河证券股份有限公司</w:t>
      </w:r>
    </w:p>
    <w:p w14:paraId="631799D2" w14:textId="77777777" w:rsidR="00C50114"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1B74E69B" w14:textId="77777777" w:rsidR="00C50114" w:rsidRDefault="00000000">
      <w:pPr>
        <w:pStyle w:val="G2"/>
        <w:spacing w:before="312" w:after="312"/>
      </w:pPr>
      <w:bookmarkStart w:id="463" w:name="_Toc30041"/>
      <w:bookmarkStart w:id="464" w:name="_Toc2737"/>
      <w:r>
        <w:rPr>
          <w:rFonts w:hint="eastAsia"/>
        </w:rPr>
        <w:lastRenderedPageBreak/>
        <w:t>律师声明</w:t>
      </w:r>
      <w:bookmarkEnd w:id="463"/>
      <w:bookmarkEnd w:id="464"/>
    </w:p>
    <w:p w14:paraId="6EBF8F90" w14:textId="77777777" w:rsidR="00C50114" w:rsidRDefault="00000000">
      <w:pPr>
        <w:pStyle w:val="G"/>
        <w:spacing w:before="156" w:after="156"/>
        <w:ind w:firstLine="480"/>
        <w:jc w:val="both"/>
      </w:pPr>
      <w:r>
        <w:rPr>
          <w:rFonts w:hint="eastAsia"/>
        </w:rPr>
        <w:t>本人及本人所代表的机构已按照执业规则规定的工作程序履行勤勉尽责义务，对收购报告书的内容进行核查和验证，未发现虚假记载、误导性陈述或者重大遗漏，并对此承担相应的责任。</w:t>
      </w:r>
    </w:p>
    <w:p w14:paraId="45F37D8D" w14:textId="77777777" w:rsidR="00C50114" w:rsidRDefault="00C50114">
      <w:pPr>
        <w:pStyle w:val="G"/>
        <w:spacing w:before="156" w:after="156"/>
        <w:ind w:firstLine="480"/>
        <w:jc w:val="both"/>
      </w:pPr>
    </w:p>
    <w:tbl>
      <w:tblPr>
        <w:tblStyle w:val="TableGrid"/>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1617"/>
        <w:gridCol w:w="633"/>
        <w:gridCol w:w="1617"/>
        <w:gridCol w:w="617"/>
        <w:gridCol w:w="1641"/>
      </w:tblGrid>
      <w:tr w:rsidR="00C50114" w14:paraId="27E380BE" w14:textId="77777777">
        <w:trPr>
          <w:trHeight w:val="397"/>
          <w:jc w:val="center"/>
        </w:trPr>
        <w:tc>
          <w:tcPr>
            <w:tcW w:w="2241" w:type="dxa"/>
          </w:tcPr>
          <w:p w14:paraId="292455D4" w14:textId="77777777" w:rsidR="00C50114" w:rsidRDefault="00C50114">
            <w:pPr>
              <w:pStyle w:val="G"/>
              <w:spacing w:before="156" w:after="156"/>
              <w:ind w:firstLine="480"/>
              <w:jc w:val="both"/>
            </w:pPr>
          </w:p>
        </w:tc>
        <w:tc>
          <w:tcPr>
            <w:tcW w:w="1646" w:type="dxa"/>
          </w:tcPr>
          <w:p w14:paraId="71FD640E" w14:textId="77777777" w:rsidR="00C50114" w:rsidRDefault="00C50114">
            <w:pPr>
              <w:pStyle w:val="G"/>
              <w:spacing w:before="156" w:after="156"/>
              <w:ind w:firstLine="480"/>
              <w:jc w:val="both"/>
            </w:pPr>
          </w:p>
        </w:tc>
        <w:tc>
          <w:tcPr>
            <w:tcW w:w="651" w:type="dxa"/>
          </w:tcPr>
          <w:p w14:paraId="20F45636" w14:textId="77777777" w:rsidR="00C50114" w:rsidRDefault="00C50114">
            <w:pPr>
              <w:pStyle w:val="G"/>
              <w:spacing w:before="156" w:after="156"/>
              <w:ind w:firstLine="480"/>
              <w:jc w:val="both"/>
            </w:pPr>
          </w:p>
        </w:tc>
        <w:tc>
          <w:tcPr>
            <w:tcW w:w="1646" w:type="dxa"/>
          </w:tcPr>
          <w:p w14:paraId="589C2976" w14:textId="77777777" w:rsidR="00C50114" w:rsidRDefault="00C50114">
            <w:pPr>
              <w:pStyle w:val="G"/>
              <w:spacing w:before="156" w:after="156"/>
              <w:ind w:firstLine="480"/>
              <w:jc w:val="both"/>
            </w:pPr>
          </w:p>
        </w:tc>
        <w:tc>
          <w:tcPr>
            <w:tcW w:w="634" w:type="dxa"/>
            <w:tcBorders>
              <w:bottom w:val="nil"/>
            </w:tcBorders>
            <w:vAlign w:val="center"/>
          </w:tcPr>
          <w:p w14:paraId="79EF7785" w14:textId="77777777" w:rsidR="00C50114" w:rsidRDefault="00C50114">
            <w:pPr>
              <w:pStyle w:val="G"/>
              <w:spacing w:before="156" w:after="156"/>
              <w:ind w:firstLine="480"/>
              <w:jc w:val="both"/>
            </w:pPr>
          </w:p>
        </w:tc>
        <w:tc>
          <w:tcPr>
            <w:tcW w:w="1701" w:type="dxa"/>
            <w:vAlign w:val="center"/>
          </w:tcPr>
          <w:p w14:paraId="72C9197B" w14:textId="77777777" w:rsidR="00C50114" w:rsidRDefault="00C50114">
            <w:pPr>
              <w:pStyle w:val="G"/>
              <w:spacing w:before="156" w:after="156"/>
              <w:ind w:firstLine="480"/>
              <w:jc w:val="both"/>
            </w:pPr>
          </w:p>
        </w:tc>
      </w:tr>
      <w:tr w:rsidR="00C50114" w14:paraId="4C4F6D69" w14:textId="77777777">
        <w:trPr>
          <w:trHeight w:val="397"/>
          <w:jc w:val="center"/>
        </w:trPr>
        <w:tc>
          <w:tcPr>
            <w:tcW w:w="2241" w:type="dxa"/>
          </w:tcPr>
          <w:p w14:paraId="5DCEB2A4" w14:textId="77777777" w:rsidR="00C50114" w:rsidRDefault="00000000">
            <w:pPr>
              <w:pStyle w:val="G"/>
              <w:spacing w:before="156" w:after="156"/>
              <w:ind w:firstLineChars="0" w:firstLine="0"/>
              <w:jc w:val="both"/>
            </w:pPr>
            <w:r>
              <w:rPr>
                <w:rFonts w:hint="eastAsia"/>
              </w:rPr>
              <w:t>经办律师：</w:t>
            </w:r>
          </w:p>
        </w:tc>
        <w:tc>
          <w:tcPr>
            <w:tcW w:w="1646" w:type="dxa"/>
            <w:tcBorders>
              <w:bottom w:val="single" w:sz="4" w:space="0" w:color="auto"/>
            </w:tcBorders>
          </w:tcPr>
          <w:p w14:paraId="5DA83191" w14:textId="77777777" w:rsidR="00C50114" w:rsidRDefault="00C50114">
            <w:pPr>
              <w:pStyle w:val="G"/>
              <w:spacing w:before="156" w:after="156"/>
              <w:ind w:firstLine="480"/>
              <w:jc w:val="both"/>
            </w:pPr>
          </w:p>
        </w:tc>
        <w:tc>
          <w:tcPr>
            <w:tcW w:w="651" w:type="dxa"/>
          </w:tcPr>
          <w:p w14:paraId="18826869" w14:textId="77777777" w:rsidR="00C50114" w:rsidRDefault="00C50114">
            <w:pPr>
              <w:pStyle w:val="G"/>
              <w:spacing w:before="156" w:after="156"/>
              <w:ind w:firstLine="480"/>
              <w:jc w:val="both"/>
            </w:pPr>
          </w:p>
        </w:tc>
        <w:tc>
          <w:tcPr>
            <w:tcW w:w="1646" w:type="dxa"/>
            <w:tcBorders>
              <w:bottom w:val="single" w:sz="4" w:space="0" w:color="auto"/>
            </w:tcBorders>
          </w:tcPr>
          <w:p w14:paraId="5DEC4ABA" w14:textId="77777777" w:rsidR="00C50114" w:rsidRDefault="00C50114">
            <w:pPr>
              <w:pStyle w:val="G"/>
              <w:spacing w:before="156" w:after="156"/>
              <w:ind w:firstLine="480"/>
              <w:jc w:val="both"/>
            </w:pPr>
          </w:p>
        </w:tc>
        <w:tc>
          <w:tcPr>
            <w:tcW w:w="634" w:type="dxa"/>
            <w:tcBorders>
              <w:top w:val="nil"/>
              <w:bottom w:val="nil"/>
            </w:tcBorders>
            <w:vAlign w:val="center"/>
          </w:tcPr>
          <w:p w14:paraId="4CFB9F74" w14:textId="77777777" w:rsidR="00C50114" w:rsidRDefault="00C50114">
            <w:pPr>
              <w:pStyle w:val="G"/>
              <w:spacing w:before="156" w:after="156"/>
              <w:ind w:firstLine="480"/>
              <w:jc w:val="both"/>
            </w:pPr>
          </w:p>
        </w:tc>
        <w:tc>
          <w:tcPr>
            <w:tcW w:w="1701" w:type="dxa"/>
            <w:tcBorders>
              <w:bottom w:val="nil"/>
            </w:tcBorders>
            <w:vAlign w:val="center"/>
          </w:tcPr>
          <w:p w14:paraId="6C2115D5" w14:textId="77777777" w:rsidR="00C50114" w:rsidRDefault="00C50114">
            <w:pPr>
              <w:pStyle w:val="G"/>
              <w:spacing w:before="156" w:after="156"/>
              <w:ind w:firstLine="480"/>
              <w:jc w:val="both"/>
            </w:pPr>
          </w:p>
        </w:tc>
      </w:tr>
      <w:tr w:rsidR="00C50114" w14:paraId="51F487C6" w14:textId="77777777">
        <w:trPr>
          <w:trHeight w:val="397"/>
          <w:jc w:val="center"/>
        </w:trPr>
        <w:tc>
          <w:tcPr>
            <w:tcW w:w="2241" w:type="dxa"/>
          </w:tcPr>
          <w:p w14:paraId="1E2537AD" w14:textId="77777777" w:rsidR="00C50114" w:rsidRDefault="00C50114">
            <w:pPr>
              <w:pStyle w:val="G"/>
              <w:spacing w:before="156" w:after="156"/>
              <w:ind w:firstLine="480"/>
              <w:jc w:val="both"/>
            </w:pPr>
          </w:p>
        </w:tc>
        <w:tc>
          <w:tcPr>
            <w:tcW w:w="1646" w:type="dxa"/>
            <w:tcBorders>
              <w:top w:val="single" w:sz="4" w:space="0" w:color="auto"/>
              <w:bottom w:val="nil"/>
            </w:tcBorders>
            <w:vAlign w:val="center"/>
          </w:tcPr>
          <w:p w14:paraId="14D5BC38" w14:textId="77777777" w:rsidR="00C50114" w:rsidRDefault="00000000">
            <w:pPr>
              <w:pStyle w:val="G"/>
              <w:spacing w:before="156" w:after="156"/>
              <w:ind w:firstLineChars="100" w:firstLine="240"/>
              <w:jc w:val="both"/>
            </w:pPr>
            <w:del w:id="465" w:author="猫猫" w:date="2025-11-18T11:32:00Z">
              <w:r>
                <w:rPr>
                  <w:rFonts w:hint="eastAsia"/>
                </w:rPr>
                <w:delText>【】</w:delText>
              </w:r>
            </w:del>
            <w:ins w:id="466" w:author="猫猫" w:date="2025-11-18T11:32:00Z">
              <w:r>
                <w:rPr>
                  <w:rFonts w:hint="eastAsia"/>
                </w:rPr>
                <w:t>韩泽伟</w:t>
              </w:r>
            </w:ins>
          </w:p>
        </w:tc>
        <w:tc>
          <w:tcPr>
            <w:tcW w:w="651" w:type="dxa"/>
            <w:tcBorders>
              <w:bottom w:val="nil"/>
            </w:tcBorders>
          </w:tcPr>
          <w:p w14:paraId="66A2780C" w14:textId="77777777" w:rsidR="00C50114" w:rsidRDefault="00C50114">
            <w:pPr>
              <w:pStyle w:val="G"/>
              <w:spacing w:before="156" w:after="156"/>
              <w:ind w:firstLine="480"/>
              <w:jc w:val="both"/>
            </w:pPr>
          </w:p>
        </w:tc>
        <w:tc>
          <w:tcPr>
            <w:tcW w:w="1646" w:type="dxa"/>
            <w:tcBorders>
              <w:top w:val="single" w:sz="4" w:space="0" w:color="auto"/>
              <w:bottom w:val="nil"/>
            </w:tcBorders>
          </w:tcPr>
          <w:p w14:paraId="01E45E0C" w14:textId="77777777" w:rsidR="00C50114" w:rsidRDefault="00000000">
            <w:pPr>
              <w:pStyle w:val="G"/>
              <w:spacing w:before="156" w:after="156"/>
              <w:ind w:firstLineChars="100" w:firstLine="240"/>
              <w:jc w:val="both"/>
            </w:pPr>
            <w:del w:id="467" w:author="猫猫" w:date="2025-11-18T11:32:00Z">
              <w:r>
                <w:rPr>
                  <w:rFonts w:hint="eastAsia"/>
                </w:rPr>
                <w:delText>【】</w:delText>
              </w:r>
            </w:del>
            <w:ins w:id="468" w:author="猫猫" w:date="2025-11-18T11:32:00Z">
              <w:r>
                <w:rPr>
                  <w:rFonts w:hint="eastAsia"/>
                </w:rPr>
                <w:t>段菲菲</w:t>
              </w:r>
            </w:ins>
          </w:p>
        </w:tc>
        <w:tc>
          <w:tcPr>
            <w:tcW w:w="634" w:type="dxa"/>
            <w:tcBorders>
              <w:top w:val="nil"/>
              <w:bottom w:val="nil"/>
            </w:tcBorders>
            <w:vAlign w:val="center"/>
          </w:tcPr>
          <w:p w14:paraId="30F8A53D" w14:textId="77777777" w:rsidR="00C50114" w:rsidRDefault="00C50114">
            <w:pPr>
              <w:pStyle w:val="G"/>
              <w:spacing w:before="156" w:after="156"/>
              <w:ind w:firstLine="480"/>
              <w:jc w:val="both"/>
            </w:pPr>
          </w:p>
        </w:tc>
        <w:tc>
          <w:tcPr>
            <w:tcW w:w="1701" w:type="dxa"/>
            <w:tcBorders>
              <w:top w:val="nil"/>
              <w:bottom w:val="nil"/>
            </w:tcBorders>
            <w:vAlign w:val="center"/>
          </w:tcPr>
          <w:p w14:paraId="4DE7D573" w14:textId="77777777" w:rsidR="00C50114" w:rsidRDefault="00C50114">
            <w:pPr>
              <w:pStyle w:val="G"/>
              <w:spacing w:before="156" w:after="156"/>
              <w:ind w:firstLineChars="0" w:firstLine="0"/>
              <w:jc w:val="center"/>
            </w:pPr>
          </w:p>
        </w:tc>
      </w:tr>
      <w:tr w:rsidR="00C50114" w14:paraId="459E59C2" w14:textId="77777777">
        <w:trPr>
          <w:trHeight w:val="397"/>
          <w:jc w:val="center"/>
        </w:trPr>
        <w:tc>
          <w:tcPr>
            <w:tcW w:w="2241" w:type="dxa"/>
          </w:tcPr>
          <w:p w14:paraId="2D099F75" w14:textId="77777777" w:rsidR="00C50114" w:rsidRDefault="00000000">
            <w:pPr>
              <w:pStyle w:val="G"/>
              <w:spacing w:before="156" w:after="156"/>
              <w:ind w:firstLineChars="0" w:firstLine="0"/>
              <w:jc w:val="both"/>
            </w:pPr>
            <w:r>
              <w:rPr>
                <w:rFonts w:hint="eastAsia"/>
              </w:rPr>
              <w:t>负责人：</w:t>
            </w:r>
          </w:p>
        </w:tc>
        <w:tc>
          <w:tcPr>
            <w:tcW w:w="1646" w:type="dxa"/>
            <w:tcBorders>
              <w:top w:val="nil"/>
              <w:bottom w:val="single" w:sz="4" w:space="0" w:color="000000"/>
            </w:tcBorders>
          </w:tcPr>
          <w:p w14:paraId="65370DE3" w14:textId="77777777" w:rsidR="00C50114" w:rsidRDefault="00C50114">
            <w:pPr>
              <w:pStyle w:val="G"/>
              <w:spacing w:before="156" w:after="156"/>
              <w:ind w:firstLine="480"/>
              <w:jc w:val="both"/>
            </w:pPr>
          </w:p>
        </w:tc>
        <w:tc>
          <w:tcPr>
            <w:tcW w:w="651" w:type="dxa"/>
          </w:tcPr>
          <w:p w14:paraId="0C1CBB20" w14:textId="77777777" w:rsidR="00C50114" w:rsidRDefault="00C50114">
            <w:pPr>
              <w:pStyle w:val="G"/>
              <w:spacing w:before="156" w:after="156"/>
              <w:ind w:firstLine="480"/>
              <w:jc w:val="both"/>
            </w:pPr>
          </w:p>
        </w:tc>
        <w:tc>
          <w:tcPr>
            <w:tcW w:w="1646" w:type="dxa"/>
          </w:tcPr>
          <w:p w14:paraId="45435F31" w14:textId="77777777" w:rsidR="00C50114" w:rsidRDefault="00C50114">
            <w:pPr>
              <w:pStyle w:val="G"/>
              <w:spacing w:before="156" w:after="156"/>
              <w:ind w:firstLine="480"/>
              <w:jc w:val="both"/>
            </w:pPr>
          </w:p>
        </w:tc>
        <w:tc>
          <w:tcPr>
            <w:tcW w:w="634" w:type="dxa"/>
            <w:tcBorders>
              <w:top w:val="nil"/>
              <w:bottom w:val="nil"/>
            </w:tcBorders>
            <w:vAlign w:val="center"/>
          </w:tcPr>
          <w:p w14:paraId="44A7A6DA" w14:textId="77777777" w:rsidR="00C50114" w:rsidRDefault="00C50114">
            <w:pPr>
              <w:pStyle w:val="G"/>
              <w:spacing w:before="156" w:after="156"/>
              <w:ind w:firstLine="480"/>
              <w:jc w:val="both"/>
            </w:pPr>
          </w:p>
        </w:tc>
        <w:tc>
          <w:tcPr>
            <w:tcW w:w="1701" w:type="dxa"/>
            <w:vAlign w:val="center"/>
          </w:tcPr>
          <w:p w14:paraId="6EB8E10B" w14:textId="77777777" w:rsidR="00C50114" w:rsidRDefault="00C50114">
            <w:pPr>
              <w:pStyle w:val="G"/>
              <w:spacing w:before="156" w:after="156"/>
              <w:ind w:firstLine="480"/>
              <w:jc w:val="both"/>
            </w:pPr>
          </w:p>
        </w:tc>
      </w:tr>
      <w:tr w:rsidR="00C50114" w14:paraId="3E68B16F" w14:textId="77777777">
        <w:trPr>
          <w:trHeight w:val="397"/>
          <w:jc w:val="center"/>
        </w:trPr>
        <w:tc>
          <w:tcPr>
            <w:tcW w:w="2241" w:type="dxa"/>
          </w:tcPr>
          <w:p w14:paraId="66E63D91" w14:textId="77777777" w:rsidR="00C50114" w:rsidRDefault="00C50114">
            <w:pPr>
              <w:pStyle w:val="G"/>
              <w:spacing w:before="156" w:after="156"/>
              <w:ind w:firstLine="480"/>
              <w:jc w:val="both"/>
            </w:pPr>
          </w:p>
        </w:tc>
        <w:tc>
          <w:tcPr>
            <w:tcW w:w="1646" w:type="dxa"/>
            <w:tcBorders>
              <w:top w:val="single" w:sz="4" w:space="0" w:color="000000"/>
            </w:tcBorders>
            <w:vAlign w:val="center"/>
          </w:tcPr>
          <w:p w14:paraId="29D4D891" w14:textId="77777777" w:rsidR="00C50114" w:rsidRDefault="00000000">
            <w:pPr>
              <w:pStyle w:val="G"/>
              <w:spacing w:before="156" w:after="156"/>
              <w:ind w:firstLineChars="0" w:firstLine="0"/>
              <w:jc w:val="center"/>
            </w:pPr>
            <w:del w:id="469" w:author="猫猫" w:date="2025-11-18T11:32:00Z">
              <w:r>
                <w:rPr>
                  <w:rFonts w:hint="eastAsia"/>
                </w:rPr>
                <w:delText>【】</w:delText>
              </w:r>
            </w:del>
            <w:ins w:id="470" w:author="猫猫" w:date="2025-11-18T11:32:00Z">
              <w:r>
                <w:rPr>
                  <w:rFonts w:hint="eastAsia"/>
                </w:rPr>
                <w:t>彭晋</w:t>
              </w:r>
            </w:ins>
          </w:p>
        </w:tc>
        <w:tc>
          <w:tcPr>
            <w:tcW w:w="651" w:type="dxa"/>
          </w:tcPr>
          <w:p w14:paraId="6584F3F0" w14:textId="77777777" w:rsidR="00C50114" w:rsidRDefault="00C50114">
            <w:pPr>
              <w:pStyle w:val="G"/>
              <w:spacing w:before="156" w:after="156"/>
              <w:ind w:firstLine="480"/>
              <w:jc w:val="both"/>
            </w:pPr>
          </w:p>
        </w:tc>
        <w:tc>
          <w:tcPr>
            <w:tcW w:w="1646" w:type="dxa"/>
          </w:tcPr>
          <w:p w14:paraId="388F200B" w14:textId="77777777" w:rsidR="00C50114" w:rsidRDefault="00C50114">
            <w:pPr>
              <w:pStyle w:val="G"/>
              <w:spacing w:before="156" w:after="156"/>
              <w:ind w:firstLine="480"/>
              <w:jc w:val="both"/>
            </w:pPr>
          </w:p>
        </w:tc>
        <w:tc>
          <w:tcPr>
            <w:tcW w:w="634" w:type="dxa"/>
            <w:tcBorders>
              <w:top w:val="nil"/>
            </w:tcBorders>
            <w:vAlign w:val="center"/>
          </w:tcPr>
          <w:p w14:paraId="65CD2860" w14:textId="77777777" w:rsidR="00C50114" w:rsidRDefault="00C50114">
            <w:pPr>
              <w:pStyle w:val="G"/>
              <w:spacing w:before="156" w:after="156"/>
              <w:ind w:firstLine="480"/>
              <w:jc w:val="both"/>
            </w:pPr>
          </w:p>
        </w:tc>
        <w:tc>
          <w:tcPr>
            <w:tcW w:w="1701" w:type="dxa"/>
            <w:vAlign w:val="center"/>
          </w:tcPr>
          <w:p w14:paraId="0A92D7AD" w14:textId="77777777" w:rsidR="00C50114" w:rsidRDefault="00C50114">
            <w:pPr>
              <w:pStyle w:val="G"/>
              <w:spacing w:before="156" w:after="156"/>
              <w:ind w:firstLine="480"/>
              <w:jc w:val="both"/>
            </w:pPr>
          </w:p>
        </w:tc>
      </w:tr>
    </w:tbl>
    <w:p w14:paraId="516BC1E5" w14:textId="77777777" w:rsidR="00C50114" w:rsidRDefault="00C50114">
      <w:pPr>
        <w:pStyle w:val="G"/>
        <w:spacing w:before="156" w:after="156"/>
        <w:ind w:firstLine="480"/>
        <w:jc w:val="both"/>
      </w:pPr>
    </w:p>
    <w:p w14:paraId="2DFA4E7A" w14:textId="77777777" w:rsidR="00C50114" w:rsidRDefault="00C50114">
      <w:pPr>
        <w:pStyle w:val="G"/>
        <w:spacing w:before="156" w:after="156"/>
        <w:ind w:firstLineChars="0" w:firstLine="0"/>
        <w:jc w:val="both"/>
      </w:pPr>
    </w:p>
    <w:p w14:paraId="76A16174" w14:textId="77777777" w:rsidR="00C50114" w:rsidRDefault="00000000">
      <w:pPr>
        <w:pStyle w:val="G"/>
        <w:spacing w:before="156" w:after="156"/>
        <w:ind w:firstLine="480"/>
        <w:jc w:val="right"/>
      </w:pPr>
      <w:del w:id="471" w:author="猫猫" w:date="2025-11-18T11:32:00Z">
        <w:r>
          <w:rPr>
            <w:rFonts w:hint="eastAsia"/>
          </w:rPr>
          <w:delText>【】</w:delText>
        </w:r>
      </w:del>
      <w:ins w:id="472" w:author="猫猫" w:date="2025-11-18T11:32:00Z">
        <w:r>
          <w:rPr>
            <w:rFonts w:hint="eastAsia"/>
          </w:rPr>
          <w:t>北京当红晴天律师事务所</w:t>
        </w:r>
      </w:ins>
    </w:p>
    <w:p w14:paraId="282495C1" w14:textId="77777777" w:rsidR="00C50114"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1E91D546" w14:textId="77777777" w:rsidR="00C50114" w:rsidRDefault="00C50114">
      <w:pPr>
        <w:pStyle w:val="G"/>
        <w:spacing w:before="156" w:after="156"/>
        <w:ind w:firstLine="480"/>
        <w:jc w:val="right"/>
      </w:pPr>
    </w:p>
    <w:p w14:paraId="5BAF8ED5" w14:textId="77777777" w:rsidR="00C50114" w:rsidRDefault="00C50114">
      <w:pPr>
        <w:pStyle w:val="G"/>
        <w:spacing w:before="156" w:after="156"/>
        <w:ind w:firstLine="480"/>
        <w:jc w:val="right"/>
      </w:pPr>
    </w:p>
    <w:p w14:paraId="79076841" w14:textId="77777777" w:rsidR="00C50114" w:rsidRDefault="00C50114">
      <w:pPr>
        <w:pStyle w:val="G"/>
        <w:spacing w:before="156" w:after="156"/>
        <w:ind w:firstLine="480"/>
        <w:jc w:val="right"/>
      </w:pPr>
    </w:p>
    <w:p w14:paraId="2C376E84" w14:textId="77777777" w:rsidR="00C50114" w:rsidRDefault="00000000">
      <w:pPr>
        <w:spacing w:beforeLines="0" w:before="0" w:after="156" w:line="240" w:lineRule="auto"/>
        <w:rPr>
          <w:bCs/>
        </w:rPr>
      </w:pPr>
      <w:r>
        <w:rPr>
          <w:bCs/>
        </w:rPr>
        <w:br w:type="page"/>
      </w:r>
    </w:p>
    <w:p w14:paraId="65977CD1" w14:textId="77777777" w:rsidR="00C50114" w:rsidRDefault="00000000">
      <w:pPr>
        <w:pStyle w:val="G"/>
        <w:spacing w:before="156" w:after="156"/>
        <w:ind w:firstLineChars="0" w:firstLine="0"/>
      </w:pPr>
      <w:r>
        <w:rPr>
          <w:rFonts w:hint="eastAsia"/>
        </w:rPr>
        <w:lastRenderedPageBreak/>
        <w:t>（本页无正文，为《四川汇源光通信股份有限公司收购报告书》之签字盖章页）</w:t>
      </w:r>
    </w:p>
    <w:p w14:paraId="7F9C46F9" w14:textId="77777777" w:rsidR="00C50114" w:rsidRDefault="00C50114">
      <w:pPr>
        <w:pStyle w:val="G"/>
        <w:spacing w:before="156" w:after="156"/>
        <w:ind w:firstLine="480"/>
        <w:jc w:val="both"/>
      </w:pPr>
    </w:p>
    <w:p w14:paraId="295BB1A0" w14:textId="77777777" w:rsidR="00C50114" w:rsidRDefault="00C50114">
      <w:pPr>
        <w:pStyle w:val="G"/>
        <w:spacing w:before="156" w:after="156"/>
        <w:ind w:firstLine="480"/>
        <w:jc w:val="both"/>
      </w:pPr>
    </w:p>
    <w:p w14:paraId="3DBA01A5" w14:textId="77777777" w:rsidR="00C50114" w:rsidRDefault="00C50114">
      <w:pPr>
        <w:pStyle w:val="G"/>
        <w:spacing w:before="156" w:after="156"/>
        <w:ind w:firstLine="480"/>
        <w:jc w:val="both"/>
      </w:pPr>
    </w:p>
    <w:p w14:paraId="23DDEB76" w14:textId="77777777" w:rsidR="00C50114" w:rsidRDefault="00000000">
      <w:pPr>
        <w:pStyle w:val="G"/>
        <w:spacing w:before="156" w:after="156"/>
        <w:ind w:firstLineChars="0" w:firstLine="0"/>
        <w:jc w:val="right"/>
      </w:pPr>
      <w:r>
        <w:rPr>
          <w:rFonts w:hint="eastAsia"/>
        </w:rPr>
        <w:t>收购人：合肥鼎耘科技产业发展合伙企业（有限合伙）</w:t>
      </w:r>
    </w:p>
    <w:p w14:paraId="139EE383" w14:textId="77777777" w:rsidR="00C50114" w:rsidRDefault="00C50114">
      <w:pPr>
        <w:pStyle w:val="G"/>
        <w:spacing w:before="156" w:after="156"/>
        <w:ind w:firstLine="480"/>
        <w:jc w:val="right"/>
      </w:pPr>
    </w:p>
    <w:p w14:paraId="518AE3AB" w14:textId="77777777" w:rsidR="00C50114" w:rsidRDefault="00C50114">
      <w:pPr>
        <w:pStyle w:val="G"/>
        <w:spacing w:before="156" w:after="156"/>
        <w:ind w:firstLine="480"/>
        <w:jc w:val="right"/>
      </w:pPr>
    </w:p>
    <w:p w14:paraId="584CF11C" w14:textId="77777777" w:rsidR="00C50114"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1ACA9EC8" w14:textId="77777777" w:rsidR="00C50114" w:rsidRDefault="00C50114">
      <w:pPr>
        <w:pStyle w:val="G"/>
        <w:spacing w:before="156" w:after="156"/>
        <w:ind w:firstLine="480"/>
        <w:jc w:val="right"/>
      </w:pPr>
    </w:p>
    <w:p w14:paraId="6A3A2FCD" w14:textId="77777777" w:rsidR="00C50114" w:rsidRDefault="00C50114">
      <w:pPr>
        <w:pStyle w:val="G"/>
        <w:spacing w:before="156" w:after="156"/>
        <w:ind w:firstLine="480"/>
        <w:jc w:val="center"/>
      </w:pPr>
    </w:p>
    <w:p w14:paraId="5548C0CF" w14:textId="77777777" w:rsidR="00C50114"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6319B045" w14:textId="77777777" w:rsidR="00C50114" w:rsidRDefault="00000000">
      <w:pPr>
        <w:pStyle w:val="G"/>
        <w:spacing w:before="156" w:after="156"/>
        <w:ind w:firstLine="480"/>
        <w:jc w:val="center"/>
      </w:pPr>
      <w:r>
        <w:rPr>
          <w:rFonts w:hint="eastAsia"/>
        </w:rPr>
        <w:t xml:space="preserve">                                     </w:t>
      </w:r>
      <w:r>
        <w:rPr>
          <w:rFonts w:hint="eastAsia"/>
        </w:rPr>
        <w:t>李辉</w:t>
      </w:r>
    </w:p>
    <w:p w14:paraId="6B8C368F" w14:textId="77777777" w:rsidR="00C50114" w:rsidRDefault="00C50114">
      <w:pPr>
        <w:pStyle w:val="G"/>
        <w:spacing w:before="156" w:after="156"/>
        <w:ind w:firstLine="480"/>
      </w:pPr>
    </w:p>
    <w:p w14:paraId="7D15F093" w14:textId="77777777" w:rsidR="00C50114"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4DBB3582" w14:textId="77777777" w:rsidR="00C50114" w:rsidRDefault="00000000">
      <w:pPr>
        <w:spacing w:beforeLines="0" w:before="0" w:after="156" w:line="240" w:lineRule="auto"/>
        <w:rPr>
          <w:bCs/>
        </w:rPr>
      </w:pPr>
      <w:r>
        <w:rPr>
          <w:bCs/>
        </w:rPr>
        <w:br w:type="page"/>
      </w:r>
    </w:p>
    <w:p w14:paraId="22008AAE" w14:textId="77777777" w:rsidR="00C50114" w:rsidRDefault="00000000">
      <w:pPr>
        <w:pStyle w:val="G2"/>
        <w:spacing w:before="312" w:after="312"/>
        <w:jc w:val="left"/>
      </w:pPr>
      <w:bookmarkStart w:id="473" w:name="_Toc47385722"/>
      <w:bookmarkStart w:id="474" w:name="_Toc46376198"/>
      <w:bookmarkStart w:id="475" w:name="_Toc47346321"/>
      <w:bookmarkStart w:id="476" w:name="_Toc3793"/>
      <w:bookmarkStart w:id="477" w:name="_Toc46436206"/>
      <w:bookmarkStart w:id="478" w:name="_Toc13438"/>
      <w:bookmarkStart w:id="479" w:name="_Toc10616"/>
      <w:bookmarkStart w:id="480" w:name="_Toc7741"/>
      <w:r>
        <w:rPr>
          <w:rFonts w:hint="eastAsia"/>
        </w:rPr>
        <w:lastRenderedPageBreak/>
        <w:t>附表：</w:t>
      </w:r>
      <w:bookmarkEnd w:id="473"/>
      <w:bookmarkEnd w:id="474"/>
      <w:bookmarkEnd w:id="475"/>
      <w:bookmarkEnd w:id="476"/>
      <w:bookmarkEnd w:id="477"/>
      <w:r>
        <w:rPr>
          <w:rFonts w:hint="eastAsia"/>
        </w:rPr>
        <w:t>《四川汇源光通信股份有限公司收购报告书》</w:t>
      </w:r>
      <w:bookmarkEnd w:id="478"/>
      <w:bookmarkEnd w:id="479"/>
      <w:bookmarkEnd w:id="480"/>
    </w:p>
    <w:tbl>
      <w:tblPr>
        <w:tblW w:w="5105"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101"/>
        <w:gridCol w:w="2602"/>
        <w:gridCol w:w="2034"/>
        <w:gridCol w:w="1713"/>
      </w:tblGrid>
      <w:tr w:rsidR="00C50114" w14:paraId="48F50DD7" w14:textId="77777777">
        <w:trPr>
          <w:trHeight w:val="397"/>
          <w:jc w:val="center"/>
        </w:trPr>
        <w:tc>
          <w:tcPr>
            <w:tcW w:w="8481" w:type="dxa"/>
            <w:gridSpan w:val="4"/>
            <w:vAlign w:val="center"/>
          </w:tcPr>
          <w:p w14:paraId="09D4EF82" w14:textId="77777777" w:rsidR="00C50114" w:rsidRDefault="00000000">
            <w:pPr>
              <w:pStyle w:val="G3"/>
            </w:pPr>
            <w:r>
              <w:t>基本情况</w:t>
            </w:r>
          </w:p>
        </w:tc>
      </w:tr>
      <w:tr w:rsidR="00C50114" w14:paraId="70C37960" w14:textId="77777777">
        <w:trPr>
          <w:trHeight w:val="397"/>
          <w:jc w:val="center"/>
        </w:trPr>
        <w:tc>
          <w:tcPr>
            <w:tcW w:w="2109" w:type="dxa"/>
            <w:vAlign w:val="center"/>
          </w:tcPr>
          <w:p w14:paraId="7C20D31C" w14:textId="77777777" w:rsidR="00C50114" w:rsidRDefault="00000000">
            <w:pPr>
              <w:pStyle w:val="G3"/>
            </w:pPr>
            <w:r>
              <w:t>上市公司名称</w:t>
            </w:r>
          </w:p>
        </w:tc>
        <w:tc>
          <w:tcPr>
            <w:tcW w:w="2612" w:type="dxa"/>
            <w:vAlign w:val="center"/>
          </w:tcPr>
          <w:p w14:paraId="124FC97E" w14:textId="77777777" w:rsidR="00C50114" w:rsidRDefault="00000000">
            <w:pPr>
              <w:pStyle w:val="G3"/>
            </w:pPr>
            <w:r>
              <w:rPr>
                <w:rFonts w:hint="eastAsia"/>
              </w:rPr>
              <w:t>四川汇源光通信股份有限公司</w:t>
            </w:r>
          </w:p>
        </w:tc>
        <w:tc>
          <w:tcPr>
            <w:tcW w:w="2041" w:type="dxa"/>
            <w:vAlign w:val="center"/>
          </w:tcPr>
          <w:p w14:paraId="19F1A50B" w14:textId="77777777" w:rsidR="00C50114" w:rsidRDefault="00000000">
            <w:pPr>
              <w:pStyle w:val="G3"/>
            </w:pPr>
            <w:r>
              <w:t>上市公司所在地</w:t>
            </w:r>
          </w:p>
        </w:tc>
        <w:tc>
          <w:tcPr>
            <w:tcW w:w="1719" w:type="dxa"/>
            <w:vAlign w:val="center"/>
          </w:tcPr>
          <w:p w14:paraId="6655484C" w14:textId="77777777" w:rsidR="00C50114" w:rsidRDefault="00000000">
            <w:pPr>
              <w:pStyle w:val="G3"/>
            </w:pPr>
            <w:r>
              <w:rPr>
                <w:rFonts w:hint="eastAsia"/>
              </w:rPr>
              <w:t>四川省成都市</w:t>
            </w:r>
          </w:p>
        </w:tc>
      </w:tr>
      <w:tr w:rsidR="00C50114" w14:paraId="222CD996" w14:textId="77777777">
        <w:trPr>
          <w:trHeight w:val="397"/>
          <w:jc w:val="center"/>
        </w:trPr>
        <w:tc>
          <w:tcPr>
            <w:tcW w:w="2109" w:type="dxa"/>
            <w:vAlign w:val="center"/>
          </w:tcPr>
          <w:p w14:paraId="16145C0D" w14:textId="77777777" w:rsidR="00C50114" w:rsidRDefault="00000000">
            <w:pPr>
              <w:pStyle w:val="G3"/>
            </w:pPr>
            <w:r>
              <w:t>股票简称</w:t>
            </w:r>
          </w:p>
        </w:tc>
        <w:tc>
          <w:tcPr>
            <w:tcW w:w="2612" w:type="dxa"/>
            <w:vAlign w:val="center"/>
          </w:tcPr>
          <w:p w14:paraId="261C2216" w14:textId="77777777" w:rsidR="00C50114" w:rsidRDefault="00000000">
            <w:pPr>
              <w:pStyle w:val="G3"/>
            </w:pPr>
            <w:r>
              <w:rPr>
                <w:rFonts w:hint="eastAsia"/>
              </w:rPr>
              <w:t>汇源通信</w:t>
            </w:r>
          </w:p>
        </w:tc>
        <w:tc>
          <w:tcPr>
            <w:tcW w:w="2041" w:type="dxa"/>
            <w:vAlign w:val="center"/>
          </w:tcPr>
          <w:p w14:paraId="205464C9" w14:textId="77777777" w:rsidR="00C50114" w:rsidRDefault="00000000">
            <w:pPr>
              <w:pStyle w:val="G3"/>
            </w:pPr>
            <w:r>
              <w:t>股票代码</w:t>
            </w:r>
          </w:p>
        </w:tc>
        <w:tc>
          <w:tcPr>
            <w:tcW w:w="1719" w:type="dxa"/>
            <w:vAlign w:val="center"/>
          </w:tcPr>
          <w:p w14:paraId="60AB2EBC" w14:textId="77777777" w:rsidR="00C50114" w:rsidRDefault="00000000">
            <w:pPr>
              <w:pStyle w:val="G3"/>
            </w:pPr>
            <w:r>
              <w:t>000586.SZ</w:t>
            </w:r>
          </w:p>
        </w:tc>
      </w:tr>
      <w:tr w:rsidR="00C50114" w14:paraId="42B68BA3" w14:textId="77777777">
        <w:trPr>
          <w:trHeight w:val="397"/>
          <w:jc w:val="center"/>
        </w:trPr>
        <w:tc>
          <w:tcPr>
            <w:tcW w:w="2109" w:type="dxa"/>
            <w:vAlign w:val="center"/>
          </w:tcPr>
          <w:p w14:paraId="2DA40990" w14:textId="77777777" w:rsidR="00C50114" w:rsidRDefault="00000000">
            <w:pPr>
              <w:pStyle w:val="G3"/>
            </w:pPr>
            <w:r>
              <w:rPr>
                <w:rFonts w:hint="eastAsia"/>
              </w:rPr>
              <w:t>收购人</w:t>
            </w:r>
            <w:r>
              <w:t>名称</w:t>
            </w:r>
          </w:p>
        </w:tc>
        <w:tc>
          <w:tcPr>
            <w:tcW w:w="2612" w:type="dxa"/>
            <w:vAlign w:val="center"/>
          </w:tcPr>
          <w:p w14:paraId="090FAA63" w14:textId="77777777" w:rsidR="00C50114" w:rsidRDefault="00000000">
            <w:pPr>
              <w:pStyle w:val="G3"/>
            </w:pPr>
            <w:r>
              <w:rPr>
                <w:rFonts w:hint="eastAsia"/>
              </w:rPr>
              <w:t>合肥鼎耘科技产业发展合伙企业（有限合伙）</w:t>
            </w:r>
          </w:p>
        </w:tc>
        <w:tc>
          <w:tcPr>
            <w:tcW w:w="2041" w:type="dxa"/>
            <w:vAlign w:val="center"/>
          </w:tcPr>
          <w:p w14:paraId="39085FF9" w14:textId="77777777" w:rsidR="00C50114" w:rsidRDefault="00000000">
            <w:pPr>
              <w:pStyle w:val="G3"/>
            </w:pPr>
            <w:r>
              <w:rPr>
                <w:rFonts w:hint="eastAsia"/>
              </w:rPr>
              <w:t>收购人</w:t>
            </w:r>
            <w:r>
              <w:t>注册地</w:t>
            </w:r>
          </w:p>
        </w:tc>
        <w:tc>
          <w:tcPr>
            <w:tcW w:w="1719" w:type="dxa"/>
            <w:vAlign w:val="center"/>
          </w:tcPr>
          <w:p w14:paraId="11569C4A" w14:textId="77777777" w:rsidR="00C50114"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C50114" w14:paraId="4BECD35F" w14:textId="77777777">
        <w:trPr>
          <w:trHeight w:val="397"/>
          <w:jc w:val="center"/>
        </w:trPr>
        <w:tc>
          <w:tcPr>
            <w:tcW w:w="2109" w:type="dxa"/>
            <w:vAlign w:val="center"/>
          </w:tcPr>
          <w:p w14:paraId="7017D45D" w14:textId="77777777" w:rsidR="00C50114" w:rsidRDefault="00000000">
            <w:pPr>
              <w:pStyle w:val="G3"/>
            </w:pPr>
            <w:r>
              <w:t>拥有权益的股份数量变化</w:t>
            </w:r>
          </w:p>
        </w:tc>
        <w:tc>
          <w:tcPr>
            <w:tcW w:w="2612" w:type="dxa"/>
            <w:vAlign w:val="center"/>
          </w:tcPr>
          <w:p w14:paraId="5D3AE00E" w14:textId="77777777" w:rsidR="00C50114" w:rsidRDefault="00000000">
            <w:pPr>
              <w:pStyle w:val="G3"/>
            </w:pPr>
            <w:r>
              <w:t>增加</w:t>
            </w:r>
            <w:r>
              <w:sym w:font="Wingdings 2" w:char="0052"/>
            </w:r>
          </w:p>
          <w:p w14:paraId="36B2650F" w14:textId="77777777" w:rsidR="00C50114" w:rsidRDefault="00000000">
            <w:pPr>
              <w:pStyle w:val="G3"/>
            </w:pPr>
            <w:r>
              <w:t>不变，但持股人发生变化</w:t>
            </w:r>
            <w:r>
              <w:sym w:font="Wingdings 2" w:char="00A3"/>
            </w:r>
          </w:p>
        </w:tc>
        <w:tc>
          <w:tcPr>
            <w:tcW w:w="2041" w:type="dxa"/>
            <w:vAlign w:val="center"/>
          </w:tcPr>
          <w:p w14:paraId="74DBC078" w14:textId="77777777" w:rsidR="00C50114" w:rsidRDefault="00000000">
            <w:pPr>
              <w:pStyle w:val="G3"/>
            </w:pPr>
            <w:r>
              <w:t>有无一致行动人</w:t>
            </w:r>
          </w:p>
        </w:tc>
        <w:tc>
          <w:tcPr>
            <w:tcW w:w="1719" w:type="dxa"/>
            <w:vAlign w:val="center"/>
          </w:tcPr>
          <w:p w14:paraId="2D73BB7F" w14:textId="77777777" w:rsidR="00C50114" w:rsidRDefault="00000000">
            <w:pPr>
              <w:pStyle w:val="G3"/>
            </w:pPr>
            <w:r>
              <w:t>有</w:t>
            </w:r>
            <w:r>
              <w:sym w:font="Wingdings 2" w:char="0052"/>
            </w:r>
            <w:r>
              <w:rPr>
                <w:rFonts w:hint="eastAsia"/>
              </w:rPr>
              <w:t xml:space="preserve"> </w:t>
            </w:r>
            <w:r>
              <w:t>无</w:t>
            </w:r>
            <w:r>
              <w:sym w:font="Wingdings 2" w:char="00A3"/>
            </w:r>
          </w:p>
        </w:tc>
      </w:tr>
      <w:tr w:rsidR="00C50114" w14:paraId="21C56175" w14:textId="77777777">
        <w:trPr>
          <w:trHeight w:val="397"/>
          <w:jc w:val="center"/>
        </w:trPr>
        <w:tc>
          <w:tcPr>
            <w:tcW w:w="2109" w:type="dxa"/>
            <w:vAlign w:val="center"/>
          </w:tcPr>
          <w:p w14:paraId="5775D45A" w14:textId="77777777" w:rsidR="00C50114" w:rsidRDefault="00000000">
            <w:pPr>
              <w:pStyle w:val="G3"/>
            </w:pPr>
            <w:r>
              <w:rPr>
                <w:rFonts w:hint="eastAsia"/>
              </w:rPr>
              <w:t>收购人</w:t>
            </w:r>
            <w:r>
              <w:t>是否为上市公司第一大股东</w:t>
            </w:r>
          </w:p>
        </w:tc>
        <w:tc>
          <w:tcPr>
            <w:tcW w:w="2612" w:type="dxa"/>
            <w:vAlign w:val="center"/>
          </w:tcPr>
          <w:p w14:paraId="5E606FAA" w14:textId="77777777" w:rsidR="00C50114" w:rsidRDefault="00000000">
            <w:pPr>
              <w:pStyle w:val="G3"/>
            </w:pPr>
            <w:r>
              <w:t>是</w:t>
            </w:r>
            <w:r>
              <w:sym w:font="Wingdings 2" w:char="00A3"/>
            </w:r>
            <w:r>
              <w:rPr>
                <w:rFonts w:hint="eastAsia"/>
              </w:rPr>
              <w:t xml:space="preserve"> </w:t>
            </w:r>
            <w:r>
              <w:t>否</w:t>
            </w:r>
            <w:r>
              <w:sym w:font="Wingdings 2" w:char="0052"/>
            </w:r>
            <w:r>
              <w:rPr>
                <w:rFonts w:hint="eastAsia"/>
              </w:rPr>
              <w:t>（备注：本次收购完成后，收购人将成为上市公司的第一大股东）</w:t>
            </w:r>
          </w:p>
        </w:tc>
        <w:tc>
          <w:tcPr>
            <w:tcW w:w="2041" w:type="dxa"/>
            <w:vAlign w:val="center"/>
          </w:tcPr>
          <w:p w14:paraId="34A8A6F9" w14:textId="77777777" w:rsidR="00C50114" w:rsidRDefault="00000000">
            <w:pPr>
              <w:pStyle w:val="G3"/>
            </w:pPr>
            <w:r>
              <w:rPr>
                <w:rFonts w:hint="eastAsia"/>
              </w:rPr>
              <w:t>收购人</w:t>
            </w:r>
            <w:r>
              <w:t>是否为上市公司实际控制人</w:t>
            </w:r>
          </w:p>
        </w:tc>
        <w:tc>
          <w:tcPr>
            <w:tcW w:w="1719" w:type="dxa"/>
            <w:vAlign w:val="center"/>
          </w:tcPr>
          <w:p w14:paraId="451A6C9B" w14:textId="77777777" w:rsidR="00C50114" w:rsidRDefault="00000000">
            <w:pPr>
              <w:pStyle w:val="G3"/>
            </w:pPr>
            <w:r>
              <w:t>是</w:t>
            </w:r>
            <w:r>
              <w:rPr>
                <w:rFonts w:hint="eastAsia"/>
              </w:rPr>
              <w:t>□</w:t>
            </w:r>
            <w:r>
              <w:rPr>
                <w:rFonts w:hint="eastAsia"/>
              </w:rPr>
              <w:t xml:space="preserve"> </w:t>
            </w:r>
            <w:r>
              <w:t>否</w:t>
            </w:r>
            <w:r>
              <w:sym w:font="Wingdings 2" w:char="0052"/>
            </w:r>
            <w:r>
              <w:rPr>
                <w:rFonts w:hint="eastAsia"/>
              </w:rPr>
              <w:t>（本次收购完成后，上市公司控制权将发生变更）</w:t>
            </w:r>
          </w:p>
        </w:tc>
      </w:tr>
      <w:tr w:rsidR="00C50114" w14:paraId="7BFD6F92" w14:textId="77777777">
        <w:trPr>
          <w:trHeight w:val="397"/>
          <w:jc w:val="center"/>
        </w:trPr>
        <w:tc>
          <w:tcPr>
            <w:tcW w:w="2109" w:type="dxa"/>
            <w:vAlign w:val="center"/>
          </w:tcPr>
          <w:p w14:paraId="2C38959B" w14:textId="77777777" w:rsidR="00C50114" w:rsidRDefault="00000000">
            <w:pPr>
              <w:pStyle w:val="G3"/>
            </w:pPr>
            <w:r>
              <w:rPr>
                <w:rFonts w:hint="eastAsia"/>
              </w:rPr>
              <w:t>收购人</w:t>
            </w:r>
            <w:r>
              <w:t>是否对境内、境外其他上市公司持股</w:t>
            </w:r>
            <w:r>
              <w:t>5%</w:t>
            </w:r>
            <w:r>
              <w:t>以上</w:t>
            </w:r>
          </w:p>
        </w:tc>
        <w:tc>
          <w:tcPr>
            <w:tcW w:w="2612" w:type="dxa"/>
            <w:vAlign w:val="center"/>
          </w:tcPr>
          <w:p w14:paraId="11D01575" w14:textId="77777777" w:rsidR="00C50114" w:rsidRDefault="00000000">
            <w:pPr>
              <w:pStyle w:val="G3"/>
            </w:pPr>
            <w:r>
              <w:t>是</w:t>
            </w:r>
            <w:r>
              <w:sym w:font="Wingdings 2" w:char="00A3"/>
            </w:r>
            <w:r>
              <w:rPr>
                <w:rFonts w:hint="eastAsia"/>
              </w:rPr>
              <w:t xml:space="preserve"> </w:t>
            </w:r>
            <w:r>
              <w:t>否</w:t>
            </w:r>
            <w:r>
              <w:sym w:font="Wingdings 2" w:char="0052"/>
            </w:r>
          </w:p>
        </w:tc>
        <w:tc>
          <w:tcPr>
            <w:tcW w:w="2041" w:type="dxa"/>
            <w:vAlign w:val="center"/>
          </w:tcPr>
          <w:p w14:paraId="76D3DB2E" w14:textId="77777777" w:rsidR="00C50114" w:rsidRDefault="00000000">
            <w:pPr>
              <w:pStyle w:val="G3"/>
            </w:pPr>
            <w:r>
              <w:rPr>
                <w:rFonts w:hint="eastAsia"/>
              </w:rPr>
              <w:t>收购人</w:t>
            </w:r>
            <w:r>
              <w:t>是否拥有境内、外两个以上上市公司的控制权</w:t>
            </w:r>
          </w:p>
        </w:tc>
        <w:tc>
          <w:tcPr>
            <w:tcW w:w="1719" w:type="dxa"/>
            <w:vAlign w:val="center"/>
          </w:tcPr>
          <w:p w14:paraId="388C5DF6" w14:textId="77777777" w:rsidR="00C50114" w:rsidRDefault="00000000">
            <w:pPr>
              <w:pStyle w:val="G3"/>
            </w:pPr>
            <w:r>
              <w:t>是</w:t>
            </w:r>
            <w:r>
              <w:sym w:font="Wingdings 2" w:char="00A3"/>
            </w:r>
            <w:r>
              <w:rPr>
                <w:rFonts w:hint="eastAsia"/>
              </w:rPr>
              <w:t xml:space="preserve"> </w:t>
            </w:r>
            <w:r>
              <w:t>否</w:t>
            </w:r>
            <w:r>
              <w:sym w:font="Wingdings 2" w:char="0052"/>
            </w:r>
          </w:p>
        </w:tc>
      </w:tr>
      <w:tr w:rsidR="00C50114" w14:paraId="3C5E0010" w14:textId="77777777">
        <w:trPr>
          <w:trHeight w:val="397"/>
          <w:jc w:val="center"/>
        </w:trPr>
        <w:tc>
          <w:tcPr>
            <w:tcW w:w="2109" w:type="dxa"/>
            <w:vAlign w:val="center"/>
          </w:tcPr>
          <w:p w14:paraId="44AE1FA3" w14:textId="77777777" w:rsidR="00C50114" w:rsidRDefault="00C50114">
            <w:pPr>
              <w:pStyle w:val="G3"/>
            </w:pPr>
          </w:p>
          <w:p w14:paraId="670083C2" w14:textId="77777777" w:rsidR="00C50114" w:rsidRDefault="00000000">
            <w:pPr>
              <w:pStyle w:val="G3"/>
            </w:pPr>
            <w:r>
              <w:rPr>
                <w:rFonts w:hint="eastAsia"/>
              </w:rPr>
              <w:t>收购</w:t>
            </w:r>
            <w:r>
              <w:t>方式</w:t>
            </w:r>
          </w:p>
          <w:p w14:paraId="19CB97A0" w14:textId="77777777" w:rsidR="00C50114" w:rsidRDefault="00000000">
            <w:pPr>
              <w:pStyle w:val="G3"/>
            </w:pPr>
            <w:r>
              <w:t>（可多选）</w:t>
            </w:r>
          </w:p>
        </w:tc>
        <w:tc>
          <w:tcPr>
            <w:tcW w:w="6372" w:type="dxa"/>
            <w:gridSpan w:val="3"/>
            <w:vAlign w:val="center"/>
          </w:tcPr>
          <w:p w14:paraId="3284890D" w14:textId="77777777" w:rsidR="00C50114" w:rsidRDefault="00000000">
            <w:pPr>
              <w:pStyle w:val="G3"/>
            </w:pPr>
            <w:r>
              <w:t>通过证券交易所的集中交易</w:t>
            </w:r>
            <w:r>
              <w:sym w:font="Wingdings 2" w:char="00A3"/>
            </w:r>
          </w:p>
          <w:p w14:paraId="218A8CD8" w14:textId="77777777" w:rsidR="00C50114" w:rsidRDefault="00000000">
            <w:pPr>
              <w:pStyle w:val="G3"/>
            </w:pPr>
            <w:r>
              <w:t>协议转让</w:t>
            </w:r>
            <w:r>
              <w:sym w:font="Wingdings 2" w:char="00A3"/>
            </w:r>
          </w:p>
          <w:p w14:paraId="5B49FB21" w14:textId="77777777" w:rsidR="00C50114" w:rsidRDefault="00000000">
            <w:pPr>
              <w:pStyle w:val="G3"/>
            </w:pPr>
            <w:r>
              <w:t>国有股行政划转或变更</w:t>
            </w:r>
            <w:r>
              <w:sym w:font="Wingdings 2" w:char="00A3"/>
            </w:r>
          </w:p>
          <w:p w14:paraId="403417D3" w14:textId="77777777" w:rsidR="00C50114" w:rsidRDefault="00000000">
            <w:pPr>
              <w:pStyle w:val="G3"/>
            </w:pPr>
            <w:r>
              <w:t>间接方式转让</w:t>
            </w:r>
            <w:r>
              <w:sym w:font="Wingdings 2" w:char="00A3"/>
            </w:r>
          </w:p>
          <w:p w14:paraId="2982D6A4" w14:textId="77777777" w:rsidR="00C50114" w:rsidRDefault="00000000">
            <w:pPr>
              <w:pStyle w:val="G3"/>
            </w:pPr>
            <w:r>
              <w:t>取得上市公司发行的新股</w:t>
            </w:r>
            <w:r>
              <w:sym w:font="Wingdings 2" w:char="0052"/>
            </w:r>
          </w:p>
          <w:p w14:paraId="1B711504" w14:textId="77777777" w:rsidR="00C50114" w:rsidRDefault="00000000">
            <w:pPr>
              <w:pStyle w:val="G3"/>
            </w:pPr>
            <w:r>
              <w:t>执行法院裁定</w:t>
            </w:r>
            <w:r>
              <w:sym w:font="Wingdings 2" w:char="00A3"/>
            </w:r>
          </w:p>
          <w:p w14:paraId="5C400036" w14:textId="77777777" w:rsidR="00C50114" w:rsidRDefault="00000000">
            <w:pPr>
              <w:pStyle w:val="G3"/>
            </w:pPr>
            <w:r>
              <w:t>继承</w:t>
            </w:r>
            <w:r>
              <w:sym w:font="Wingdings 2" w:char="00A3"/>
            </w:r>
            <w:r>
              <w:rPr>
                <w:rFonts w:hint="eastAsia"/>
              </w:rPr>
              <w:t xml:space="preserve"> </w:t>
            </w:r>
            <w:r>
              <w:t>赠与</w:t>
            </w:r>
            <w:r>
              <w:sym w:font="Wingdings 2" w:char="00A3"/>
            </w:r>
          </w:p>
          <w:p w14:paraId="1E54F594" w14:textId="77777777" w:rsidR="00C50114" w:rsidRDefault="00000000">
            <w:pPr>
              <w:pStyle w:val="G3"/>
            </w:pPr>
            <w:r>
              <w:t>其他</w:t>
            </w:r>
            <w:r>
              <w:sym w:font="Wingdings 2" w:char="00A3"/>
            </w:r>
          </w:p>
        </w:tc>
      </w:tr>
      <w:tr w:rsidR="00C50114" w14:paraId="5E81C796" w14:textId="77777777">
        <w:trPr>
          <w:trHeight w:val="397"/>
          <w:jc w:val="center"/>
        </w:trPr>
        <w:tc>
          <w:tcPr>
            <w:tcW w:w="2109" w:type="dxa"/>
            <w:vAlign w:val="center"/>
          </w:tcPr>
          <w:p w14:paraId="7D3542B8" w14:textId="77777777" w:rsidR="00C50114" w:rsidRDefault="00000000">
            <w:pPr>
              <w:pStyle w:val="G3"/>
              <w:rPr>
                <w:rFonts w:ascii="SimSun" w:hAnsi="SimSun" w:cs="SimSun"/>
                <w:color w:val="000000"/>
                <w:kern w:val="0"/>
                <w:szCs w:val="21"/>
                <w:lang w:bidi="ar"/>
              </w:rPr>
            </w:pPr>
            <w:r>
              <w:rPr>
                <w:rFonts w:ascii="SimSun" w:hAnsi="SimSun" w:cs="SimSun" w:hint="eastAsia"/>
                <w:color w:val="000000"/>
                <w:kern w:val="0"/>
                <w:szCs w:val="21"/>
                <w:lang w:bidi="ar"/>
              </w:rPr>
              <w:t>收购人披露前拥有权益的股份数量及占上市公司已发行股份比例</w:t>
            </w:r>
          </w:p>
        </w:tc>
        <w:tc>
          <w:tcPr>
            <w:tcW w:w="6372" w:type="dxa"/>
            <w:gridSpan w:val="3"/>
            <w:vAlign w:val="center"/>
          </w:tcPr>
          <w:p w14:paraId="7F4D9609" w14:textId="77777777" w:rsidR="00C50114" w:rsidRDefault="00000000">
            <w:pPr>
              <w:spacing w:before="156" w:after="156"/>
              <w:rPr>
                <w:rFonts w:ascii="SimSun" w:hAnsi="SimSun" w:cs="SimSun"/>
                <w:color w:val="000000"/>
                <w:kern w:val="0"/>
                <w:sz w:val="21"/>
                <w:szCs w:val="21"/>
                <w:lang w:bidi="ar"/>
              </w:rPr>
            </w:pPr>
            <w:r>
              <w:rPr>
                <w:rFonts w:ascii="SimSun" w:hAnsi="SimSun" w:cs="SimSun" w:hint="eastAsia"/>
                <w:color w:val="000000"/>
                <w:kern w:val="0"/>
                <w:sz w:val="21"/>
                <w:szCs w:val="21"/>
                <w:lang w:bidi="ar"/>
              </w:rPr>
              <w:t>披露前收购人不持有上市公司股份</w:t>
            </w:r>
          </w:p>
        </w:tc>
      </w:tr>
      <w:tr w:rsidR="00C50114" w14:paraId="1EA7853A" w14:textId="77777777">
        <w:trPr>
          <w:trHeight w:val="397"/>
          <w:jc w:val="center"/>
        </w:trPr>
        <w:tc>
          <w:tcPr>
            <w:tcW w:w="2109" w:type="dxa"/>
            <w:vAlign w:val="center"/>
          </w:tcPr>
          <w:p w14:paraId="33D2AA1F" w14:textId="77777777" w:rsidR="00C50114" w:rsidRDefault="00000000">
            <w:pPr>
              <w:pStyle w:val="G3"/>
            </w:pPr>
            <w:r>
              <w:rPr>
                <w:rFonts w:hint="eastAsia"/>
              </w:rPr>
              <w:t>本次收购股份的数量及变动比例</w:t>
            </w:r>
          </w:p>
        </w:tc>
        <w:tc>
          <w:tcPr>
            <w:tcW w:w="6372" w:type="dxa"/>
            <w:gridSpan w:val="3"/>
            <w:vAlign w:val="center"/>
          </w:tcPr>
          <w:p w14:paraId="33D53EEE" w14:textId="77777777" w:rsidR="00C50114" w:rsidRDefault="00000000">
            <w:pPr>
              <w:pStyle w:val="G3"/>
            </w:pPr>
            <w:r>
              <w:rPr>
                <w:rFonts w:hint="eastAsia"/>
              </w:rPr>
              <w:t>变动</w:t>
            </w:r>
            <w:r>
              <w:t>种类：人民币普通股（</w:t>
            </w:r>
            <w:r>
              <w:t>A</w:t>
            </w:r>
            <w:r>
              <w:t>股）</w:t>
            </w:r>
          </w:p>
          <w:p w14:paraId="16DBF7DF" w14:textId="77777777" w:rsidR="00C50114" w:rsidRDefault="00000000">
            <w:pPr>
              <w:pStyle w:val="G3"/>
            </w:pPr>
            <w:r>
              <w:rPr>
                <w:rFonts w:hint="eastAsia"/>
              </w:rPr>
              <w:t>变动</w:t>
            </w:r>
            <w:r>
              <w:t>数量：</w:t>
            </w:r>
            <w:del w:id="481" w:author="猫猫" w:date="2025-11-18T11:32:00Z">
              <w:r>
                <w:rPr>
                  <w:rFonts w:hint="eastAsia"/>
                </w:rPr>
                <w:delText>58,032,000</w:delText>
              </w:r>
            </w:del>
            <w:ins w:id="482" w:author="猫猫" w:date="2025-11-18T11:32:00Z">
              <w:r>
                <w:rPr>
                  <w:rFonts w:hint="eastAsia"/>
                </w:rPr>
                <w:t>53,649,956</w:t>
              </w:r>
            </w:ins>
            <w:r>
              <w:rPr>
                <w:rFonts w:hint="eastAsia"/>
              </w:rPr>
              <w:t>股（含）</w:t>
            </w:r>
          </w:p>
          <w:p w14:paraId="0FC0DD76" w14:textId="77777777" w:rsidR="00C50114" w:rsidRDefault="00000000">
            <w:pPr>
              <w:pStyle w:val="G3"/>
            </w:pPr>
            <w:r>
              <w:rPr>
                <w:rFonts w:hint="eastAsia"/>
              </w:rPr>
              <w:t>变动</w:t>
            </w:r>
            <w:r>
              <w:t>比例</w:t>
            </w:r>
            <w:r>
              <w:rPr>
                <w:rFonts w:hint="eastAsia"/>
              </w:rPr>
              <w:t>：</w:t>
            </w:r>
            <w:del w:id="483" w:author="猫猫" w:date="2025-11-18T11:32:00Z">
              <w:r>
                <w:rPr>
                  <w:rFonts w:hint="eastAsia"/>
                </w:rPr>
                <w:delText>23.08</w:delText>
              </w:r>
            </w:del>
            <w:ins w:id="484" w:author="猫猫" w:date="2025-11-18T11:32:00Z">
              <w:r>
                <w:rPr>
                  <w:rFonts w:hint="eastAsia"/>
                </w:rPr>
                <w:t>21.71</w:t>
              </w:r>
            </w:ins>
            <w:r>
              <w:rPr>
                <w:rFonts w:hint="eastAsia"/>
              </w:rPr>
              <w:t>%</w:t>
            </w:r>
            <w:r>
              <w:rPr>
                <w:rFonts w:hint="eastAsia"/>
              </w:rPr>
              <w:t>（含）</w:t>
            </w:r>
          </w:p>
          <w:p w14:paraId="74FCBB3A" w14:textId="77777777" w:rsidR="00C50114" w:rsidRDefault="00000000">
            <w:pPr>
              <w:pStyle w:val="G3"/>
            </w:pPr>
            <w:r>
              <w:rPr>
                <w:rFonts w:hint="eastAsia"/>
              </w:rPr>
              <w:t>以上情况按照本次发行数量上限计算，未考虑调整事宜，最终发行股票数量以中国证监会同意注册批复的数量为准。</w:t>
            </w:r>
          </w:p>
        </w:tc>
      </w:tr>
      <w:tr w:rsidR="00C50114" w14:paraId="7B9A9DA3" w14:textId="77777777">
        <w:trPr>
          <w:trHeight w:val="130"/>
          <w:jc w:val="center"/>
        </w:trPr>
        <w:tc>
          <w:tcPr>
            <w:tcW w:w="2109" w:type="dxa"/>
            <w:vAlign w:val="center"/>
          </w:tcPr>
          <w:p w14:paraId="1BAEBDCA" w14:textId="77777777" w:rsidR="00C50114" w:rsidRDefault="00000000">
            <w:pPr>
              <w:pStyle w:val="G3"/>
            </w:pPr>
            <w:r>
              <w:rPr>
                <w:rFonts w:hint="eastAsia"/>
              </w:rPr>
              <w:t>在上市公司中拥有权益的股份变动的时间及方式</w:t>
            </w:r>
          </w:p>
        </w:tc>
        <w:tc>
          <w:tcPr>
            <w:tcW w:w="6372" w:type="dxa"/>
            <w:gridSpan w:val="3"/>
            <w:vAlign w:val="center"/>
          </w:tcPr>
          <w:p w14:paraId="19B3BF4F" w14:textId="77777777" w:rsidR="00C50114" w:rsidRDefault="00000000">
            <w:pPr>
              <w:pStyle w:val="G3"/>
            </w:pPr>
            <w:r>
              <w:rPr>
                <w:rFonts w:hint="eastAsia"/>
              </w:rPr>
              <w:t>方式：认购上市公司向特定对象发行的股票；</w:t>
            </w:r>
          </w:p>
          <w:p w14:paraId="1FBEF3C5" w14:textId="77777777" w:rsidR="00C50114" w:rsidRDefault="00000000">
            <w:pPr>
              <w:pStyle w:val="G3"/>
            </w:pPr>
            <w:r>
              <w:t>时间：</w:t>
            </w:r>
            <w:r>
              <w:rPr>
                <w:rFonts w:hint="eastAsia"/>
              </w:rPr>
              <w:t>新增股份变更将于办理股份过户登记手续完成之日</w:t>
            </w:r>
          </w:p>
        </w:tc>
      </w:tr>
      <w:tr w:rsidR="00C50114" w14:paraId="6A50DD31" w14:textId="77777777">
        <w:trPr>
          <w:trHeight w:val="397"/>
          <w:jc w:val="center"/>
        </w:trPr>
        <w:tc>
          <w:tcPr>
            <w:tcW w:w="2109" w:type="dxa"/>
            <w:vAlign w:val="center"/>
          </w:tcPr>
          <w:p w14:paraId="759E6495" w14:textId="77777777" w:rsidR="00C50114" w:rsidRDefault="00000000">
            <w:pPr>
              <w:pStyle w:val="G3"/>
            </w:pPr>
            <w:r>
              <w:t>是否免于发出要约</w:t>
            </w:r>
          </w:p>
        </w:tc>
        <w:tc>
          <w:tcPr>
            <w:tcW w:w="6372" w:type="dxa"/>
            <w:gridSpan w:val="3"/>
            <w:vAlign w:val="center"/>
          </w:tcPr>
          <w:p w14:paraId="58859765" w14:textId="77777777" w:rsidR="00C50114" w:rsidRDefault="00000000">
            <w:pPr>
              <w:pStyle w:val="G3"/>
            </w:pPr>
            <w:r>
              <w:t>是</w:t>
            </w:r>
            <w:r>
              <w:sym w:font="Wingdings 2" w:char="0052"/>
            </w:r>
            <w:r>
              <w:t xml:space="preserve"> </w:t>
            </w:r>
            <w:r>
              <w:t>否</w:t>
            </w:r>
            <w:r>
              <w:sym w:font="Wingdings 2" w:char="00A3"/>
            </w:r>
          </w:p>
          <w:p w14:paraId="180DF3DB" w14:textId="77777777" w:rsidR="00C50114" w:rsidRDefault="00000000">
            <w:pPr>
              <w:pStyle w:val="G3"/>
            </w:pPr>
            <w:r>
              <w:rPr>
                <w:rFonts w:hint="eastAsia"/>
              </w:rPr>
              <w:t>免除理由：本次收购符合《收购办法》第六十三条第三款规定的条件。</w:t>
            </w:r>
          </w:p>
        </w:tc>
      </w:tr>
      <w:tr w:rsidR="00C50114" w14:paraId="13D6FE36" w14:textId="77777777">
        <w:trPr>
          <w:trHeight w:val="397"/>
          <w:jc w:val="center"/>
        </w:trPr>
        <w:tc>
          <w:tcPr>
            <w:tcW w:w="2109" w:type="dxa"/>
            <w:vAlign w:val="center"/>
          </w:tcPr>
          <w:p w14:paraId="3B428954" w14:textId="77777777" w:rsidR="00C50114" w:rsidRDefault="00000000">
            <w:pPr>
              <w:pStyle w:val="G3"/>
            </w:pPr>
            <w:r>
              <w:lastRenderedPageBreak/>
              <w:t>与上市公司之间是否存在持续关联交易</w:t>
            </w:r>
          </w:p>
        </w:tc>
        <w:tc>
          <w:tcPr>
            <w:tcW w:w="6372" w:type="dxa"/>
            <w:gridSpan w:val="3"/>
            <w:vAlign w:val="center"/>
          </w:tcPr>
          <w:p w14:paraId="029B1DE8" w14:textId="77777777" w:rsidR="00C50114" w:rsidRDefault="00000000">
            <w:pPr>
              <w:pStyle w:val="G3"/>
            </w:pPr>
            <w:r>
              <w:t>是</w:t>
            </w:r>
            <w:r>
              <w:sym w:font="Wingdings 2" w:char="00A3"/>
            </w:r>
            <w:r>
              <w:t xml:space="preserve"> </w:t>
            </w:r>
            <w:r>
              <w:t>否</w:t>
            </w:r>
            <w:r>
              <w:sym w:font="Wingdings 2" w:char="0052"/>
            </w:r>
          </w:p>
        </w:tc>
      </w:tr>
      <w:tr w:rsidR="00C50114" w14:paraId="7D2DA0CA" w14:textId="77777777">
        <w:trPr>
          <w:trHeight w:val="397"/>
          <w:jc w:val="center"/>
        </w:trPr>
        <w:tc>
          <w:tcPr>
            <w:tcW w:w="2109" w:type="dxa"/>
            <w:vAlign w:val="center"/>
          </w:tcPr>
          <w:p w14:paraId="39E3288C" w14:textId="77777777" w:rsidR="00C50114" w:rsidRDefault="00000000">
            <w:pPr>
              <w:pStyle w:val="G3"/>
            </w:pPr>
            <w:r>
              <w:t>与上市公司之间是否存在同业竞争或潜在同业竞争</w:t>
            </w:r>
          </w:p>
        </w:tc>
        <w:tc>
          <w:tcPr>
            <w:tcW w:w="6372" w:type="dxa"/>
            <w:gridSpan w:val="3"/>
            <w:vAlign w:val="center"/>
          </w:tcPr>
          <w:p w14:paraId="5A9765EA" w14:textId="77777777" w:rsidR="00C50114" w:rsidRDefault="00000000">
            <w:pPr>
              <w:pStyle w:val="G3"/>
            </w:pPr>
            <w:r>
              <w:t>是</w:t>
            </w:r>
            <w:r>
              <w:sym w:font="Wingdings 2" w:char="00A3"/>
            </w:r>
            <w:r>
              <w:t xml:space="preserve"> </w:t>
            </w:r>
            <w:r>
              <w:t>否</w:t>
            </w:r>
            <w:r>
              <w:sym w:font="Wingdings 2" w:char="0052"/>
            </w:r>
          </w:p>
        </w:tc>
      </w:tr>
      <w:tr w:rsidR="00C50114" w14:paraId="215C6037" w14:textId="77777777">
        <w:trPr>
          <w:trHeight w:val="397"/>
          <w:jc w:val="center"/>
        </w:trPr>
        <w:tc>
          <w:tcPr>
            <w:tcW w:w="2109" w:type="dxa"/>
            <w:vAlign w:val="center"/>
          </w:tcPr>
          <w:p w14:paraId="5A7E5CF8" w14:textId="77777777" w:rsidR="00C50114" w:rsidRDefault="00000000">
            <w:pPr>
              <w:pStyle w:val="G3"/>
            </w:pPr>
            <w:r>
              <w:rPr>
                <w:rFonts w:hint="eastAsia"/>
              </w:rPr>
              <w:t>收购人</w:t>
            </w:r>
            <w:r>
              <w:t>是否拟于未来</w:t>
            </w:r>
            <w:r>
              <w:t>12</w:t>
            </w:r>
            <w:r>
              <w:t>个月内继续增持</w:t>
            </w:r>
          </w:p>
        </w:tc>
        <w:tc>
          <w:tcPr>
            <w:tcW w:w="6372" w:type="dxa"/>
            <w:gridSpan w:val="3"/>
            <w:vAlign w:val="center"/>
          </w:tcPr>
          <w:p w14:paraId="3CC16C09" w14:textId="77777777" w:rsidR="00C50114" w:rsidRDefault="00000000">
            <w:pPr>
              <w:pStyle w:val="G3"/>
            </w:pPr>
            <w:r>
              <w:t>是</w:t>
            </w:r>
            <w:r>
              <w:sym w:font="Wingdings 2" w:char="00A3"/>
            </w:r>
            <w:r>
              <w:t xml:space="preserve"> </w:t>
            </w:r>
            <w:r>
              <w:t>否</w:t>
            </w:r>
            <w:r>
              <w:sym w:font="Wingdings 2" w:char="0052"/>
            </w:r>
          </w:p>
          <w:p w14:paraId="635A7C38" w14:textId="77777777" w:rsidR="00C50114" w:rsidRDefault="00000000">
            <w:pPr>
              <w:pStyle w:val="G3"/>
            </w:pPr>
            <w:del w:id="485" w:author="猫猫" w:date="2025-11-18T11:32:00Z">
              <w:r>
                <w:rPr>
                  <w:rFonts w:hint="eastAsia"/>
                </w:rPr>
                <w:delText>不排除因择机参与司法拍卖而增加股份的可能，</w:delText>
              </w:r>
            </w:del>
            <w:r>
              <w:rPr>
                <w:rFonts w:hint="eastAsia"/>
              </w:rPr>
              <w:t>若未来发生权益变动之事项，收购人将严格按照法律法规的要求，及时履行信息披露义务。</w:t>
            </w:r>
          </w:p>
        </w:tc>
      </w:tr>
      <w:tr w:rsidR="00C50114" w14:paraId="39508235" w14:textId="77777777">
        <w:trPr>
          <w:trHeight w:val="397"/>
          <w:jc w:val="center"/>
        </w:trPr>
        <w:tc>
          <w:tcPr>
            <w:tcW w:w="2109" w:type="dxa"/>
            <w:vAlign w:val="center"/>
          </w:tcPr>
          <w:p w14:paraId="6FE3D8B9" w14:textId="77777777" w:rsidR="00C50114" w:rsidRDefault="00000000">
            <w:pPr>
              <w:pStyle w:val="G3"/>
            </w:pPr>
            <w:r>
              <w:rPr>
                <w:rFonts w:hint="eastAsia"/>
              </w:rPr>
              <w:t>收购人</w:t>
            </w:r>
            <w:r>
              <w:t>前</w:t>
            </w:r>
            <w:r>
              <w:t>6</w:t>
            </w:r>
            <w:r>
              <w:t>个月是否在二级市场买卖该上市公司股票</w:t>
            </w:r>
          </w:p>
        </w:tc>
        <w:tc>
          <w:tcPr>
            <w:tcW w:w="6372" w:type="dxa"/>
            <w:gridSpan w:val="3"/>
            <w:vAlign w:val="center"/>
          </w:tcPr>
          <w:p w14:paraId="12FE1AA2" w14:textId="77777777" w:rsidR="00C50114" w:rsidRDefault="00000000">
            <w:pPr>
              <w:pStyle w:val="G3"/>
            </w:pPr>
            <w:r>
              <w:t>是</w:t>
            </w:r>
            <w:r>
              <w:sym w:font="Wingdings 2" w:char="00A3"/>
            </w:r>
            <w:r>
              <w:t xml:space="preserve"> </w:t>
            </w:r>
            <w:r>
              <w:t>否</w:t>
            </w:r>
            <w:r>
              <w:sym w:font="Wingdings 2" w:char="0052"/>
            </w:r>
          </w:p>
        </w:tc>
      </w:tr>
      <w:tr w:rsidR="00C50114" w14:paraId="45A87473" w14:textId="77777777">
        <w:trPr>
          <w:trHeight w:val="397"/>
          <w:jc w:val="center"/>
        </w:trPr>
        <w:tc>
          <w:tcPr>
            <w:tcW w:w="2109" w:type="dxa"/>
            <w:vAlign w:val="center"/>
          </w:tcPr>
          <w:p w14:paraId="609FFE6C" w14:textId="77777777" w:rsidR="00C50114" w:rsidRDefault="00000000">
            <w:pPr>
              <w:pStyle w:val="G3"/>
            </w:pPr>
            <w:r>
              <w:t>是否存在《收购办法》第六条规定的情形</w:t>
            </w:r>
          </w:p>
        </w:tc>
        <w:tc>
          <w:tcPr>
            <w:tcW w:w="6372" w:type="dxa"/>
            <w:gridSpan w:val="3"/>
            <w:vAlign w:val="center"/>
          </w:tcPr>
          <w:p w14:paraId="74F066E6" w14:textId="77777777" w:rsidR="00C50114" w:rsidRDefault="00000000">
            <w:pPr>
              <w:pStyle w:val="G3"/>
            </w:pPr>
            <w:r>
              <w:t>是</w:t>
            </w:r>
            <w:r>
              <w:sym w:font="Wingdings 2" w:char="00A3"/>
            </w:r>
            <w:r>
              <w:t xml:space="preserve"> </w:t>
            </w:r>
            <w:r>
              <w:t>否</w:t>
            </w:r>
            <w:r>
              <w:sym w:font="Wingdings 2" w:char="0052"/>
            </w:r>
          </w:p>
        </w:tc>
      </w:tr>
      <w:tr w:rsidR="00C50114" w14:paraId="3801098D" w14:textId="77777777">
        <w:trPr>
          <w:trHeight w:val="397"/>
          <w:jc w:val="center"/>
        </w:trPr>
        <w:tc>
          <w:tcPr>
            <w:tcW w:w="2109" w:type="dxa"/>
            <w:vAlign w:val="center"/>
          </w:tcPr>
          <w:p w14:paraId="6A883305" w14:textId="77777777" w:rsidR="00C50114" w:rsidRDefault="00000000">
            <w:pPr>
              <w:pStyle w:val="G3"/>
            </w:pPr>
            <w:r>
              <w:t>是否已提供《收购办法》第五十条要求的文件</w:t>
            </w:r>
          </w:p>
        </w:tc>
        <w:tc>
          <w:tcPr>
            <w:tcW w:w="6372" w:type="dxa"/>
            <w:gridSpan w:val="3"/>
            <w:vAlign w:val="center"/>
          </w:tcPr>
          <w:p w14:paraId="061A3F74" w14:textId="77777777" w:rsidR="00C50114" w:rsidRDefault="00000000">
            <w:pPr>
              <w:pStyle w:val="G3"/>
            </w:pPr>
            <w:r>
              <w:t>是</w:t>
            </w:r>
            <w:r>
              <w:sym w:font="Wingdings 2" w:char="0052"/>
            </w:r>
            <w:r>
              <w:t xml:space="preserve"> </w:t>
            </w:r>
            <w:r>
              <w:t>否</w:t>
            </w:r>
            <w:r>
              <w:sym w:font="Wingdings 2" w:char="00A3"/>
            </w:r>
          </w:p>
        </w:tc>
      </w:tr>
      <w:tr w:rsidR="00C50114" w14:paraId="6C065482" w14:textId="77777777">
        <w:trPr>
          <w:trHeight w:val="397"/>
          <w:jc w:val="center"/>
        </w:trPr>
        <w:tc>
          <w:tcPr>
            <w:tcW w:w="2109" w:type="dxa"/>
            <w:vAlign w:val="center"/>
          </w:tcPr>
          <w:p w14:paraId="1AD839D8" w14:textId="77777777" w:rsidR="00C50114" w:rsidRDefault="00000000">
            <w:pPr>
              <w:pStyle w:val="G3"/>
            </w:pPr>
            <w:r>
              <w:t>是否已充分披露资金来源</w:t>
            </w:r>
          </w:p>
        </w:tc>
        <w:tc>
          <w:tcPr>
            <w:tcW w:w="6372" w:type="dxa"/>
            <w:gridSpan w:val="3"/>
            <w:vAlign w:val="center"/>
          </w:tcPr>
          <w:p w14:paraId="742FE237" w14:textId="77777777" w:rsidR="00C50114" w:rsidRDefault="00000000">
            <w:pPr>
              <w:pStyle w:val="G3"/>
            </w:pPr>
            <w:r>
              <w:t>是</w:t>
            </w:r>
            <w:r>
              <w:sym w:font="Wingdings 2" w:char="0052"/>
            </w:r>
            <w:r>
              <w:t xml:space="preserve"> </w:t>
            </w:r>
            <w:r>
              <w:t>否</w:t>
            </w:r>
            <w:r>
              <w:sym w:font="Wingdings 2" w:char="00A3"/>
            </w:r>
          </w:p>
        </w:tc>
      </w:tr>
      <w:tr w:rsidR="00C50114" w14:paraId="28563274" w14:textId="77777777">
        <w:trPr>
          <w:trHeight w:val="397"/>
          <w:jc w:val="center"/>
        </w:trPr>
        <w:tc>
          <w:tcPr>
            <w:tcW w:w="2109" w:type="dxa"/>
            <w:vAlign w:val="center"/>
          </w:tcPr>
          <w:p w14:paraId="49E4FB15" w14:textId="77777777" w:rsidR="00C50114" w:rsidRDefault="00000000">
            <w:pPr>
              <w:pStyle w:val="G3"/>
            </w:pPr>
            <w:r>
              <w:t>是否披露后续计划</w:t>
            </w:r>
          </w:p>
        </w:tc>
        <w:tc>
          <w:tcPr>
            <w:tcW w:w="6372" w:type="dxa"/>
            <w:gridSpan w:val="3"/>
            <w:vAlign w:val="center"/>
          </w:tcPr>
          <w:p w14:paraId="70813835" w14:textId="77777777" w:rsidR="00C50114" w:rsidRDefault="00000000">
            <w:pPr>
              <w:pStyle w:val="G3"/>
            </w:pPr>
            <w:r>
              <w:t>是</w:t>
            </w:r>
            <w:r>
              <w:sym w:font="Wingdings 2" w:char="0052"/>
            </w:r>
            <w:r>
              <w:t xml:space="preserve"> </w:t>
            </w:r>
            <w:r>
              <w:t>否</w:t>
            </w:r>
            <w:r>
              <w:sym w:font="Wingdings 2" w:char="00A3"/>
            </w:r>
          </w:p>
        </w:tc>
      </w:tr>
      <w:tr w:rsidR="00C50114" w14:paraId="1C2AE4A3" w14:textId="77777777">
        <w:trPr>
          <w:trHeight w:val="397"/>
          <w:jc w:val="center"/>
        </w:trPr>
        <w:tc>
          <w:tcPr>
            <w:tcW w:w="2109" w:type="dxa"/>
            <w:vAlign w:val="center"/>
          </w:tcPr>
          <w:p w14:paraId="0DDA66E2" w14:textId="77777777" w:rsidR="00C50114" w:rsidRDefault="00000000">
            <w:pPr>
              <w:pStyle w:val="G3"/>
            </w:pPr>
            <w:r>
              <w:t>是否聘请财务顾问</w:t>
            </w:r>
          </w:p>
        </w:tc>
        <w:tc>
          <w:tcPr>
            <w:tcW w:w="6372" w:type="dxa"/>
            <w:gridSpan w:val="3"/>
            <w:vAlign w:val="center"/>
          </w:tcPr>
          <w:p w14:paraId="0EA99E4F" w14:textId="77777777" w:rsidR="00C50114" w:rsidRDefault="00000000">
            <w:pPr>
              <w:pStyle w:val="G3"/>
            </w:pPr>
            <w:r>
              <w:t>是</w:t>
            </w:r>
            <w:r>
              <w:sym w:font="Wingdings 2" w:char="0052"/>
            </w:r>
            <w:r>
              <w:t xml:space="preserve"> </w:t>
            </w:r>
            <w:r>
              <w:t>否</w:t>
            </w:r>
            <w:r>
              <w:sym w:font="Wingdings 2" w:char="00A3"/>
            </w:r>
          </w:p>
        </w:tc>
      </w:tr>
      <w:tr w:rsidR="00C50114" w14:paraId="3D62EF9C" w14:textId="77777777">
        <w:trPr>
          <w:trHeight w:val="397"/>
          <w:jc w:val="center"/>
        </w:trPr>
        <w:tc>
          <w:tcPr>
            <w:tcW w:w="2109" w:type="dxa"/>
            <w:vAlign w:val="center"/>
          </w:tcPr>
          <w:p w14:paraId="349213F0" w14:textId="77777777" w:rsidR="00C50114" w:rsidRDefault="00000000">
            <w:pPr>
              <w:pStyle w:val="G3"/>
            </w:pPr>
            <w:r>
              <w:t>本次</w:t>
            </w:r>
            <w:r>
              <w:rPr>
                <w:rFonts w:hint="eastAsia"/>
              </w:rPr>
              <w:t>收购</w:t>
            </w:r>
            <w:r>
              <w:t>是否需取得批准及批准进展情况</w:t>
            </w:r>
          </w:p>
        </w:tc>
        <w:tc>
          <w:tcPr>
            <w:tcW w:w="6372" w:type="dxa"/>
            <w:gridSpan w:val="3"/>
            <w:vAlign w:val="center"/>
          </w:tcPr>
          <w:p w14:paraId="6313A60B" w14:textId="77777777" w:rsidR="00C50114" w:rsidRDefault="00000000">
            <w:pPr>
              <w:pStyle w:val="G3"/>
            </w:pPr>
            <w:r>
              <w:t>是</w:t>
            </w:r>
            <w:r>
              <w:sym w:font="Wingdings 2" w:char="0052"/>
            </w:r>
            <w:r>
              <w:t xml:space="preserve"> </w:t>
            </w:r>
            <w:r>
              <w:t>否</w:t>
            </w:r>
            <w:r>
              <w:sym w:font="Wingdings 2" w:char="00A3"/>
            </w:r>
          </w:p>
          <w:p w14:paraId="03D5D542" w14:textId="77777777" w:rsidR="00C50114" w:rsidRDefault="00000000">
            <w:pPr>
              <w:pStyle w:val="G3"/>
            </w:pPr>
            <w:r>
              <w:rPr>
                <w:rFonts w:hint="eastAsia"/>
              </w:rPr>
              <w:t>本次收购尚需履行《收购办法》规定的管理层收购相关程序、取得上市公司股东会的批准、经深圳证券交易所审核通过并经中国证监会同意注册后方可实施。</w:t>
            </w:r>
          </w:p>
        </w:tc>
      </w:tr>
      <w:tr w:rsidR="00C50114" w14:paraId="0DA5BDF1" w14:textId="77777777">
        <w:trPr>
          <w:trHeight w:val="397"/>
          <w:jc w:val="center"/>
        </w:trPr>
        <w:tc>
          <w:tcPr>
            <w:tcW w:w="2109" w:type="dxa"/>
            <w:vAlign w:val="center"/>
          </w:tcPr>
          <w:p w14:paraId="178F1B13" w14:textId="77777777" w:rsidR="00C50114" w:rsidRDefault="00000000">
            <w:pPr>
              <w:pStyle w:val="G3"/>
            </w:pPr>
            <w:r>
              <w:rPr>
                <w:rFonts w:hint="eastAsia"/>
              </w:rPr>
              <w:t>收购人</w:t>
            </w:r>
            <w:r>
              <w:t>是否声明放弃行使相关股份的表决权</w:t>
            </w:r>
          </w:p>
        </w:tc>
        <w:tc>
          <w:tcPr>
            <w:tcW w:w="6372" w:type="dxa"/>
            <w:gridSpan w:val="3"/>
            <w:vAlign w:val="center"/>
          </w:tcPr>
          <w:p w14:paraId="680E74DA" w14:textId="77777777" w:rsidR="00C50114" w:rsidRDefault="00000000">
            <w:pPr>
              <w:pStyle w:val="G3"/>
            </w:pPr>
            <w:r>
              <w:t>是</w:t>
            </w:r>
            <w:r>
              <w:sym w:font="Wingdings 2" w:char="00A3"/>
            </w:r>
            <w:r>
              <w:t xml:space="preserve"> </w:t>
            </w:r>
            <w:r>
              <w:t>否</w:t>
            </w:r>
            <w:r>
              <w:sym w:font="Wingdings 2" w:char="0052"/>
            </w:r>
          </w:p>
        </w:tc>
      </w:tr>
    </w:tbl>
    <w:p w14:paraId="2A748BDC" w14:textId="77777777" w:rsidR="00C50114" w:rsidRDefault="00000000">
      <w:pPr>
        <w:spacing w:beforeLines="0" w:before="0" w:after="156" w:line="240" w:lineRule="auto"/>
      </w:pPr>
      <w:r>
        <w:br w:type="page"/>
      </w:r>
    </w:p>
    <w:p w14:paraId="5426516F" w14:textId="77777777" w:rsidR="00C50114" w:rsidRDefault="00000000">
      <w:pPr>
        <w:pStyle w:val="G"/>
        <w:spacing w:before="156" w:after="156"/>
        <w:ind w:firstLineChars="0" w:firstLine="0"/>
      </w:pPr>
      <w:r>
        <w:rPr>
          <w:rFonts w:hint="eastAsia"/>
        </w:rPr>
        <w:lastRenderedPageBreak/>
        <w:t>（本页无正文，为《四川汇源光通信股份有限公司收购报告书》附表之签字盖章页）</w:t>
      </w:r>
    </w:p>
    <w:p w14:paraId="5D0EF959" w14:textId="77777777" w:rsidR="00C50114" w:rsidRDefault="00C50114">
      <w:pPr>
        <w:pStyle w:val="G"/>
        <w:spacing w:before="156" w:after="156"/>
        <w:ind w:firstLine="480"/>
        <w:jc w:val="both"/>
      </w:pPr>
    </w:p>
    <w:p w14:paraId="2280A5FF" w14:textId="77777777" w:rsidR="00C50114" w:rsidRDefault="00C50114">
      <w:pPr>
        <w:pStyle w:val="G"/>
        <w:spacing w:before="156" w:after="156"/>
        <w:ind w:firstLine="480"/>
        <w:jc w:val="both"/>
      </w:pPr>
    </w:p>
    <w:p w14:paraId="3C6CF93C" w14:textId="77777777" w:rsidR="00C50114" w:rsidRDefault="00C50114">
      <w:pPr>
        <w:pStyle w:val="G"/>
        <w:spacing w:before="156" w:after="156"/>
        <w:ind w:firstLine="480"/>
        <w:jc w:val="both"/>
      </w:pPr>
    </w:p>
    <w:p w14:paraId="3BA24538" w14:textId="77777777" w:rsidR="00C50114" w:rsidRDefault="00C50114">
      <w:pPr>
        <w:pStyle w:val="G"/>
        <w:spacing w:before="156" w:after="156"/>
        <w:ind w:firstLine="480"/>
        <w:jc w:val="both"/>
      </w:pPr>
    </w:p>
    <w:p w14:paraId="5B4647B0" w14:textId="77777777" w:rsidR="00C50114" w:rsidRDefault="00000000">
      <w:pPr>
        <w:pStyle w:val="G"/>
        <w:spacing w:before="156" w:after="156"/>
        <w:ind w:firstLineChars="0" w:firstLine="0"/>
        <w:jc w:val="right"/>
      </w:pPr>
      <w:r>
        <w:rPr>
          <w:rFonts w:hint="eastAsia"/>
        </w:rPr>
        <w:t>收购人：合肥鼎耘科技产业发展合伙企业（有限合伙）</w:t>
      </w:r>
    </w:p>
    <w:p w14:paraId="32391CAE" w14:textId="77777777" w:rsidR="00C50114" w:rsidRDefault="00C50114">
      <w:pPr>
        <w:pStyle w:val="G"/>
        <w:spacing w:before="156" w:after="156"/>
        <w:ind w:firstLine="480"/>
        <w:jc w:val="right"/>
      </w:pPr>
    </w:p>
    <w:p w14:paraId="540E0EB5" w14:textId="77777777" w:rsidR="00C50114" w:rsidRDefault="00C50114">
      <w:pPr>
        <w:pStyle w:val="G"/>
        <w:spacing w:before="156" w:after="156"/>
        <w:ind w:firstLine="480"/>
        <w:jc w:val="right"/>
      </w:pPr>
    </w:p>
    <w:p w14:paraId="3A572B3E" w14:textId="77777777" w:rsidR="00C50114"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3D22BC2B" w14:textId="77777777" w:rsidR="00C50114" w:rsidRDefault="00C50114">
      <w:pPr>
        <w:pStyle w:val="G"/>
        <w:spacing w:before="156" w:after="156"/>
        <w:ind w:firstLine="480"/>
        <w:jc w:val="right"/>
      </w:pPr>
    </w:p>
    <w:p w14:paraId="7899A4DF" w14:textId="77777777" w:rsidR="00C50114" w:rsidRDefault="00C50114">
      <w:pPr>
        <w:pStyle w:val="G"/>
        <w:spacing w:before="156" w:after="156"/>
        <w:ind w:firstLine="480"/>
        <w:jc w:val="center"/>
      </w:pPr>
    </w:p>
    <w:p w14:paraId="3956E464" w14:textId="77777777" w:rsidR="00C50114"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5584A106" w14:textId="77777777" w:rsidR="00C50114" w:rsidRDefault="00000000">
      <w:pPr>
        <w:pStyle w:val="G"/>
        <w:spacing w:before="156" w:after="156"/>
        <w:ind w:firstLine="480"/>
        <w:jc w:val="center"/>
      </w:pPr>
      <w:r>
        <w:rPr>
          <w:rFonts w:hint="eastAsia"/>
        </w:rPr>
        <w:t xml:space="preserve">                                     </w:t>
      </w:r>
      <w:r>
        <w:rPr>
          <w:rFonts w:hint="eastAsia"/>
        </w:rPr>
        <w:t>李辉</w:t>
      </w:r>
    </w:p>
    <w:p w14:paraId="5C225512" w14:textId="77777777" w:rsidR="00C50114" w:rsidRDefault="00C50114">
      <w:pPr>
        <w:pStyle w:val="G"/>
        <w:spacing w:before="156" w:after="156"/>
        <w:ind w:firstLine="480"/>
      </w:pPr>
    </w:p>
    <w:p w14:paraId="2C2670FA" w14:textId="77777777" w:rsidR="00C50114"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59C8EDB4" w14:textId="77777777" w:rsidR="00C50114" w:rsidRDefault="00000000">
      <w:pPr>
        <w:spacing w:before="156" w:after="156"/>
      </w:pPr>
      <w:r>
        <w:rPr>
          <w:rFonts w:hint="eastAsia"/>
        </w:rPr>
        <w:br w:type="page"/>
      </w:r>
    </w:p>
    <w:p w14:paraId="0C53E5CA" w14:textId="77777777" w:rsidR="00C50114" w:rsidRDefault="00000000">
      <w:pPr>
        <w:pStyle w:val="G"/>
        <w:spacing w:before="156" w:after="156"/>
        <w:ind w:firstLineChars="0" w:firstLine="0"/>
      </w:pPr>
      <w:r>
        <w:rPr>
          <w:rFonts w:hint="eastAsia"/>
        </w:rPr>
        <w:lastRenderedPageBreak/>
        <w:t>（本页无正文，为《四川汇源光通信股份有限公司收购报告书》附表之签字盖章页）</w:t>
      </w:r>
    </w:p>
    <w:p w14:paraId="09A3303B" w14:textId="77777777" w:rsidR="00C50114" w:rsidRDefault="00C50114">
      <w:pPr>
        <w:pStyle w:val="G"/>
        <w:spacing w:before="156" w:after="156"/>
        <w:ind w:firstLine="480"/>
      </w:pPr>
    </w:p>
    <w:p w14:paraId="547E039A" w14:textId="77777777" w:rsidR="00C50114" w:rsidRDefault="00C50114">
      <w:pPr>
        <w:pStyle w:val="G"/>
        <w:spacing w:before="156" w:after="156"/>
        <w:ind w:firstLine="480"/>
      </w:pPr>
    </w:p>
    <w:p w14:paraId="015CFF52" w14:textId="77777777" w:rsidR="00C50114" w:rsidRDefault="00C50114">
      <w:pPr>
        <w:pStyle w:val="G"/>
        <w:spacing w:before="156" w:after="156"/>
        <w:ind w:firstLine="480"/>
      </w:pPr>
    </w:p>
    <w:p w14:paraId="67BB8E21" w14:textId="77777777" w:rsidR="00C50114" w:rsidRDefault="00C50114">
      <w:pPr>
        <w:pStyle w:val="G"/>
        <w:spacing w:before="156" w:after="156"/>
        <w:ind w:firstLine="480"/>
      </w:pPr>
    </w:p>
    <w:p w14:paraId="214881AD" w14:textId="77777777" w:rsidR="00C50114" w:rsidRDefault="00000000">
      <w:pPr>
        <w:pStyle w:val="G"/>
        <w:spacing w:before="156" w:after="156"/>
        <w:ind w:firstLineChars="0" w:firstLine="0"/>
        <w:jc w:val="right"/>
      </w:pPr>
      <w:r>
        <w:rPr>
          <w:rFonts w:hint="eastAsia"/>
        </w:rPr>
        <w:t>一致行动人：北京鼎耘科技发展有限公司</w:t>
      </w:r>
    </w:p>
    <w:p w14:paraId="75A3882F" w14:textId="77777777" w:rsidR="00C50114" w:rsidRDefault="00C50114">
      <w:pPr>
        <w:pStyle w:val="G"/>
        <w:spacing w:before="156" w:after="156"/>
        <w:ind w:firstLine="480"/>
        <w:jc w:val="center"/>
      </w:pPr>
    </w:p>
    <w:p w14:paraId="1DAC7813" w14:textId="77777777" w:rsidR="00C50114" w:rsidRDefault="00000000">
      <w:pPr>
        <w:pStyle w:val="G"/>
        <w:spacing w:before="156" w:after="156"/>
        <w:ind w:firstLineChars="1800" w:firstLine="4320"/>
        <w:jc w:val="both"/>
      </w:pPr>
      <w:r>
        <w:rPr>
          <w:rFonts w:hint="eastAsia"/>
        </w:rPr>
        <w:t>法定代表人：</w:t>
      </w:r>
      <w:r>
        <w:rPr>
          <w:rFonts w:hint="eastAsia"/>
          <w:u w:val="single"/>
        </w:rPr>
        <w:t xml:space="preserve">                    </w:t>
      </w:r>
      <w:r>
        <w:rPr>
          <w:rFonts w:hint="eastAsia"/>
        </w:rPr>
        <w:t xml:space="preserve">    </w:t>
      </w:r>
    </w:p>
    <w:p w14:paraId="7C873442" w14:textId="77777777" w:rsidR="00C50114" w:rsidRDefault="00000000">
      <w:pPr>
        <w:pStyle w:val="G"/>
        <w:spacing w:before="156" w:after="156"/>
        <w:ind w:firstLine="480"/>
        <w:jc w:val="center"/>
      </w:pPr>
      <w:r>
        <w:rPr>
          <w:rFonts w:hint="eastAsia"/>
        </w:rPr>
        <w:t xml:space="preserve">                                          </w:t>
      </w:r>
      <w:r>
        <w:rPr>
          <w:rFonts w:hint="eastAsia"/>
        </w:rPr>
        <w:t>李红星</w:t>
      </w:r>
    </w:p>
    <w:p w14:paraId="69ECD37E" w14:textId="77777777" w:rsidR="00C50114" w:rsidRDefault="00C50114">
      <w:pPr>
        <w:pStyle w:val="G"/>
        <w:spacing w:before="156" w:after="156"/>
        <w:ind w:firstLine="480"/>
      </w:pPr>
    </w:p>
    <w:p w14:paraId="3D7A6ADB" w14:textId="77777777" w:rsidR="00C50114"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1C62247C" w14:textId="77777777" w:rsidR="00C50114" w:rsidRDefault="00C50114">
      <w:pPr>
        <w:pStyle w:val="G"/>
        <w:spacing w:before="156" w:after="156"/>
        <w:ind w:firstLine="480"/>
        <w:jc w:val="right"/>
      </w:pPr>
    </w:p>
    <w:p w14:paraId="7C1E631D" w14:textId="77777777" w:rsidR="00C50114" w:rsidRDefault="00C50114">
      <w:pPr>
        <w:pStyle w:val="G"/>
        <w:spacing w:before="156" w:after="156"/>
        <w:ind w:firstLine="480"/>
        <w:jc w:val="right"/>
      </w:pPr>
    </w:p>
    <w:p w14:paraId="34CD46F9" w14:textId="77777777" w:rsidR="00C50114" w:rsidRDefault="00C50114">
      <w:pPr>
        <w:pStyle w:val="G"/>
        <w:spacing w:before="156" w:after="156"/>
        <w:ind w:firstLineChars="0" w:firstLine="0"/>
      </w:pPr>
    </w:p>
    <w:sectPr w:rsidR="00C50114">
      <w:footerReference w:type="default" r:id="rId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2A350" w14:textId="77777777" w:rsidR="00813A9B" w:rsidRDefault="00813A9B">
      <w:pPr>
        <w:spacing w:before="120" w:after="120" w:line="240" w:lineRule="auto"/>
      </w:pPr>
      <w:r>
        <w:separator/>
      </w:r>
    </w:p>
  </w:endnote>
  <w:endnote w:type="continuationSeparator" w:id="0">
    <w:p w14:paraId="7B3BA1C0" w14:textId="77777777" w:rsidR="00813A9B" w:rsidRDefault="00813A9B">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FangSong_GB2312">
    <w:altName w:val="仿宋"/>
    <w:panose1 w:val="02010609030101010101"/>
    <w:charset w:val="86"/>
    <w:family w:val="modern"/>
    <w:pitch w:val="fixed"/>
    <w:sig w:usb0="00000001" w:usb1="080E0000" w:usb2="00000010" w:usb3="00000000" w:csb0="00040001" w:csb1="00000000"/>
  </w:font>
  <w:font w:name="KaiTi">
    <w:altName w:val="楷体"/>
    <w:panose1 w:val="02010609060101010101"/>
    <w:charset w:val="86"/>
    <w:family w:val="modern"/>
    <w:pitch w:val="fixed"/>
    <w:sig w:usb0="800002BF" w:usb1="38CF7CFA" w:usb2="00000016" w:usb3="00000000" w:csb0="00040001" w:csb1="00000000"/>
  </w:font>
  <w:font w:name="瀹嬩綋">
    <w:altName w:val="Segoe Print"/>
    <w:panose1 w:val="020B0604020202020204"/>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F0E0" w14:textId="77777777" w:rsidR="00C50114" w:rsidRDefault="00C50114">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86F1" w14:textId="77777777" w:rsidR="00C50114" w:rsidRDefault="00C50114">
    <w:pPr>
      <w:pStyle w:val="Foote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D22C" w14:textId="77777777" w:rsidR="00C50114" w:rsidRDefault="00C50114">
    <w:pPr>
      <w:pStyle w:val="Footer"/>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202346"/>
    </w:sdtPr>
    <w:sdtContent>
      <w:p w14:paraId="057F0400" w14:textId="77777777" w:rsidR="00C50114" w:rsidRDefault="00000000">
        <w:pPr>
          <w:pStyle w:val="Footer"/>
          <w:spacing w:before="120" w:after="120"/>
          <w:jc w:val="center"/>
        </w:pPr>
        <w:r>
          <w:fldChar w:fldCharType="begin"/>
        </w:r>
        <w:r>
          <w:instrText>PAGE   \* MERGEFORMAT</w:instrText>
        </w:r>
        <w:r>
          <w:fldChar w:fldCharType="separate"/>
        </w:r>
        <w:r>
          <w:rPr>
            <w:lang w:val="zh-CN"/>
          </w:rPr>
          <w:t>2</w:t>
        </w:r>
        <w:r>
          <w:fldChar w:fldCharType="end"/>
        </w:r>
      </w:p>
    </w:sdtContent>
  </w:sdt>
  <w:p w14:paraId="74C928AC" w14:textId="77777777" w:rsidR="00C50114" w:rsidRDefault="00C50114">
    <w:pPr>
      <w:pStyle w:val="Footer"/>
      <w:spacing w:before="120"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63BEA" w14:textId="77777777" w:rsidR="00C50114" w:rsidRDefault="00C50114">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8B4CD" w14:textId="77777777" w:rsidR="00813A9B" w:rsidRDefault="00813A9B">
      <w:pPr>
        <w:spacing w:before="120" w:after="120"/>
      </w:pPr>
      <w:r>
        <w:separator/>
      </w:r>
    </w:p>
  </w:footnote>
  <w:footnote w:type="continuationSeparator" w:id="0">
    <w:p w14:paraId="3F0C4362" w14:textId="77777777" w:rsidR="00813A9B" w:rsidRDefault="00813A9B">
      <w:pPr>
        <w:spacing w:before="120" w:after="120"/>
      </w:pPr>
      <w:r>
        <w:continuationSeparator/>
      </w:r>
    </w:p>
  </w:footnote>
  <w:footnote w:id="1">
    <w:p w14:paraId="09E34775" w14:textId="77777777" w:rsidR="00C50114" w:rsidRDefault="00000000">
      <w:pPr>
        <w:pStyle w:val="FootnoteText"/>
        <w:spacing w:before="156" w:after="156"/>
      </w:pPr>
      <w:r>
        <w:rPr>
          <w:rStyle w:val="FootnoteReference"/>
        </w:rPr>
        <w:footnoteRef/>
      </w:r>
      <w:r>
        <w:rPr>
          <w:rFonts w:hint="eastAsia"/>
        </w:rPr>
        <w:t xml:space="preserve"> </w:t>
      </w:r>
      <w:r>
        <w:rPr>
          <w:rFonts w:hint="eastAsia"/>
        </w:rPr>
        <w:t>重大诉讼、仲裁事项指的是涉及金额占公司最近一期经审计净资产绝对值</w:t>
      </w:r>
      <w:r>
        <w:rPr>
          <w:rFonts w:hint="eastAsia"/>
        </w:rPr>
        <w:t>10</w:t>
      </w:r>
      <w:r>
        <w:rPr>
          <w:rFonts w:hint="eastAsia"/>
        </w:rPr>
        <w:t>％以上，且绝对金额超过一千万元的诉讼、仲裁，下同。</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FDB4E" w14:textId="77777777" w:rsidR="00C50114" w:rsidRDefault="00C50114">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0569" w14:textId="77777777" w:rsidR="00C50114" w:rsidRDefault="00C50114">
    <w:pPr>
      <w:pStyle w:val="Header"/>
      <w:pBdr>
        <w:bottom w:val="none" w:sz="0" w:space="0" w:color="auto"/>
      </w:pBd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1A53" w14:textId="77777777" w:rsidR="00C50114" w:rsidRDefault="00C50114">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FA4690"/>
    <w:multiLevelType w:val="singleLevel"/>
    <w:tmpl w:val="C1FA4690"/>
    <w:lvl w:ilvl="0">
      <w:start w:val="5"/>
      <w:numFmt w:val="chineseCounting"/>
      <w:suff w:val="space"/>
      <w:lvlText w:val="第%1节"/>
      <w:lvlJc w:val="left"/>
      <w:rPr>
        <w:rFonts w:hint="eastAsia"/>
      </w:rPr>
    </w:lvl>
  </w:abstractNum>
  <w:num w:numId="1" w16cid:durableId="1742099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hideSpellingErrors/>
  <w:hideGrammaticalError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4ODQwNThiYTg4YTBlNDhkZDRmNGNiNWM5NWE1YzAifQ=="/>
  </w:docVars>
  <w:rsids>
    <w:rsidRoot w:val="006B2173"/>
    <w:rsid w:val="00052855"/>
    <w:rsid w:val="00057D12"/>
    <w:rsid w:val="000810CB"/>
    <w:rsid w:val="000E6FEC"/>
    <w:rsid w:val="000F0E99"/>
    <w:rsid w:val="0010472B"/>
    <w:rsid w:val="001F7C4A"/>
    <w:rsid w:val="0025445D"/>
    <w:rsid w:val="00287430"/>
    <w:rsid w:val="00291831"/>
    <w:rsid w:val="002A784F"/>
    <w:rsid w:val="00356D0F"/>
    <w:rsid w:val="003A37B6"/>
    <w:rsid w:val="003C3F7E"/>
    <w:rsid w:val="003F2349"/>
    <w:rsid w:val="0040172B"/>
    <w:rsid w:val="00416146"/>
    <w:rsid w:val="004277F9"/>
    <w:rsid w:val="004336FB"/>
    <w:rsid w:val="00452CA5"/>
    <w:rsid w:val="004E4E01"/>
    <w:rsid w:val="005408A1"/>
    <w:rsid w:val="005A0FDB"/>
    <w:rsid w:val="005F2465"/>
    <w:rsid w:val="0066696A"/>
    <w:rsid w:val="0067187D"/>
    <w:rsid w:val="006B2173"/>
    <w:rsid w:val="007472FF"/>
    <w:rsid w:val="0078455D"/>
    <w:rsid w:val="007D3C71"/>
    <w:rsid w:val="007D7FB6"/>
    <w:rsid w:val="007E3949"/>
    <w:rsid w:val="007F445A"/>
    <w:rsid w:val="00813A9B"/>
    <w:rsid w:val="00853C33"/>
    <w:rsid w:val="008A680B"/>
    <w:rsid w:val="008D3B37"/>
    <w:rsid w:val="008E38D4"/>
    <w:rsid w:val="00981DEA"/>
    <w:rsid w:val="00991062"/>
    <w:rsid w:val="009930D7"/>
    <w:rsid w:val="009E070F"/>
    <w:rsid w:val="00A24CD6"/>
    <w:rsid w:val="00A44EF3"/>
    <w:rsid w:val="00A87E87"/>
    <w:rsid w:val="00AD3C4B"/>
    <w:rsid w:val="00B77F7D"/>
    <w:rsid w:val="00B85A11"/>
    <w:rsid w:val="00B90CB5"/>
    <w:rsid w:val="00BA115F"/>
    <w:rsid w:val="00BE5350"/>
    <w:rsid w:val="00C37C49"/>
    <w:rsid w:val="00C50114"/>
    <w:rsid w:val="00C95A8E"/>
    <w:rsid w:val="00CA3DF9"/>
    <w:rsid w:val="00CA43F9"/>
    <w:rsid w:val="00CA61CE"/>
    <w:rsid w:val="00CB77BE"/>
    <w:rsid w:val="00CD324F"/>
    <w:rsid w:val="00D17833"/>
    <w:rsid w:val="00D202FE"/>
    <w:rsid w:val="00D311DC"/>
    <w:rsid w:val="00D9012D"/>
    <w:rsid w:val="00E46AD2"/>
    <w:rsid w:val="00EE3AB2"/>
    <w:rsid w:val="00EE3F94"/>
    <w:rsid w:val="00EE4679"/>
    <w:rsid w:val="00F70490"/>
    <w:rsid w:val="00F853C8"/>
    <w:rsid w:val="01013A6A"/>
    <w:rsid w:val="010278CE"/>
    <w:rsid w:val="010942F4"/>
    <w:rsid w:val="01124346"/>
    <w:rsid w:val="01163919"/>
    <w:rsid w:val="0130605B"/>
    <w:rsid w:val="014F03EF"/>
    <w:rsid w:val="015515DD"/>
    <w:rsid w:val="01585747"/>
    <w:rsid w:val="018A0074"/>
    <w:rsid w:val="019960E6"/>
    <w:rsid w:val="019F2BFD"/>
    <w:rsid w:val="01B6221C"/>
    <w:rsid w:val="01CB1B33"/>
    <w:rsid w:val="01E950B4"/>
    <w:rsid w:val="022E303F"/>
    <w:rsid w:val="02367954"/>
    <w:rsid w:val="023D6721"/>
    <w:rsid w:val="02865EB8"/>
    <w:rsid w:val="02886CB2"/>
    <w:rsid w:val="028F01A1"/>
    <w:rsid w:val="02947BB2"/>
    <w:rsid w:val="029748C1"/>
    <w:rsid w:val="02977555"/>
    <w:rsid w:val="0299697D"/>
    <w:rsid w:val="02A97C8E"/>
    <w:rsid w:val="02AB036A"/>
    <w:rsid w:val="02BE441C"/>
    <w:rsid w:val="02D7205B"/>
    <w:rsid w:val="02D93F25"/>
    <w:rsid w:val="02DC6C49"/>
    <w:rsid w:val="030F09C6"/>
    <w:rsid w:val="03210378"/>
    <w:rsid w:val="03467580"/>
    <w:rsid w:val="034D4E02"/>
    <w:rsid w:val="034F6BD7"/>
    <w:rsid w:val="03694F1E"/>
    <w:rsid w:val="03767867"/>
    <w:rsid w:val="03826822"/>
    <w:rsid w:val="03920A67"/>
    <w:rsid w:val="03963C94"/>
    <w:rsid w:val="0399248D"/>
    <w:rsid w:val="03A20078"/>
    <w:rsid w:val="03A42834"/>
    <w:rsid w:val="03B57ECF"/>
    <w:rsid w:val="03D80B70"/>
    <w:rsid w:val="03DD5ED6"/>
    <w:rsid w:val="03E77005"/>
    <w:rsid w:val="03F26682"/>
    <w:rsid w:val="03F64A26"/>
    <w:rsid w:val="03FD2384"/>
    <w:rsid w:val="0402080C"/>
    <w:rsid w:val="04020E4D"/>
    <w:rsid w:val="040B7EF0"/>
    <w:rsid w:val="040F1277"/>
    <w:rsid w:val="04133E2F"/>
    <w:rsid w:val="041468F1"/>
    <w:rsid w:val="04207E21"/>
    <w:rsid w:val="042162B8"/>
    <w:rsid w:val="04271C9B"/>
    <w:rsid w:val="042C4A18"/>
    <w:rsid w:val="04335094"/>
    <w:rsid w:val="043954B9"/>
    <w:rsid w:val="043C40CA"/>
    <w:rsid w:val="043E1FCF"/>
    <w:rsid w:val="044F2043"/>
    <w:rsid w:val="04504FF7"/>
    <w:rsid w:val="04610B65"/>
    <w:rsid w:val="046515DC"/>
    <w:rsid w:val="04660460"/>
    <w:rsid w:val="04672661"/>
    <w:rsid w:val="047314E4"/>
    <w:rsid w:val="047F094C"/>
    <w:rsid w:val="049E647A"/>
    <w:rsid w:val="04A42800"/>
    <w:rsid w:val="04B054D9"/>
    <w:rsid w:val="04BA7F06"/>
    <w:rsid w:val="04D85DCC"/>
    <w:rsid w:val="04EF7CBA"/>
    <w:rsid w:val="050761F9"/>
    <w:rsid w:val="050E2D63"/>
    <w:rsid w:val="051D23D8"/>
    <w:rsid w:val="051E0156"/>
    <w:rsid w:val="05272710"/>
    <w:rsid w:val="053005F8"/>
    <w:rsid w:val="0536748F"/>
    <w:rsid w:val="05410D1E"/>
    <w:rsid w:val="05570301"/>
    <w:rsid w:val="05665004"/>
    <w:rsid w:val="056919F5"/>
    <w:rsid w:val="057B6D0D"/>
    <w:rsid w:val="058513DB"/>
    <w:rsid w:val="059B4190"/>
    <w:rsid w:val="05AA0B19"/>
    <w:rsid w:val="05B12640"/>
    <w:rsid w:val="05B72663"/>
    <w:rsid w:val="05CD138B"/>
    <w:rsid w:val="05E94DAD"/>
    <w:rsid w:val="05F43E05"/>
    <w:rsid w:val="05F828F4"/>
    <w:rsid w:val="060C467A"/>
    <w:rsid w:val="061F3A5A"/>
    <w:rsid w:val="06226965"/>
    <w:rsid w:val="06333DAE"/>
    <w:rsid w:val="06340F6B"/>
    <w:rsid w:val="064257AB"/>
    <w:rsid w:val="0648365F"/>
    <w:rsid w:val="065169B7"/>
    <w:rsid w:val="06556BEA"/>
    <w:rsid w:val="06613EF6"/>
    <w:rsid w:val="066B2697"/>
    <w:rsid w:val="06757A16"/>
    <w:rsid w:val="068F755B"/>
    <w:rsid w:val="06B458E7"/>
    <w:rsid w:val="06D824F2"/>
    <w:rsid w:val="06DF1D3E"/>
    <w:rsid w:val="06FF299A"/>
    <w:rsid w:val="070A17F1"/>
    <w:rsid w:val="07120C25"/>
    <w:rsid w:val="07157DA6"/>
    <w:rsid w:val="07177C01"/>
    <w:rsid w:val="07220A08"/>
    <w:rsid w:val="072D0D41"/>
    <w:rsid w:val="073830EF"/>
    <w:rsid w:val="073C2A04"/>
    <w:rsid w:val="07691ADF"/>
    <w:rsid w:val="076E1D16"/>
    <w:rsid w:val="07711317"/>
    <w:rsid w:val="077F4EFB"/>
    <w:rsid w:val="078A6A25"/>
    <w:rsid w:val="078D77BD"/>
    <w:rsid w:val="078E12FD"/>
    <w:rsid w:val="079F70DA"/>
    <w:rsid w:val="07B7648B"/>
    <w:rsid w:val="07CA2137"/>
    <w:rsid w:val="07CE3B6C"/>
    <w:rsid w:val="07E033E0"/>
    <w:rsid w:val="07EB74A9"/>
    <w:rsid w:val="081B102B"/>
    <w:rsid w:val="08202B91"/>
    <w:rsid w:val="08206641"/>
    <w:rsid w:val="083C2FED"/>
    <w:rsid w:val="08473980"/>
    <w:rsid w:val="085A23CE"/>
    <w:rsid w:val="08616951"/>
    <w:rsid w:val="088C2325"/>
    <w:rsid w:val="088F6525"/>
    <w:rsid w:val="08987DD9"/>
    <w:rsid w:val="089F7ED4"/>
    <w:rsid w:val="08AC4C02"/>
    <w:rsid w:val="08BC0CE3"/>
    <w:rsid w:val="08BF0818"/>
    <w:rsid w:val="08C52854"/>
    <w:rsid w:val="08D81FC9"/>
    <w:rsid w:val="08D92F30"/>
    <w:rsid w:val="08F73EEC"/>
    <w:rsid w:val="090715AF"/>
    <w:rsid w:val="09077818"/>
    <w:rsid w:val="09286BD3"/>
    <w:rsid w:val="09290EB4"/>
    <w:rsid w:val="09300A33"/>
    <w:rsid w:val="09473BC8"/>
    <w:rsid w:val="095E1A38"/>
    <w:rsid w:val="097136B3"/>
    <w:rsid w:val="09762E5C"/>
    <w:rsid w:val="0988703A"/>
    <w:rsid w:val="09892B0D"/>
    <w:rsid w:val="09CD3AD9"/>
    <w:rsid w:val="09D5317B"/>
    <w:rsid w:val="09D5345C"/>
    <w:rsid w:val="09E97E6D"/>
    <w:rsid w:val="09F55FD4"/>
    <w:rsid w:val="09FE14A2"/>
    <w:rsid w:val="0A0301B2"/>
    <w:rsid w:val="0A252FCA"/>
    <w:rsid w:val="0A2C0897"/>
    <w:rsid w:val="0A326B00"/>
    <w:rsid w:val="0A3A36E4"/>
    <w:rsid w:val="0A517293"/>
    <w:rsid w:val="0A5627EE"/>
    <w:rsid w:val="0A5A1A1A"/>
    <w:rsid w:val="0A6A7B09"/>
    <w:rsid w:val="0A737A2B"/>
    <w:rsid w:val="0A871308"/>
    <w:rsid w:val="0A904E9D"/>
    <w:rsid w:val="0A950AD4"/>
    <w:rsid w:val="0AA015D0"/>
    <w:rsid w:val="0AB41E52"/>
    <w:rsid w:val="0AC80507"/>
    <w:rsid w:val="0AE47DC8"/>
    <w:rsid w:val="0B012FC3"/>
    <w:rsid w:val="0B0A68CB"/>
    <w:rsid w:val="0B182BF6"/>
    <w:rsid w:val="0B275F39"/>
    <w:rsid w:val="0B3F1708"/>
    <w:rsid w:val="0B470E06"/>
    <w:rsid w:val="0B544033"/>
    <w:rsid w:val="0B6D4294"/>
    <w:rsid w:val="0B7070E4"/>
    <w:rsid w:val="0B7A248E"/>
    <w:rsid w:val="0B865612"/>
    <w:rsid w:val="0B8B45BD"/>
    <w:rsid w:val="0B9B5759"/>
    <w:rsid w:val="0BAA275E"/>
    <w:rsid w:val="0BC43D99"/>
    <w:rsid w:val="0BDF41EF"/>
    <w:rsid w:val="0BE33A22"/>
    <w:rsid w:val="0BF1572A"/>
    <w:rsid w:val="0BF8668F"/>
    <w:rsid w:val="0C142961"/>
    <w:rsid w:val="0C156C57"/>
    <w:rsid w:val="0C207DE0"/>
    <w:rsid w:val="0C321FF6"/>
    <w:rsid w:val="0C3B7EEE"/>
    <w:rsid w:val="0C453C24"/>
    <w:rsid w:val="0C546437"/>
    <w:rsid w:val="0C547201"/>
    <w:rsid w:val="0C8F048D"/>
    <w:rsid w:val="0C902DE9"/>
    <w:rsid w:val="0CB47CA0"/>
    <w:rsid w:val="0CB71B80"/>
    <w:rsid w:val="0CB83354"/>
    <w:rsid w:val="0CD32A80"/>
    <w:rsid w:val="0CED2B38"/>
    <w:rsid w:val="0CEE3A67"/>
    <w:rsid w:val="0D076EC1"/>
    <w:rsid w:val="0D234E6E"/>
    <w:rsid w:val="0D257FE2"/>
    <w:rsid w:val="0D35493D"/>
    <w:rsid w:val="0D387662"/>
    <w:rsid w:val="0D3D1032"/>
    <w:rsid w:val="0D474F23"/>
    <w:rsid w:val="0D5603C6"/>
    <w:rsid w:val="0D5F7C28"/>
    <w:rsid w:val="0D686270"/>
    <w:rsid w:val="0D6B2D9B"/>
    <w:rsid w:val="0D7336B7"/>
    <w:rsid w:val="0D7E7297"/>
    <w:rsid w:val="0D8501FB"/>
    <w:rsid w:val="0D906017"/>
    <w:rsid w:val="0DC10691"/>
    <w:rsid w:val="0DD170AE"/>
    <w:rsid w:val="0DD8382C"/>
    <w:rsid w:val="0DE22B87"/>
    <w:rsid w:val="0DEF3FAD"/>
    <w:rsid w:val="0DEF7083"/>
    <w:rsid w:val="0DF6302C"/>
    <w:rsid w:val="0DF63719"/>
    <w:rsid w:val="0DFB4F20"/>
    <w:rsid w:val="0E024248"/>
    <w:rsid w:val="0E0E2FE8"/>
    <w:rsid w:val="0E0F4BE3"/>
    <w:rsid w:val="0E2B4C1B"/>
    <w:rsid w:val="0E4C77E2"/>
    <w:rsid w:val="0E594358"/>
    <w:rsid w:val="0E616298"/>
    <w:rsid w:val="0E6E5BAA"/>
    <w:rsid w:val="0E6F1CEF"/>
    <w:rsid w:val="0E733BF4"/>
    <w:rsid w:val="0E744C32"/>
    <w:rsid w:val="0E864EBB"/>
    <w:rsid w:val="0E8C4488"/>
    <w:rsid w:val="0E8E5D2F"/>
    <w:rsid w:val="0E9C5859"/>
    <w:rsid w:val="0EA14FC2"/>
    <w:rsid w:val="0EA54CAF"/>
    <w:rsid w:val="0EAC235C"/>
    <w:rsid w:val="0EAD401C"/>
    <w:rsid w:val="0EB36063"/>
    <w:rsid w:val="0EB818FA"/>
    <w:rsid w:val="0EBF65E9"/>
    <w:rsid w:val="0ED8043D"/>
    <w:rsid w:val="0EE127EF"/>
    <w:rsid w:val="0EE519AC"/>
    <w:rsid w:val="0EEB083D"/>
    <w:rsid w:val="0EFC384A"/>
    <w:rsid w:val="0F1C5A13"/>
    <w:rsid w:val="0F200A1E"/>
    <w:rsid w:val="0F244505"/>
    <w:rsid w:val="0F275D6A"/>
    <w:rsid w:val="0F331226"/>
    <w:rsid w:val="0F360E40"/>
    <w:rsid w:val="0F4C1368"/>
    <w:rsid w:val="0F6E5FC2"/>
    <w:rsid w:val="0F7C4C80"/>
    <w:rsid w:val="0F832053"/>
    <w:rsid w:val="0F882317"/>
    <w:rsid w:val="0F9B0D24"/>
    <w:rsid w:val="0FB81855"/>
    <w:rsid w:val="0FBA3983"/>
    <w:rsid w:val="0FBC379E"/>
    <w:rsid w:val="0FBC6D50"/>
    <w:rsid w:val="0FC30926"/>
    <w:rsid w:val="0FD7617F"/>
    <w:rsid w:val="0FDB63BB"/>
    <w:rsid w:val="0FE17664"/>
    <w:rsid w:val="0FE90846"/>
    <w:rsid w:val="0FEC26DA"/>
    <w:rsid w:val="0FF64390"/>
    <w:rsid w:val="100E2D54"/>
    <w:rsid w:val="100F0A27"/>
    <w:rsid w:val="10390BE8"/>
    <w:rsid w:val="10442D46"/>
    <w:rsid w:val="104E257B"/>
    <w:rsid w:val="10857989"/>
    <w:rsid w:val="10C06C14"/>
    <w:rsid w:val="10C579BB"/>
    <w:rsid w:val="10CA1840"/>
    <w:rsid w:val="10DA43D7"/>
    <w:rsid w:val="10DA5A2E"/>
    <w:rsid w:val="110271C7"/>
    <w:rsid w:val="110A7E55"/>
    <w:rsid w:val="111D648A"/>
    <w:rsid w:val="1130693C"/>
    <w:rsid w:val="11621427"/>
    <w:rsid w:val="116D5EA2"/>
    <w:rsid w:val="11846487"/>
    <w:rsid w:val="118C4330"/>
    <w:rsid w:val="11BB554E"/>
    <w:rsid w:val="11BD51FC"/>
    <w:rsid w:val="11D77360"/>
    <w:rsid w:val="11F823DD"/>
    <w:rsid w:val="11F90714"/>
    <w:rsid w:val="120C3B44"/>
    <w:rsid w:val="123110EC"/>
    <w:rsid w:val="12441B08"/>
    <w:rsid w:val="12530D77"/>
    <w:rsid w:val="126C6535"/>
    <w:rsid w:val="126D1B59"/>
    <w:rsid w:val="12843073"/>
    <w:rsid w:val="129E357E"/>
    <w:rsid w:val="12A072A3"/>
    <w:rsid w:val="12A26F13"/>
    <w:rsid w:val="12A318A6"/>
    <w:rsid w:val="12AB4827"/>
    <w:rsid w:val="12B330E3"/>
    <w:rsid w:val="12B55003"/>
    <w:rsid w:val="12BC681B"/>
    <w:rsid w:val="12E26E0C"/>
    <w:rsid w:val="12F85FD8"/>
    <w:rsid w:val="1302783B"/>
    <w:rsid w:val="1307188A"/>
    <w:rsid w:val="13397108"/>
    <w:rsid w:val="135046D7"/>
    <w:rsid w:val="135A0106"/>
    <w:rsid w:val="135E2DB5"/>
    <w:rsid w:val="1365156F"/>
    <w:rsid w:val="136677F0"/>
    <w:rsid w:val="136A730B"/>
    <w:rsid w:val="136D2A17"/>
    <w:rsid w:val="136E0D22"/>
    <w:rsid w:val="13830445"/>
    <w:rsid w:val="138B0DFD"/>
    <w:rsid w:val="13910645"/>
    <w:rsid w:val="139503CD"/>
    <w:rsid w:val="13954914"/>
    <w:rsid w:val="13A1227A"/>
    <w:rsid w:val="13AB5A44"/>
    <w:rsid w:val="13AE6AEC"/>
    <w:rsid w:val="13B660AC"/>
    <w:rsid w:val="13BD5BFF"/>
    <w:rsid w:val="13D27114"/>
    <w:rsid w:val="13DD269C"/>
    <w:rsid w:val="13E60AE3"/>
    <w:rsid w:val="14335F4F"/>
    <w:rsid w:val="143371F9"/>
    <w:rsid w:val="14447656"/>
    <w:rsid w:val="145E6D82"/>
    <w:rsid w:val="146A2BF2"/>
    <w:rsid w:val="14997BF1"/>
    <w:rsid w:val="149F1820"/>
    <w:rsid w:val="14A53767"/>
    <w:rsid w:val="14AF5C6B"/>
    <w:rsid w:val="14B573A3"/>
    <w:rsid w:val="14BB07BD"/>
    <w:rsid w:val="14BE1839"/>
    <w:rsid w:val="14BE7D99"/>
    <w:rsid w:val="14C33AB5"/>
    <w:rsid w:val="14C80055"/>
    <w:rsid w:val="14CD331E"/>
    <w:rsid w:val="14E82BDD"/>
    <w:rsid w:val="15135779"/>
    <w:rsid w:val="152B0B63"/>
    <w:rsid w:val="153600D8"/>
    <w:rsid w:val="15645A2D"/>
    <w:rsid w:val="15707184"/>
    <w:rsid w:val="15751288"/>
    <w:rsid w:val="157B3BB8"/>
    <w:rsid w:val="15956E4D"/>
    <w:rsid w:val="15AA7627"/>
    <w:rsid w:val="15B52C57"/>
    <w:rsid w:val="15B87DF5"/>
    <w:rsid w:val="15C377FB"/>
    <w:rsid w:val="15E577AC"/>
    <w:rsid w:val="15E772A9"/>
    <w:rsid w:val="15F23D10"/>
    <w:rsid w:val="15F5590C"/>
    <w:rsid w:val="15FE4C39"/>
    <w:rsid w:val="15FF5BB6"/>
    <w:rsid w:val="16015AAC"/>
    <w:rsid w:val="160550C9"/>
    <w:rsid w:val="16092E0B"/>
    <w:rsid w:val="163231B0"/>
    <w:rsid w:val="163F05DA"/>
    <w:rsid w:val="16423DB6"/>
    <w:rsid w:val="164670AA"/>
    <w:rsid w:val="16517E8E"/>
    <w:rsid w:val="1667171F"/>
    <w:rsid w:val="167A7196"/>
    <w:rsid w:val="16835D2F"/>
    <w:rsid w:val="16866BA6"/>
    <w:rsid w:val="169A1CB5"/>
    <w:rsid w:val="16A30C06"/>
    <w:rsid w:val="16A72286"/>
    <w:rsid w:val="16C10A6C"/>
    <w:rsid w:val="16C81200"/>
    <w:rsid w:val="16C837FB"/>
    <w:rsid w:val="16CC233F"/>
    <w:rsid w:val="16CC79A0"/>
    <w:rsid w:val="16F5419D"/>
    <w:rsid w:val="172376A6"/>
    <w:rsid w:val="17237EFC"/>
    <w:rsid w:val="17353E8C"/>
    <w:rsid w:val="173F240D"/>
    <w:rsid w:val="174B64D4"/>
    <w:rsid w:val="175110AA"/>
    <w:rsid w:val="17672089"/>
    <w:rsid w:val="17780D00"/>
    <w:rsid w:val="177C5AA9"/>
    <w:rsid w:val="177E3384"/>
    <w:rsid w:val="179702EB"/>
    <w:rsid w:val="17996410"/>
    <w:rsid w:val="17A728DB"/>
    <w:rsid w:val="17D777FA"/>
    <w:rsid w:val="17E66451"/>
    <w:rsid w:val="17EE05FC"/>
    <w:rsid w:val="18027B0E"/>
    <w:rsid w:val="18194DED"/>
    <w:rsid w:val="1846472A"/>
    <w:rsid w:val="184F4FCF"/>
    <w:rsid w:val="185A4133"/>
    <w:rsid w:val="186B1B5B"/>
    <w:rsid w:val="18711CB9"/>
    <w:rsid w:val="187D0B94"/>
    <w:rsid w:val="18870F9F"/>
    <w:rsid w:val="18B22DE5"/>
    <w:rsid w:val="18C31EF8"/>
    <w:rsid w:val="18F64C0E"/>
    <w:rsid w:val="191048DF"/>
    <w:rsid w:val="19105DA0"/>
    <w:rsid w:val="191E169F"/>
    <w:rsid w:val="193071FB"/>
    <w:rsid w:val="194C1191"/>
    <w:rsid w:val="19510172"/>
    <w:rsid w:val="196F3235"/>
    <w:rsid w:val="19836591"/>
    <w:rsid w:val="199E28FF"/>
    <w:rsid w:val="19A54BF8"/>
    <w:rsid w:val="19C72645"/>
    <w:rsid w:val="19C82013"/>
    <w:rsid w:val="19C86703"/>
    <w:rsid w:val="19CA465F"/>
    <w:rsid w:val="19DD078E"/>
    <w:rsid w:val="19E075C1"/>
    <w:rsid w:val="19F60106"/>
    <w:rsid w:val="1A015B48"/>
    <w:rsid w:val="1A0F6A28"/>
    <w:rsid w:val="1A1F4AA9"/>
    <w:rsid w:val="1A255EE6"/>
    <w:rsid w:val="1A353700"/>
    <w:rsid w:val="1A446C00"/>
    <w:rsid w:val="1A45061F"/>
    <w:rsid w:val="1A4C342D"/>
    <w:rsid w:val="1A59263F"/>
    <w:rsid w:val="1A5F124B"/>
    <w:rsid w:val="1A693140"/>
    <w:rsid w:val="1A6A19F9"/>
    <w:rsid w:val="1A7A42D7"/>
    <w:rsid w:val="1A9B5AA8"/>
    <w:rsid w:val="1A9B6B1B"/>
    <w:rsid w:val="1AA405EF"/>
    <w:rsid w:val="1AA623FB"/>
    <w:rsid w:val="1AB9693E"/>
    <w:rsid w:val="1ABE5022"/>
    <w:rsid w:val="1AC3682F"/>
    <w:rsid w:val="1ADA31BD"/>
    <w:rsid w:val="1AE6504D"/>
    <w:rsid w:val="1AFE3B60"/>
    <w:rsid w:val="1B0E4A1F"/>
    <w:rsid w:val="1B153AFC"/>
    <w:rsid w:val="1B191273"/>
    <w:rsid w:val="1B337665"/>
    <w:rsid w:val="1B4778BC"/>
    <w:rsid w:val="1B490248"/>
    <w:rsid w:val="1B4C4392"/>
    <w:rsid w:val="1B4D0131"/>
    <w:rsid w:val="1B53093D"/>
    <w:rsid w:val="1B5453A9"/>
    <w:rsid w:val="1B7061A8"/>
    <w:rsid w:val="1B835352"/>
    <w:rsid w:val="1B8A061B"/>
    <w:rsid w:val="1B8B1AA5"/>
    <w:rsid w:val="1B920977"/>
    <w:rsid w:val="1B987D9D"/>
    <w:rsid w:val="1BA0747C"/>
    <w:rsid w:val="1BAC256A"/>
    <w:rsid w:val="1BAE69CF"/>
    <w:rsid w:val="1BB07656"/>
    <w:rsid w:val="1BE03A8E"/>
    <w:rsid w:val="1BE3178F"/>
    <w:rsid w:val="1C0302FC"/>
    <w:rsid w:val="1C150E11"/>
    <w:rsid w:val="1C3E71B0"/>
    <w:rsid w:val="1C517B96"/>
    <w:rsid w:val="1C583D6A"/>
    <w:rsid w:val="1C597D07"/>
    <w:rsid w:val="1C7D1D4C"/>
    <w:rsid w:val="1C823D4B"/>
    <w:rsid w:val="1C8B78E5"/>
    <w:rsid w:val="1C951516"/>
    <w:rsid w:val="1CA84709"/>
    <w:rsid w:val="1CC422FB"/>
    <w:rsid w:val="1CC44965"/>
    <w:rsid w:val="1CD04CF5"/>
    <w:rsid w:val="1CE05C6A"/>
    <w:rsid w:val="1CF23F40"/>
    <w:rsid w:val="1D1463AF"/>
    <w:rsid w:val="1D23587C"/>
    <w:rsid w:val="1D2840BF"/>
    <w:rsid w:val="1D2B5458"/>
    <w:rsid w:val="1D2F6CA0"/>
    <w:rsid w:val="1D3D339A"/>
    <w:rsid w:val="1D3E6BB5"/>
    <w:rsid w:val="1D766A24"/>
    <w:rsid w:val="1D932857"/>
    <w:rsid w:val="1D94142A"/>
    <w:rsid w:val="1D9B5127"/>
    <w:rsid w:val="1D9F7C42"/>
    <w:rsid w:val="1DA50B1B"/>
    <w:rsid w:val="1DA5695E"/>
    <w:rsid w:val="1DA76A34"/>
    <w:rsid w:val="1DB545C9"/>
    <w:rsid w:val="1DBA1A2B"/>
    <w:rsid w:val="1DCF2103"/>
    <w:rsid w:val="1DD075E0"/>
    <w:rsid w:val="1DDB224B"/>
    <w:rsid w:val="1DDF2704"/>
    <w:rsid w:val="1DE2466D"/>
    <w:rsid w:val="1DEF6A2D"/>
    <w:rsid w:val="1E067C30"/>
    <w:rsid w:val="1E1C5A43"/>
    <w:rsid w:val="1E1D7ADB"/>
    <w:rsid w:val="1E1E00E0"/>
    <w:rsid w:val="1E2002AD"/>
    <w:rsid w:val="1E214942"/>
    <w:rsid w:val="1E3A1D00"/>
    <w:rsid w:val="1E3A71CC"/>
    <w:rsid w:val="1E426EBA"/>
    <w:rsid w:val="1E4A0464"/>
    <w:rsid w:val="1E4A14A1"/>
    <w:rsid w:val="1E526277"/>
    <w:rsid w:val="1E6F2E5C"/>
    <w:rsid w:val="1E786065"/>
    <w:rsid w:val="1E7E77EE"/>
    <w:rsid w:val="1E84256A"/>
    <w:rsid w:val="1EA61729"/>
    <w:rsid w:val="1EAF4830"/>
    <w:rsid w:val="1ED70863"/>
    <w:rsid w:val="1EDE5F32"/>
    <w:rsid w:val="1EE66C9E"/>
    <w:rsid w:val="1EEC1390"/>
    <w:rsid w:val="1F240CB5"/>
    <w:rsid w:val="1F2B2565"/>
    <w:rsid w:val="1F2D0DF5"/>
    <w:rsid w:val="1F3515E5"/>
    <w:rsid w:val="1F51636F"/>
    <w:rsid w:val="1F6E741D"/>
    <w:rsid w:val="1F7E6617"/>
    <w:rsid w:val="1F862DFE"/>
    <w:rsid w:val="1F98123A"/>
    <w:rsid w:val="1F9E31E3"/>
    <w:rsid w:val="1FAF4C69"/>
    <w:rsid w:val="1FBA6A97"/>
    <w:rsid w:val="1FBC2C9C"/>
    <w:rsid w:val="1FBF25EC"/>
    <w:rsid w:val="1FC15A67"/>
    <w:rsid w:val="1FE776FB"/>
    <w:rsid w:val="1FEE56F6"/>
    <w:rsid w:val="1FF17349"/>
    <w:rsid w:val="1FF6600B"/>
    <w:rsid w:val="20000DDB"/>
    <w:rsid w:val="200603BB"/>
    <w:rsid w:val="200E4EC7"/>
    <w:rsid w:val="203664ED"/>
    <w:rsid w:val="203942EC"/>
    <w:rsid w:val="205055C1"/>
    <w:rsid w:val="205342FB"/>
    <w:rsid w:val="206070BF"/>
    <w:rsid w:val="206A1554"/>
    <w:rsid w:val="207B377A"/>
    <w:rsid w:val="2093792C"/>
    <w:rsid w:val="209432C4"/>
    <w:rsid w:val="20B147CB"/>
    <w:rsid w:val="20D32292"/>
    <w:rsid w:val="20DF261D"/>
    <w:rsid w:val="20E97887"/>
    <w:rsid w:val="20EE6E65"/>
    <w:rsid w:val="20F37E39"/>
    <w:rsid w:val="20F90F44"/>
    <w:rsid w:val="20F96D7C"/>
    <w:rsid w:val="20FE5E05"/>
    <w:rsid w:val="210C1A01"/>
    <w:rsid w:val="211223E9"/>
    <w:rsid w:val="211A1157"/>
    <w:rsid w:val="211D7BDE"/>
    <w:rsid w:val="212B5F03"/>
    <w:rsid w:val="213F2F6B"/>
    <w:rsid w:val="214D4956"/>
    <w:rsid w:val="215E1C86"/>
    <w:rsid w:val="21614ADF"/>
    <w:rsid w:val="216576DA"/>
    <w:rsid w:val="21665AF3"/>
    <w:rsid w:val="217318B8"/>
    <w:rsid w:val="21742027"/>
    <w:rsid w:val="21917A36"/>
    <w:rsid w:val="21942DA6"/>
    <w:rsid w:val="21D2031B"/>
    <w:rsid w:val="21E61B3B"/>
    <w:rsid w:val="22114F31"/>
    <w:rsid w:val="22191552"/>
    <w:rsid w:val="221F1596"/>
    <w:rsid w:val="2227025E"/>
    <w:rsid w:val="222F6B9D"/>
    <w:rsid w:val="223500AD"/>
    <w:rsid w:val="223973C5"/>
    <w:rsid w:val="2250591D"/>
    <w:rsid w:val="225442A7"/>
    <w:rsid w:val="226F0499"/>
    <w:rsid w:val="22707E32"/>
    <w:rsid w:val="22813D29"/>
    <w:rsid w:val="228C34C0"/>
    <w:rsid w:val="229F4EEF"/>
    <w:rsid w:val="22A03A0B"/>
    <w:rsid w:val="22AD2CA2"/>
    <w:rsid w:val="22E4402A"/>
    <w:rsid w:val="22E871C3"/>
    <w:rsid w:val="22EB4EDA"/>
    <w:rsid w:val="232B2612"/>
    <w:rsid w:val="232B2CFF"/>
    <w:rsid w:val="232F1252"/>
    <w:rsid w:val="234A0306"/>
    <w:rsid w:val="23570F1B"/>
    <w:rsid w:val="23803B64"/>
    <w:rsid w:val="23A210AB"/>
    <w:rsid w:val="23A63168"/>
    <w:rsid w:val="23B13B03"/>
    <w:rsid w:val="23BC11D9"/>
    <w:rsid w:val="23C66423"/>
    <w:rsid w:val="23C93BD9"/>
    <w:rsid w:val="23ED78C8"/>
    <w:rsid w:val="23ED7FBF"/>
    <w:rsid w:val="23F23130"/>
    <w:rsid w:val="24017393"/>
    <w:rsid w:val="24042A4D"/>
    <w:rsid w:val="240E3AFC"/>
    <w:rsid w:val="24473911"/>
    <w:rsid w:val="24672984"/>
    <w:rsid w:val="24701424"/>
    <w:rsid w:val="24757192"/>
    <w:rsid w:val="247D2589"/>
    <w:rsid w:val="247E61E7"/>
    <w:rsid w:val="24871919"/>
    <w:rsid w:val="249D2F6D"/>
    <w:rsid w:val="24A1020B"/>
    <w:rsid w:val="24AA0E83"/>
    <w:rsid w:val="24BC045F"/>
    <w:rsid w:val="24D5759F"/>
    <w:rsid w:val="24DA6B6D"/>
    <w:rsid w:val="24E30CCB"/>
    <w:rsid w:val="24EB24AF"/>
    <w:rsid w:val="24F00B4F"/>
    <w:rsid w:val="24F078B1"/>
    <w:rsid w:val="24F22893"/>
    <w:rsid w:val="24F5231C"/>
    <w:rsid w:val="25044898"/>
    <w:rsid w:val="251D2E79"/>
    <w:rsid w:val="254A53BD"/>
    <w:rsid w:val="254A7173"/>
    <w:rsid w:val="2556240D"/>
    <w:rsid w:val="256040DE"/>
    <w:rsid w:val="25651100"/>
    <w:rsid w:val="257638ED"/>
    <w:rsid w:val="257A2B03"/>
    <w:rsid w:val="258C6B10"/>
    <w:rsid w:val="25BA15E7"/>
    <w:rsid w:val="25BB7136"/>
    <w:rsid w:val="25BE05CD"/>
    <w:rsid w:val="25C44658"/>
    <w:rsid w:val="25C705E4"/>
    <w:rsid w:val="25C756FB"/>
    <w:rsid w:val="25C904C3"/>
    <w:rsid w:val="25D80184"/>
    <w:rsid w:val="25E679B8"/>
    <w:rsid w:val="25EA61DD"/>
    <w:rsid w:val="25F65F84"/>
    <w:rsid w:val="25FE6C2C"/>
    <w:rsid w:val="26160C76"/>
    <w:rsid w:val="261E34F5"/>
    <w:rsid w:val="265867D8"/>
    <w:rsid w:val="2691697E"/>
    <w:rsid w:val="26935E05"/>
    <w:rsid w:val="26A41933"/>
    <w:rsid w:val="26A94383"/>
    <w:rsid w:val="26B85775"/>
    <w:rsid w:val="26BB28BD"/>
    <w:rsid w:val="26BF0496"/>
    <w:rsid w:val="26C96661"/>
    <w:rsid w:val="26D927A4"/>
    <w:rsid w:val="26FA0C5F"/>
    <w:rsid w:val="270026CD"/>
    <w:rsid w:val="27040AAC"/>
    <w:rsid w:val="27042D5D"/>
    <w:rsid w:val="270E64D3"/>
    <w:rsid w:val="273E2FA6"/>
    <w:rsid w:val="2742561C"/>
    <w:rsid w:val="27474BA8"/>
    <w:rsid w:val="274E794B"/>
    <w:rsid w:val="274F22DA"/>
    <w:rsid w:val="274F6110"/>
    <w:rsid w:val="2756215C"/>
    <w:rsid w:val="27582CFA"/>
    <w:rsid w:val="275D6156"/>
    <w:rsid w:val="2767592F"/>
    <w:rsid w:val="278914ED"/>
    <w:rsid w:val="27913DDE"/>
    <w:rsid w:val="27B053E1"/>
    <w:rsid w:val="27B05A31"/>
    <w:rsid w:val="27B64475"/>
    <w:rsid w:val="27C43035"/>
    <w:rsid w:val="27D97386"/>
    <w:rsid w:val="27DD7E4B"/>
    <w:rsid w:val="27F40DE2"/>
    <w:rsid w:val="280611E3"/>
    <w:rsid w:val="280F588C"/>
    <w:rsid w:val="281A4208"/>
    <w:rsid w:val="282250F6"/>
    <w:rsid w:val="28265F18"/>
    <w:rsid w:val="28296746"/>
    <w:rsid w:val="283029C7"/>
    <w:rsid w:val="28306D30"/>
    <w:rsid w:val="284F5A67"/>
    <w:rsid w:val="28517C2C"/>
    <w:rsid w:val="28543509"/>
    <w:rsid w:val="28554D67"/>
    <w:rsid w:val="285C6A1A"/>
    <w:rsid w:val="288C34AF"/>
    <w:rsid w:val="28A80261"/>
    <w:rsid w:val="28AC29F6"/>
    <w:rsid w:val="28BB6764"/>
    <w:rsid w:val="28D13E3F"/>
    <w:rsid w:val="28DE3C83"/>
    <w:rsid w:val="28E95046"/>
    <w:rsid w:val="28ED68FC"/>
    <w:rsid w:val="29015BC3"/>
    <w:rsid w:val="291B2E50"/>
    <w:rsid w:val="291C1DDD"/>
    <w:rsid w:val="291E22D1"/>
    <w:rsid w:val="291F4F61"/>
    <w:rsid w:val="29206075"/>
    <w:rsid w:val="29295CDE"/>
    <w:rsid w:val="292E11B3"/>
    <w:rsid w:val="29462FAA"/>
    <w:rsid w:val="297445E7"/>
    <w:rsid w:val="29896CB0"/>
    <w:rsid w:val="29A04BC9"/>
    <w:rsid w:val="29A50C45"/>
    <w:rsid w:val="29AA730B"/>
    <w:rsid w:val="29BF36B3"/>
    <w:rsid w:val="29C12EE4"/>
    <w:rsid w:val="29E770B4"/>
    <w:rsid w:val="29E87DFC"/>
    <w:rsid w:val="29EA0E6C"/>
    <w:rsid w:val="2A0E13C2"/>
    <w:rsid w:val="2A3B4116"/>
    <w:rsid w:val="2A447358"/>
    <w:rsid w:val="2A4D2CC8"/>
    <w:rsid w:val="2A557F75"/>
    <w:rsid w:val="2A644D48"/>
    <w:rsid w:val="2A7457CA"/>
    <w:rsid w:val="2A8605CE"/>
    <w:rsid w:val="2A871EDA"/>
    <w:rsid w:val="2A8945AB"/>
    <w:rsid w:val="2A9517C5"/>
    <w:rsid w:val="2A9728DF"/>
    <w:rsid w:val="2AA7454E"/>
    <w:rsid w:val="2AA8743B"/>
    <w:rsid w:val="2AD90BA6"/>
    <w:rsid w:val="2AE14495"/>
    <w:rsid w:val="2AE6330A"/>
    <w:rsid w:val="2AEB60EB"/>
    <w:rsid w:val="2B2A1C44"/>
    <w:rsid w:val="2B3F156A"/>
    <w:rsid w:val="2B434DC2"/>
    <w:rsid w:val="2B485D2C"/>
    <w:rsid w:val="2B4F5085"/>
    <w:rsid w:val="2B5038BD"/>
    <w:rsid w:val="2B5B7F5A"/>
    <w:rsid w:val="2B66069B"/>
    <w:rsid w:val="2B770E54"/>
    <w:rsid w:val="2B81606D"/>
    <w:rsid w:val="2B905DE8"/>
    <w:rsid w:val="2BAA2CE6"/>
    <w:rsid w:val="2BAD1A25"/>
    <w:rsid w:val="2BB168AA"/>
    <w:rsid w:val="2BC93242"/>
    <w:rsid w:val="2BCD70D7"/>
    <w:rsid w:val="2BCF33AD"/>
    <w:rsid w:val="2BE8297F"/>
    <w:rsid w:val="2BF94354"/>
    <w:rsid w:val="2C017F2A"/>
    <w:rsid w:val="2C0225C6"/>
    <w:rsid w:val="2C156DCC"/>
    <w:rsid w:val="2C202676"/>
    <w:rsid w:val="2C280294"/>
    <w:rsid w:val="2C28481B"/>
    <w:rsid w:val="2C332DE9"/>
    <w:rsid w:val="2C33753A"/>
    <w:rsid w:val="2C387736"/>
    <w:rsid w:val="2C42277B"/>
    <w:rsid w:val="2C5C467C"/>
    <w:rsid w:val="2C6C546E"/>
    <w:rsid w:val="2C816AF6"/>
    <w:rsid w:val="2C8B4FF8"/>
    <w:rsid w:val="2C8C0FFC"/>
    <w:rsid w:val="2C9E5EDF"/>
    <w:rsid w:val="2CA4655D"/>
    <w:rsid w:val="2CA94CF5"/>
    <w:rsid w:val="2CBF45D5"/>
    <w:rsid w:val="2CD2185A"/>
    <w:rsid w:val="2CF3365C"/>
    <w:rsid w:val="2D074E3B"/>
    <w:rsid w:val="2D0839C4"/>
    <w:rsid w:val="2D1C7B5E"/>
    <w:rsid w:val="2D597D7C"/>
    <w:rsid w:val="2D6B5E97"/>
    <w:rsid w:val="2D8356E7"/>
    <w:rsid w:val="2D852717"/>
    <w:rsid w:val="2D863D58"/>
    <w:rsid w:val="2DAD07A2"/>
    <w:rsid w:val="2DB94B34"/>
    <w:rsid w:val="2DCE1CA2"/>
    <w:rsid w:val="2DD77660"/>
    <w:rsid w:val="2DD90C14"/>
    <w:rsid w:val="2DEA19CB"/>
    <w:rsid w:val="2E2229CD"/>
    <w:rsid w:val="2E301B12"/>
    <w:rsid w:val="2E333066"/>
    <w:rsid w:val="2E3F51C4"/>
    <w:rsid w:val="2E411D2F"/>
    <w:rsid w:val="2E421AD5"/>
    <w:rsid w:val="2E4870C8"/>
    <w:rsid w:val="2E586C76"/>
    <w:rsid w:val="2E7E4B85"/>
    <w:rsid w:val="2E8B0958"/>
    <w:rsid w:val="2EB03FB3"/>
    <w:rsid w:val="2EB21B7F"/>
    <w:rsid w:val="2EBD4AA7"/>
    <w:rsid w:val="2ED25659"/>
    <w:rsid w:val="2EDB1686"/>
    <w:rsid w:val="2EDF0755"/>
    <w:rsid w:val="2EE1063C"/>
    <w:rsid w:val="2EE63891"/>
    <w:rsid w:val="2EF42085"/>
    <w:rsid w:val="2F0E6935"/>
    <w:rsid w:val="2F2443BA"/>
    <w:rsid w:val="2F251541"/>
    <w:rsid w:val="2F3960B7"/>
    <w:rsid w:val="2F3C7B53"/>
    <w:rsid w:val="2F55726E"/>
    <w:rsid w:val="2F574E1E"/>
    <w:rsid w:val="2F595771"/>
    <w:rsid w:val="2F5C7FF7"/>
    <w:rsid w:val="2F5D01EA"/>
    <w:rsid w:val="2F602979"/>
    <w:rsid w:val="2F651DBA"/>
    <w:rsid w:val="2F7739FD"/>
    <w:rsid w:val="2F781752"/>
    <w:rsid w:val="2F9A652F"/>
    <w:rsid w:val="2F9E416C"/>
    <w:rsid w:val="2FB43396"/>
    <w:rsid w:val="2FEE18B8"/>
    <w:rsid w:val="2FF80B6C"/>
    <w:rsid w:val="2FFA304E"/>
    <w:rsid w:val="2FFB15BE"/>
    <w:rsid w:val="300541EB"/>
    <w:rsid w:val="30114EB2"/>
    <w:rsid w:val="301E6C34"/>
    <w:rsid w:val="302C3AD1"/>
    <w:rsid w:val="302E3742"/>
    <w:rsid w:val="30371E78"/>
    <w:rsid w:val="30425A8D"/>
    <w:rsid w:val="3071362F"/>
    <w:rsid w:val="308935FC"/>
    <w:rsid w:val="308A4904"/>
    <w:rsid w:val="3092179B"/>
    <w:rsid w:val="30A02BB6"/>
    <w:rsid w:val="30B67293"/>
    <w:rsid w:val="30C81C67"/>
    <w:rsid w:val="30D54010"/>
    <w:rsid w:val="31063051"/>
    <w:rsid w:val="311B4FDD"/>
    <w:rsid w:val="312767AB"/>
    <w:rsid w:val="312876D2"/>
    <w:rsid w:val="312960EC"/>
    <w:rsid w:val="312E1520"/>
    <w:rsid w:val="313B597E"/>
    <w:rsid w:val="315E15EE"/>
    <w:rsid w:val="316177D7"/>
    <w:rsid w:val="316575CB"/>
    <w:rsid w:val="316B2774"/>
    <w:rsid w:val="316F49F6"/>
    <w:rsid w:val="317213AC"/>
    <w:rsid w:val="317407E1"/>
    <w:rsid w:val="317B0F6A"/>
    <w:rsid w:val="319953DC"/>
    <w:rsid w:val="319E3776"/>
    <w:rsid w:val="31A01768"/>
    <w:rsid w:val="31A8149C"/>
    <w:rsid w:val="31CB7BF7"/>
    <w:rsid w:val="31D62DAE"/>
    <w:rsid w:val="31E66CC5"/>
    <w:rsid w:val="31FB52A5"/>
    <w:rsid w:val="31FC517A"/>
    <w:rsid w:val="32021A67"/>
    <w:rsid w:val="325F5FCE"/>
    <w:rsid w:val="326F7464"/>
    <w:rsid w:val="32780CA4"/>
    <w:rsid w:val="32815B3A"/>
    <w:rsid w:val="32A61F1F"/>
    <w:rsid w:val="32B83797"/>
    <w:rsid w:val="32C64D4B"/>
    <w:rsid w:val="32D61F68"/>
    <w:rsid w:val="32D63C1D"/>
    <w:rsid w:val="32F01C8E"/>
    <w:rsid w:val="32F42B48"/>
    <w:rsid w:val="3330157F"/>
    <w:rsid w:val="333C171C"/>
    <w:rsid w:val="336F02F9"/>
    <w:rsid w:val="338217AB"/>
    <w:rsid w:val="33AA7583"/>
    <w:rsid w:val="33AF6948"/>
    <w:rsid w:val="33C17BDB"/>
    <w:rsid w:val="33C80C62"/>
    <w:rsid w:val="33C81603"/>
    <w:rsid w:val="33D04BD8"/>
    <w:rsid w:val="33DC6C00"/>
    <w:rsid w:val="33E175CA"/>
    <w:rsid w:val="33EA6332"/>
    <w:rsid w:val="33F0143A"/>
    <w:rsid w:val="33FA2814"/>
    <w:rsid w:val="34330352"/>
    <w:rsid w:val="34364C27"/>
    <w:rsid w:val="343C2115"/>
    <w:rsid w:val="34545A33"/>
    <w:rsid w:val="34565E4F"/>
    <w:rsid w:val="345E24D1"/>
    <w:rsid w:val="346763B8"/>
    <w:rsid w:val="346E05B1"/>
    <w:rsid w:val="34784F8C"/>
    <w:rsid w:val="347D078C"/>
    <w:rsid w:val="349403E7"/>
    <w:rsid w:val="34A90EA6"/>
    <w:rsid w:val="34B24AEE"/>
    <w:rsid w:val="34B62CC5"/>
    <w:rsid w:val="34BB5E93"/>
    <w:rsid w:val="34C75F13"/>
    <w:rsid w:val="34C96EDD"/>
    <w:rsid w:val="34CA339F"/>
    <w:rsid w:val="34D165AB"/>
    <w:rsid w:val="34DC1D59"/>
    <w:rsid w:val="34E374E8"/>
    <w:rsid w:val="34FA1E45"/>
    <w:rsid w:val="35067AD8"/>
    <w:rsid w:val="35097558"/>
    <w:rsid w:val="351D590E"/>
    <w:rsid w:val="35367454"/>
    <w:rsid w:val="35380BBF"/>
    <w:rsid w:val="353D3A96"/>
    <w:rsid w:val="353F159A"/>
    <w:rsid w:val="353F163A"/>
    <w:rsid w:val="354D5737"/>
    <w:rsid w:val="35531BEF"/>
    <w:rsid w:val="35571045"/>
    <w:rsid w:val="355C0091"/>
    <w:rsid w:val="356513DD"/>
    <w:rsid w:val="35673317"/>
    <w:rsid w:val="35684E18"/>
    <w:rsid w:val="35690D8E"/>
    <w:rsid w:val="3571225A"/>
    <w:rsid w:val="3575235A"/>
    <w:rsid w:val="357E4BA1"/>
    <w:rsid w:val="358A7810"/>
    <w:rsid w:val="358D4FA0"/>
    <w:rsid w:val="359027A9"/>
    <w:rsid w:val="35920081"/>
    <w:rsid w:val="35A07BE6"/>
    <w:rsid w:val="35BE45B0"/>
    <w:rsid w:val="35C06364"/>
    <w:rsid w:val="35DC3493"/>
    <w:rsid w:val="35DC5283"/>
    <w:rsid w:val="360A4998"/>
    <w:rsid w:val="361444FD"/>
    <w:rsid w:val="361856AC"/>
    <w:rsid w:val="362F2365"/>
    <w:rsid w:val="36413AA3"/>
    <w:rsid w:val="36426514"/>
    <w:rsid w:val="368542B5"/>
    <w:rsid w:val="36A31BEF"/>
    <w:rsid w:val="36A6335F"/>
    <w:rsid w:val="36A90053"/>
    <w:rsid w:val="36B32561"/>
    <w:rsid w:val="36C01430"/>
    <w:rsid w:val="36D44F80"/>
    <w:rsid w:val="36D85298"/>
    <w:rsid w:val="36E753EE"/>
    <w:rsid w:val="36EC7EB3"/>
    <w:rsid w:val="3727689B"/>
    <w:rsid w:val="37296F7B"/>
    <w:rsid w:val="3747219B"/>
    <w:rsid w:val="375269FB"/>
    <w:rsid w:val="375D5947"/>
    <w:rsid w:val="37604F9A"/>
    <w:rsid w:val="37930CD9"/>
    <w:rsid w:val="37A12A4B"/>
    <w:rsid w:val="37AC1D86"/>
    <w:rsid w:val="37B645E6"/>
    <w:rsid w:val="37CB67C2"/>
    <w:rsid w:val="37DD05D4"/>
    <w:rsid w:val="37DF6375"/>
    <w:rsid w:val="382D4B92"/>
    <w:rsid w:val="386D086B"/>
    <w:rsid w:val="38727227"/>
    <w:rsid w:val="388C5F50"/>
    <w:rsid w:val="38AC5C01"/>
    <w:rsid w:val="38B17C6A"/>
    <w:rsid w:val="38C239CB"/>
    <w:rsid w:val="38C71ADF"/>
    <w:rsid w:val="38D618EC"/>
    <w:rsid w:val="38DC41C8"/>
    <w:rsid w:val="38F8088B"/>
    <w:rsid w:val="38FE3030"/>
    <w:rsid w:val="39103153"/>
    <w:rsid w:val="39216B01"/>
    <w:rsid w:val="39297F6A"/>
    <w:rsid w:val="392A4D5B"/>
    <w:rsid w:val="39537D75"/>
    <w:rsid w:val="3957114B"/>
    <w:rsid w:val="396106E4"/>
    <w:rsid w:val="3962445C"/>
    <w:rsid w:val="397208A8"/>
    <w:rsid w:val="397A7369"/>
    <w:rsid w:val="397B0C21"/>
    <w:rsid w:val="39856179"/>
    <w:rsid w:val="39947200"/>
    <w:rsid w:val="39A26CD0"/>
    <w:rsid w:val="39A75DC1"/>
    <w:rsid w:val="39B1228A"/>
    <w:rsid w:val="39C902BE"/>
    <w:rsid w:val="39D3565D"/>
    <w:rsid w:val="39D73A9D"/>
    <w:rsid w:val="39D8623C"/>
    <w:rsid w:val="39F02A3D"/>
    <w:rsid w:val="39F15ED3"/>
    <w:rsid w:val="39FF5B96"/>
    <w:rsid w:val="3A1F234D"/>
    <w:rsid w:val="3A23599A"/>
    <w:rsid w:val="3A246D98"/>
    <w:rsid w:val="3A254822"/>
    <w:rsid w:val="3A384ACF"/>
    <w:rsid w:val="3A465B2C"/>
    <w:rsid w:val="3A5728DB"/>
    <w:rsid w:val="3A602DE1"/>
    <w:rsid w:val="3A8737DF"/>
    <w:rsid w:val="3A8809F6"/>
    <w:rsid w:val="3A920D71"/>
    <w:rsid w:val="3A9367AE"/>
    <w:rsid w:val="3A9C3D68"/>
    <w:rsid w:val="3AB84BAD"/>
    <w:rsid w:val="3ABF0713"/>
    <w:rsid w:val="3AD90F62"/>
    <w:rsid w:val="3ADA4C75"/>
    <w:rsid w:val="3AEF1D20"/>
    <w:rsid w:val="3B0C17BE"/>
    <w:rsid w:val="3B2319C9"/>
    <w:rsid w:val="3B357F8C"/>
    <w:rsid w:val="3B554802"/>
    <w:rsid w:val="3B5803F1"/>
    <w:rsid w:val="3B5C056C"/>
    <w:rsid w:val="3B5D587F"/>
    <w:rsid w:val="3B7252CB"/>
    <w:rsid w:val="3B75111F"/>
    <w:rsid w:val="3B7920E1"/>
    <w:rsid w:val="3B817DEB"/>
    <w:rsid w:val="3B893F22"/>
    <w:rsid w:val="3B8A6A8D"/>
    <w:rsid w:val="3B8D16D4"/>
    <w:rsid w:val="3B8E4906"/>
    <w:rsid w:val="3B9B0613"/>
    <w:rsid w:val="3B9F0B91"/>
    <w:rsid w:val="3BA81EEA"/>
    <w:rsid w:val="3BB2458D"/>
    <w:rsid w:val="3BD31A3C"/>
    <w:rsid w:val="3BDF572D"/>
    <w:rsid w:val="3BE23A88"/>
    <w:rsid w:val="3C0C1FFC"/>
    <w:rsid w:val="3C105D24"/>
    <w:rsid w:val="3C47151F"/>
    <w:rsid w:val="3C4D13F4"/>
    <w:rsid w:val="3C6A5B02"/>
    <w:rsid w:val="3C7B1A3E"/>
    <w:rsid w:val="3C8C4562"/>
    <w:rsid w:val="3C8F2A29"/>
    <w:rsid w:val="3C905119"/>
    <w:rsid w:val="3CAC3399"/>
    <w:rsid w:val="3CB16DC7"/>
    <w:rsid w:val="3CC82828"/>
    <w:rsid w:val="3CDC3B57"/>
    <w:rsid w:val="3CDC52DD"/>
    <w:rsid w:val="3CEB1E1E"/>
    <w:rsid w:val="3CF03A22"/>
    <w:rsid w:val="3CF16121"/>
    <w:rsid w:val="3CF8784B"/>
    <w:rsid w:val="3D1B50E8"/>
    <w:rsid w:val="3D213318"/>
    <w:rsid w:val="3D2E3887"/>
    <w:rsid w:val="3D403C24"/>
    <w:rsid w:val="3D4520CB"/>
    <w:rsid w:val="3D4D1827"/>
    <w:rsid w:val="3D4D20AA"/>
    <w:rsid w:val="3D55627E"/>
    <w:rsid w:val="3D6308A0"/>
    <w:rsid w:val="3D6A2BF2"/>
    <w:rsid w:val="3D6E3D77"/>
    <w:rsid w:val="3DA22CBC"/>
    <w:rsid w:val="3DCA2202"/>
    <w:rsid w:val="3DCB0E30"/>
    <w:rsid w:val="3DD66569"/>
    <w:rsid w:val="3DE00590"/>
    <w:rsid w:val="3DF35AE1"/>
    <w:rsid w:val="3DF40F3C"/>
    <w:rsid w:val="3E207321"/>
    <w:rsid w:val="3E394F55"/>
    <w:rsid w:val="3E666C8E"/>
    <w:rsid w:val="3E707C25"/>
    <w:rsid w:val="3E717CDF"/>
    <w:rsid w:val="3E9913B8"/>
    <w:rsid w:val="3EB06F00"/>
    <w:rsid w:val="3ED62B20"/>
    <w:rsid w:val="3EDC35E4"/>
    <w:rsid w:val="3EED1A0D"/>
    <w:rsid w:val="3EF431A2"/>
    <w:rsid w:val="3F0777A0"/>
    <w:rsid w:val="3F116709"/>
    <w:rsid w:val="3F130F6B"/>
    <w:rsid w:val="3F1F2D69"/>
    <w:rsid w:val="3F2204C1"/>
    <w:rsid w:val="3F225185"/>
    <w:rsid w:val="3F317CDC"/>
    <w:rsid w:val="3F373921"/>
    <w:rsid w:val="3F3A60CE"/>
    <w:rsid w:val="3F3B0E84"/>
    <w:rsid w:val="3F565770"/>
    <w:rsid w:val="3F946F75"/>
    <w:rsid w:val="3FA8685E"/>
    <w:rsid w:val="3FAE0A60"/>
    <w:rsid w:val="3FB83D5D"/>
    <w:rsid w:val="3FC80376"/>
    <w:rsid w:val="3FD928BC"/>
    <w:rsid w:val="400A001D"/>
    <w:rsid w:val="401B61E5"/>
    <w:rsid w:val="40287FE8"/>
    <w:rsid w:val="403D6838"/>
    <w:rsid w:val="4044134B"/>
    <w:rsid w:val="404611AC"/>
    <w:rsid w:val="40496428"/>
    <w:rsid w:val="404A0499"/>
    <w:rsid w:val="40642868"/>
    <w:rsid w:val="40684D68"/>
    <w:rsid w:val="407277C6"/>
    <w:rsid w:val="40752213"/>
    <w:rsid w:val="40754A1C"/>
    <w:rsid w:val="40853FA4"/>
    <w:rsid w:val="40875CF8"/>
    <w:rsid w:val="409D48D4"/>
    <w:rsid w:val="40B51316"/>
    <w:rsid w:val="40D479EE"/>
    <w:rsid w:val="40EE4AC2"/>
    <w:rsid w:val="410B4839"/>
    <w:rsid w:val="41174254"/>
    <w:rsid w:val="41251BF5"/>
    <w:rsid w:val="41382CEA"/>
    <w:rsid w:val="413C76CE"/>
    <w:rsid w:val="414141EE"/>
    <w:rsid w:val="4143117A"/>
    <w:rsid w:val="415648A7"/>
    <w:rsid w:val="416000D0"/>
    <w:rsid w:val="41781032"/>
    <w:rsid w:val="4198345E"/>
    <w:rsid w:val="419E7FFC"/>
    <w:rsid w:val="41A76336"/>
    <w:rsid w:val="41D87215"/>
    <w:rsid w:val="41E50CD2"/>
    <w:rsid w:val="41F54B32"/>
    <w:rsid w:val="41F9568D"/>
    <w:rsid w:val="41FB1E5B"/>
    <w:rsid w:val="41FF4213"/>
    <w:rsid w:val="422F0466"/>
    <w:rsid w:val="42636D3C"/>
    <w:rsid w:val="42657722"/>
    <w:rsid w:val="42686584"/>
    <w:rsid w:val="42714FF1"/>
    <w:rsid w:val="428611BC"/>
    <w:rsid w:val="429A7479"/>
    <w:rsid w:val="42A308B8"/>
    <w:rsid w:val="42A83351"/>
    <w:rsid w:val="42AB439A"/>
    <w:rsid w:val="42AD1E26"/>
    <w:rsid w:val="42C344D1"/>
    <w:rsid w:val="42C74BE2"/>
    <w:rsid w:val="42CA37F1"/>
    <w:rsid w:val="42CF1839"/>
    <w:rsid w:val="42E27AB9"/>
    <w:rsid w:val="42E328EC"/>
    <w:rsid w:val="430248F7"/>
    <w:rsid w:val="430307D4"/>
    <w:rsid w:val="43056584"/>
    <w:rsid w:val="43245BA9"/>
    <w:rsid w:val="432B0009"/>
    <w:rsid w:val="432F3737"/>
    <w:rsid w:val="43406429"/>
    <w:rsid w:val="434E205D"/>
    <w:rsid w:val="435F0DAD"/>
    <w:rsid w:val="43674E08"/>
    <w:rsid w:val="43883559"/>
    <w:rsid w:val="438C1001"/>
    <w:rsid w:val="438F7ECE"/>
    <w:rsid w:val="4395254B"/>
    <w:rsid w:val="43A7093D"/>
    <w:rsid w:val="43B13E7F"/>
    <w:rsid w:val="43B56E76"/>
    <w:rsid w:val="43C40064"/>
    <w:rsid w:val="43D361EE"/>
    <w:rsid w:val="43E1623E"/>
    <w:rsid w:val="43E82E7C"/>
    <w:rsid w:val="43E97FE5"/>
    <w:rsid w:val="43F6411F"/>
    <w:rsid w:val="440D2DDA"/>
    <w:rsid w:val="441207DF"/>
    <w:rsid w:val="44186AE6"/>
    <w:rsid w:val="44226CC2"/>
    <w:rsid w:val="4427780E"/>
    <w:rsid w:val="44304F86"/>
    <w:rsid w:val="44361625"/>
    <w:rsid w:val="4436451B"/>
    <w:rsid w:val="445000B9"/>
    <w:rsid w:val="446074E0"/>
    <w:rsid w:val="44A22AD0"/>
    <w:rsid w:val="44C74286"/>
    <w:rsid w:val="450077FC"/>
    <w:rsid w:val="45056ADD"/>
    <w:rsid w:val="45196025"/>
    <w:rsid w:val="451C2DE1"/>
    <w:rsid w:val="453824BA"/>
    <w:rsid w:val="454D75D7"/>
    <w:rsid w:val="455E1F7C"/>
    <w:rsid w:val="45631E49"/>
    <w:rsid w:val="45806396"/>
    <w:rsid w:val="4588156A"/>
    <w:rsid w:val="45A33C1B"/>
    <w:rsid w:val="45AE3F74"/>
    <w:rsid w:val="45B75B4B"/>
    <w:rsid w:val="45BB6810"/>
    <w:rsid w:val="45C83E3B"/>
    <w:rsid w:val="45E03DC7"/>
    <w:rsid w:val="45E52B44"/>
    <w:rsid w:val="45FD0DD0"/>
    <w:rsid w:val="46024FFD"/>
    <w:rsid w:val="46032B23"/>
    <w:rsid w:val="460F2C5A"/>
    <w:rsid w:val="461138CE"/>
    <w:rsid w:val="46156CAC"/>
    <w:rsid w:val="461B1DF0"/>
    <w:rsid w:val="462C434A"/>
    <w:rsid w:val="46411E9C"/>
    <w:rsid w:val="46484009"/>
    <w:rsid w:val="464D1C38"/>
    <w:rsid w:val="46544B08"/>
    <w:rsid w:val="465D071F"/>
    <w:rsid w:val="46821C9A"/>
    <w:rsid w:val="46896C43"/>
    <w:rsid w:val="468A4261"/>
    <w:rsid w:val="469564F9"/>
    <w:rsid w:val="469628CB"/>
    <w:rsid w:val="469D798C"/>
    <w:rsid w:val="46AF2451"/>
    <w:rsid w:val="46B9236A"/>
    <w:rsid w:val="46C1419A"/>
    <w:rsid w:val="46C25379"/>
    <w:rsid w:val="46C91677"/>
    <w:rsid w:val="46C949D5"/>
    <w:rsid w:val="46CE70D4"/>
    <w:rsid w:val="46E44703"/>
    <w:rsid w:val="46E72F3F"/>
    <w:rsid w:val="46E845C1"/>
    <w:rsid w:val="4713115B"/>
    <w:rsid w:val="471B2848"/>
    <w:rsid w:val="471F137A"/>
    <w:rsid w:val="473A3147"/>
    <w:rsid w:val="47606F74"/>
    <w:rsid w:val="47713353"/>
    <w:rsid w:val="47802960"/>
    <w:rsid w:val="478D3ED9"/>
    <w:rsid w:val="479F1DAC"/>
    <w:rsid w:val="47A2287A"/>
    <w:rsid w:val="47B2144A"/>
    <w:rsid w:val="47B27621"/>
    <w:rsid w:val="47D604EF"/>
    <w:rsid w:val="47E31457"/>
    <w:rsid w:val="47E94C70"/>
    <w:rsid w:val="480C38AB"/>
    <w:rsid w:val="480F0F04"/>
    <w:rsid w:val="482206F9"/>
    <w:rsid w:val="482527AC"/>
    <w:rsid w:val="48255187"/>
    <w:rsid w:val="482E2B30"/>
    <w:rsid w:val="483022BB"/>
    <w:rsid w:val="483F42E6"/>
    <w:rsid w:val="48415B92"/>
    <w:rsid w:val="48427933"/>
    <w:rsid w:val="48435A85"/>
    <w:rsid w:val="48453F8C"/>
    <w:rsid w:val="4848018E"/>
    <w:rsid w:val="48531426"/>
    <w:rsid w:val="48A01927"/>
    <w:rsid w:val="48AA603D"/>
    <w:rsid w:val="48B91175"/>
    <w:rsid w:val="48C53D36"/>
    <w:rsid w:val="48C61FD7"/>
    <w:rsid w:val="48DE0BF4"/>
    <w:rsid w:val="48E5008B"/>
    <w:rsid w:val="48F84CFF"/>
    <w:rsid w:val="48FD383C"/>
    <w:rsid w:val="490231AB"/>
    <w:rsid w:val="490A6FAE"/>
    <w:rsid w:val="49101B4D"/>
    <w:rsid w:val="49136524"/>
    <w:rsid w:val="49157B52"/>
    <w:rsid w:val="49303C2F"/>
    <w:rsid w:val="493169E0"/>
    <w:rsid w:val="49333247"/>
    <w:rsid w:val="493E47EE"/>
    <w:rsid w:val="49447039"/>
    <w:rsid w:val="49506069"/>
    <w:rsid w:val="49507A41"/>
    <w:rsid w:val="49507B26"/>
    <w:rsid w:val="49555CAC"/>
    <w:rsid w:val="496D698F"/>
    <w:rsid w:val="498126DD"/>
    <w:rsid w:val="49AB195E"/>
    <w:rsid w:val="49C34A70"/>
    <w:rsid w:val="49C66341"/>
    <w:rsid w:val="49D752F6"/>
    <w:rsid w:val="49E62945"/>
    <w:rsid w:val="49E76658"/>
    <w:rsid w:val="49EE53FD"/>
    <w:rsid w:val="4A030EC5"/>
    <w:rsid w:val="4A3A42B3"/>
    <w:rsid w:val="4A3A4772"/>
    <w:rsid w:val="4A432311"/>
    <w:rsid w:val="4A51136A"/>
    <w:rsid w:val="4A680770"/>
    <w:rsid w:val="4A7A69B8"/>
    <w:rsid w:val="4A7D56E8"/>
    <w:rsid w:val="4A8D5B75"/>
    <w:rsid w:val="4AB900F2"/>
    <w:rsid w:val="4ACB5FBF"/>
    <w:rsid w:val="4AD35A61"/>
    <w:rsid w:val="4ADB7C88"/>
    <w:rsid w:val="4ADF19C0"/>
    <w:rsid w:val="4AF33166"/>
    <w:rsid w:val="4B0769BA"/>
    <w:rsid w:val="4B291943"/>
    <w:rsid w:val="4B2D30E1"/>
    <w:rsid w:val="4B382D7C"/>
    <w:rsid w:val="4B4A6111"/>
    <w:rsid w:val="4B4F7B3E"/>
    <w:rsid w:val="4B536163"/>
    <w:rsid w:val="4B577648"/>
    <w:rsid w:val="4B5D69AE"/>
    <w:rsid w:val="4B7333D9"/>
    <w:rsid w:val="4B7F0E9E"/>
    <w:rsid w:val="4BAB11CB"/>
    <w:rsid w:val="4BAD1567"/>
    <w:rsid w:val="4BB23CA6"/>
    <w:rsid w:val="4BBA0128"/>
    <w:rsid w:val="4BC22554"/>
    <w:rsid w:val="4BCE3B65"/>
    <w:rsid w:val="4BCE7748"/>
    <w:rsid w:val="4BD016F9"/>
    <w:rsid w:val="4BD31269"/>
    <w:rsid w:val="4BF06D34"/>
    <w:rsid w:val="4BF24442"/>
    <w:rsid w:val="4BF2623F"/>
    <w:rsid w:val="4C013661"/>
    <w:rsid w:val="4C1007FE"/>
    <w:rsid w:val="4C1A2F5D"/>
    <w:rsid w:val="4C1D0C50"/>
    <w:rsid w:val="4C250008"/>
    <w:rsid w:val="4C25094F"/>
    <w:rsid w:val="4C3359E9"/>
    <w:rsid w:val="4C397DB5"/>
    <w:rsid w:val="4C3B3AF8"/>
    <w:rsid w:val="4C492374"/>
    <w:rsid w:val="4C4E7AC2"/>
    <w:rsid w:val="4C64417F"/>
    <w:rsid w:val="4C6D4F44"/>
    <w:rsid w:val="4C737ADC"/>
    <w:rsid w:val="4C9345C9"/>
    <w:rsid w:val="4CA23096"/>
    <w:rsid w:val="4CBE510F"/>
    <w:rsid w:val="4CC0427C"/>
    <w:rsid w:val="4CC83A62"/>
    <w:rsid w:val="4CCF19B1"/>
    <w:rsid w:val="4CD05144"/>
    <w:rsid w:val="4CD9188C"/>
    <w:rsid w:val="4CE27B44"/>
    <w:rsid w:val="4CE71377"/>
    <w:rsid w:val="4CF15E1B"/>
    <w:rsid w:val="4CF267AA"/>
    <w:rsid w:val="4CFF2A2C"/>
    <w:rsid w:val="4D050635"/>
    <w:rsid w:val="4D171E74"/>
    <w:rsid w:val="4D191BB4"/>
    <w:rsid w:val="4D217BF1"/>
    <w:rsid w:val="4D3B5D0F"/>
    <w:rsid w:val="4D54162A"/>
    <w:rsid w:val="4D594CA8"/>
    <w:rsid w:val="4D6C5D50"/>
    <w:rsid w:val="4D8851D0"/>
    <w:rsid w:val="4D897DB2"/>
    <w:rsid w:val="4D903609"/>
    <w:rsid w:val="4DA03A00"/>
    <w:rsid w:val="4DA1334D"/>
    <w:rsid w:val="4DAB7B5C"/>
    <w:rsid w:val="4DAD582F"/>
    <w:rsid w:val="4DB100CA"/>
    <w:rsid w:val="4DBA59BE"/>
    <w:rsid w:val="4DCC0010"/>
    <w:rsid w:val="4DE13A34"/>
    <w:rsid w:val="4DE236AC"/>
    <w:rsid w:val="4DE5007E"/>
    <w:rsid w:val="4DEE4483"/>
    <w:rsid w:val="4E010ABC"/>
    <w:rsid w:val="4E142908"/>
    <w:rsid w:val="4E160A69"/>
    <w:rsid w:val="4E2557EC"/>
    <w:rsid w:val="4E4F18C9"/>
    <w:rsid w:val="4E5709DF"/>
    <w:rsid w:val="4E573A73"/>
    <w:rsid w:val="4E5859E9"/>
    <w:rsid w:val="4E5B79A0"/>
    <w:rsid w:val="4E6F51FA"/>
    <w:rsid w:val="4E8B1258"/>
    <w:rsid w:val="4EA07156"/>
    <w:rsid w:val="4EA67B36"/>
    <w:rsid w:val="4EBD7E0F"/>
    <w:rsid w:val="4EE10D5F"/>
    <w:rsid w:val="4EF07991"/>
    <w:rsid w:val="4EFB3264"/>
    <w:rsid w:val="4F0B7566"/>
    <w:rsid w:val="4F17167A"/>
    <w:rsid w:val="4F1B4245"/>
    <w:rsid w:val="4F257E7F"/>
    <w:rsid w:val="4F4B0AFF"/>
    <w:rsid w:val="4F50040F"/>
    <w:rsid w:val="4F5014AD"/>
    <w:rsid w:val="4F592758"/>
    <w:rsid w:val="4F611170"/>
    <w:rsid w:val="4F662162"/>
    <w:rsid w:val="4F685E5A"/>
    <w:rsid w:val="4F6A70B6"/>
    <w:rsid w:val="4F762BE6"/>
    <w:rsid w:val="4F9D5D96"/>
    <w:rsid w:val="4F9F0BE6"/>
    <w:rsid w:val="4F9F0F9C"/>
    <w:rsid w:val="4FA527BA"/>
    <w:rsid w:val="4FBF3B65"/>
    <w:rsid w:val="4FC84208"/>
    <w:rsid w:val="4FD13986"/>
    <w:rsid w:val="4FD5766D"/>
    <w:rsid w:val="4FE51BF1"/>
    <w:rsid w:val="4FE92D8A"/>
    <w:rsid w:val="4FEB670E"/>
    <w:rsid w:val="4FED25C6"/>
    <w:rsid w:val="4FF1171B"/>
    <w:rsid w:val="50052BC3"/>
    <w:rsid w:val="500A2FF2"/>
    <w:rsid w:val="500F17DE"/>
    <w:rsid w:val="50100316"/>
    <w:rsid w:val="50424E8C"/>
    <w:rsid w:val="5051477A"/>
    <w:rsid w:val="506849B9"/>
    <w:rsid w:val="50722D7F"/>
    <w:rsid w:val="50727236"/>
    <w:rsid w:val="50981187"/>
    <w:rsid w:val="50AC0C50"/>
    <w:rsid w:val="50BC3FFA"/>
    <w:rsid w:val="50C074C3"/>
    <w:rsid w:val="50DF2D2E"/>
    <w:rsid w:val="50E76F1B"/>
    <w:rsid w:val="50EA0B67"/>
    <w:rsid w:val="50EA51F2"/>
    <w:rsid w:val="50FB4ED2"/>
    <w:rsid w:val="51030A10"/>
    <w:rsid w:val="51077AB9"/>
    <w:rsid w:val="511300BE"/>
    <w:rsid w:val="511C7BE6"/>
    <w:rsid w:val="51224386"/>
    <w:rsid w:val="512E3BF8"/>
    <w:rsid w:val="513C7877"/>
    <w:rsid w:val="513D3BD1"/>
    <w:rsid w:val="513F68C2"/>
    <w:rsid w:val="5154727C"/>
    <w:rsid w:val="516238A3"/>
    <w:rsid w:val="516D797D"/>
    <w:rsid w:val="516E0A58"/>
    <w:rsid w:val="517A32A2"/>
    <w:rsid w:val="519F1952"/>
    <w:rsid w:val="51A146AD"/>
    <w:rsid w:val="51A16B5A"/>
    <w:rsid w:val="51A219BB"/>
    <w:rsid w:val="51A23178"/>
    <w:rsid w:val="51A57F47"/>
    <w:rsid w:val="51A70712"/>
    <w:rsid w:val="51B2240A"/>
    <w:rsid w:val="51C8347D"/>
    <w:rsid w:val="51CC5A15"/>
    <w:rsid w:val="51D4398D"/>
    <w:rsid w:val="51DF6E0C"/>
    <w:rsid w:val="51EA62F0"/>
    <w:rsid w:val="51F577C4"/>
    <w:rsid w:val="51F71867"/>
    <w:rsid w:val="51FC6BF5"/>
    <w:rsid w:val="52035FFD"/>
    <w:rsid w:val="52086A01"/>
    <w:rsid w:val="522A179F"/>
    <w:rsid w:val="522D0101"/>
    <w:rsid w:val="522E2CD6"/>
    <w:rsid w:val="522E7623"/>
    <w:rsid w:val="522F4656"/>
    <w:rsid w:val="526B7458"/>
    <w:rsid w:val="526D604E"/>
    <w:rsid w:val="5272592C"/>
    <w:rsid w:val="527960AD"/>
    <w:rsid w:val="527B7282"/>
    <w:rsid w:val="529674E9"/>
    <w:rsid w:val="52A00A6D"/>
    <w:rsid w:val="52A25C2B"/>
    <w:rsid w:val="52B6359B"/>
    <w:rsid w:val="52BE30BF"/>
    <w:rsid w:val="52BF708E"/>
    <w:rsid w:val="52C7639A"/>
    <w:rsid w:val="52DD691D"/>
    <w:rsid w:val="52DE03E8"/>
    <w:rsid w:val="52E16C2A"/>
    <w:rsid w:val="52E2601C"/>
    <w:rsid w:val="52EA2970"/>
    <w:rsid w:val="52FA230C"/>
    <w:rsid w:val="530103EA"/>
    <w:rsid w:val="530B65D1"/>
    <w:rsid w:val="53203EC0"/>
    <w:rsid w:val="5329739A"/>
    <w:rsid w:val="53310CD0"/>
    <w:rsid w:val="53530C46"/>
    <w:rsid w:val="535A7D28"/>
    <w:rsid w:val="535D676D"/>
    <w:rsid w:val="536703DB"/>
    <w:rsid w:val="53691942"/>
    <w:rsid w:val="53725E4B"/>
    <w:rsid w:val="537E28D3"/>
    <w:rsid w:val="5386126D"/>
    <w:rsid w:val="538E1C7E"/>
    <w:rsid w:val="53921FFC"/>
    <w:rsid w:val="539635DE"/>
    <w:rsid w:val="539D0113"/>
    <w:rsid w:val="53A12FBD"/>
    <w:rsid w:val="53A77BCA"/>
    <w:rsid w:val="53AF674C"/>
    <w:rsid w:val="53B07AD1"/>
    <w:rsid w:val="53BB65C9"/>
    <w:rsid w:val="53C27350"/>
    <w:rsid w:val="53D72593"/>
    <w:rsid w:val="53EA0E7E"/>
    <w:rsid w:val="53F457D9"/>
    <w:rsid w:val="53FF080C"/>
    <w:rsid w:val="54131792"/>
    <w:rsid w:val="541973AD"/>
    <w:rsid w:val="5422485C"/>
    <w:rsid w:val="54302D35"/>
    <w:rsid w:val="54307E41"/>
    <w:rsid w:val="54394C6C"/>
    <w:rsid w:val="54570C85"/>
    <w:rsid w:val="546B6463"/>
    <w:rsid w:val="54713A25"/>
    <w:rsid w:val="54755E20"/>
    <w:rsid w:val="547B47BF"/>
    <w:rsid w:val="547C41CC"/>
    <w:rsid w:val="548F2152"/>
    <w:rsid w:val="5498028B"/>
    <w:rsid w:val="54AE4C6A"/>
    <w:rsid w:val="54B4777C"/>
    <w:rsid w:val="54C55B73"/>
    <w:rsid w:val="54C83636"/>
    <w:rsid w:val="54D5367A"/>
    <w:rsid w:val="54DF47D5"/>
    <w:rsid w:val="550F229E"/>
    <w:rsid w:val="55126CE9"/>
    <w:rsid w:val="5524615F"/>
    <w:rsid w:val="55293A86"/>
    <w:rsid w:val="553F2B22"/>
    <w:rsid w:val="554A7904"/>
    <w:rsid w:val="554F1C77"/>
    <w:rsid w:val="55506E84"/>
    <w:rsid w:val="55655F65"/>
    <w:rsid w:val="55663B76"/>
    <w:rsid w:val="556A04C9"/>
    <w:rsid w:val="556A2B49"/>
    <w:rsid w:val="556A4619"/>
    <w:rsid w:val="55895A8E"/>
    <w:rsid w:val="558A72DF"/>
    <w:rsid w:val="55AD5F41"/>
    <w:rsid w:val="55AF302B"/>
    <w:rsid w:val="55CE4F47"/>
    <w:rsid w:val="55DF6528"/>
    <w:rsid w:val="55E51C50"/>
    <w:rsid w:val="55FD2EDD"/>
    <w:rsid w:val="56144F55"/>
    <w:rsid w:val="56284D8E"/>
    <w:rsid w:val="562A5DA0"/>
    <w:rsid w:val="563F3B86"/>
    <w:rsid w:val="56525162"/>
    <w:rsid w:val="565D01BD"/>
    <w:rsid w:val="56603985"/>
    <w:rsid w:val="56637AD9"/>
    <w:rsid w:val="56791986"/>
    <w:rsid w:val="56810804"/>
    <w:rsid w:val="568455BA"/>
    <w:rsid w:val="56876E58"/>
    <w:rsid w:val="568A44CD"/>
    <w:rsid w:val="569631AA"/>
    <w:rsid w:val="56A94C8F"/>
    <w:rsid w:val="56AA25A0"/>
    <w:rsid w:val="56C5571C"/>
    <w:rsid w:val="56DC7A31"/>
    <w:rsid w:val="56E10923"/>
    <w:rsid w:val="56EA7E32"/>
    <w:rsid w:val="56F02C51"/>
    <w:rsid w:val="56F26087"/>
    <w:rsid w:val="56F82964"/>
    <w:rsid w:val="5702254C"/>
    <w:rsid w:val="570F2316"/>
    <w:rsid w:val="57184824"/>
    <w:rsid w:val="57196E87"/>
    <w:rsid w:val="573F3B0E"/>
    <w:rsid w:val="574F7976"/>
    <w:rsid w:val="575033AE"/>
    <w:rsid w:val="57563089"/>
    <w:rsid w:val="5760309C"/>
    <w:rsid w:val="576178F0"/>
    <w:rsid w:val="57624DF2"/>
    <w:rsid w:val="57626B2D"/>
    <w:rsid w:val="57951B1D"/>
    <w:rsid w:val="5797769D"/>
    <w:rsid w:val="579B1783"/>
    <w:rsid w:val="579E11FF"/>
    <w:rsid w:val="57CC7CE1"/>
    <w:rsid w:val="57CE1B1E"/>
    <w:rsid w:val="57D34B3D"/>
    <w:rsid w:val="57D52E1A"/>
    <w:rsid w:val="57DE1B73"/>
    <w:rsid w:val="57E144C3"/>
    <w:rsid w:val="57E67DFE"/>
    <w:rsid w:val="57FC76B3"/>
    <w:rsid w:val="57FD5624"/>
    <w:rsid w:val="580F29B4"/>
    <w:rsid w:val="58323B56"/>
    <w:rsid w:val="583672E3"/>
    <w:rsid w:val="58526EFA"/>
    <w:rsid w:val="58551C45"/>
    <w:rsid w:val="586260D5"/>
    <w:rsid w:val="58646CAB"/>
    <w:rsid w:val="586C282E"/>
    <w:rsid w:val="58804483"/>
    <w:rsid w:val="58A86639"/>
    <w:rsid w:val="58A90AA6"/>
    <w:rsid w:val="58DA47B4"/>
    <w:rsid w:val="58E00D5A"/>
    <w:rsid w:val="592305B6"/>
    <w:rsid w:val="592D0E9A"/>
    <w:rsid w:val="594815E2"/>
    <w:rsid w:val="594C3FC7"/>
    <w:rsid w:val="596612E9"/>
    <w:rsid w:val="59A87812"/>
    <w:rsid w:val="59B676BE"/>
    <w:rsid w:val="59CA666D"/>
    <w:rsid w:val="59DC473E"/>
    <w:rsid w:val="59E01DF5"/>
    <w:rsid w:val="59E4018B"/>
    <w:rsid w:val="59F259C1"/>
    <w:rsid w:val="59FF253C"/>
    <w:rsid w:val="5A1837C9"/>
    <w:rsid w:val="5A2C783F"/>
    <w:rsid w:val="5A3F7CD3"/>
    <w:rsid w:val="5A4E2167"/>
    <w:rsid w:val="5A5A1C0F"/>
    <w:rsid w:val="5A6D76A8"/>
    <w:rsid w:val="5A72305F"/>
    <w:rsid w:val="5A76346C"/>
    <w:rsid w:val="5A8B1872"/>
    <w:rsid w:val="5A944C4F"/>
    <w:rsid w:val="5A976D5F"/>
    <w:rsid w:val="5A994A41"/>
    <w:rsid w:val="5A9B18CA"/>
    <w:rsid w:val="5AA70016"/>
    <w:rsid w:val="5AA91706"/>
    <w:rsid w:val="5AAF234C"/>
    <w:rsid w:val="5AB20948"/>
    <w:rsid w:val="5AB75F5E"/>
    <w:rsid w:val="5AC24903"/>
    <w:rsid w:val="5AC32F19"/>
    <w:rsid w:val="5AD632B0"/>
    <w:rsid w:val="5AFA3BDB"/>
    <w:rsid w:val="5AFC1BC3"/>
    <w:rsid w:val="5B0E75B9"/>
    <w:rsid w:val="5B245D7B"/>
    <w:rsid w:val="5B283BC3"/>
    <w:rsid w:val="5B3E21DC"/>
    <w:rsid w:val="5B484802"/>
    <w:rsid w:val="5B5A48C0"/>
    <w:rsid w:val="5B5B755B"/>
    <w:rsid w:val="5B6166BD"/>
    <w:rsid w:val="5B70610D"/>
    <w:rsid w:val="5B717EEA"/>
    <w:rsid w:val="5B764A74"/>
    <w:rsid w:val="5B9C3FE4"/>
    <w:rsid w:val="5BA86836"/>
    <w:rsid w:val="5BA873D2"/>
    <w:rsid w:val="5BAA4E06"/>
    <w:rsid w:val="5BB50B74"/>
    <w:rsid w:val="5BC0213A"/>
    <w:rsid w:val="5BC621D1"/>
    <w:rsid w:val="5BCF1086"/>
    <w:rsid w:val="5BD21D92"/>
    <w:rsid w:val="5BD54228"/>
    <w:rsid w:val="5BDE15CC"/>
    <w:rsid w:val="5BE2701F"/>
    <w:rsid w:val="5BE737C6"/>
    <w:rsid w:val="5BFF4313"/>
    <w:rsid w:val="5C134637"/>
    <w:rsid w:val="5C37069C"/>
    <w:rsid w:val="5C49708A"/>
    <w:rsid w:val="5C5814AF"/>
    <w:rsid w:val="5C682966"/>
    <w:rsid w:val="5C687BB7"/>
    <w:rsid w:val="5C6B43AD"/>
    <w:rsid w:val="5C825540"/>
    <w:rsid w:val="5C890F6C"/>
    <w:rsid w:val="5C900C58"/>
    <w:rsid w:val="5CAF5E15"/>
    <w:rsid w:val="5CCE78AC"/>
    <w:rsid w:val="5CE15514"/>
    <w:rsid w:val="5CED52DF"/>
    <w:rsid w:val="5CF07628"/>
    <w:rsid w:val="5CFA40B3"/>
    <w:rsid w:val="5CFF3BED"/>
    <w:rsid w:val="5D0179A1"/>
    <w:rsid w:val="5D035266"/>
    <w:rsid w:val="5D320212"/>
    <w:rsid w:val="5D33353E"/>
    <w:rsid w:val="5D4B31D7"/>
    <w:rsid w:val="5D625659"/>
    <w:rsid w:val="5D655CC5"/>
    <w:rsid w:val="5D7D2BCA"/>
    <w:rsid w:val="5D875DA2"/>
    <w:rsid w:val="5D8B5480"/>
    <w:rsid w:val="5D995DEF"/>
    <w:rsid w:val="5D9C100E"/>
    <w:rsid w:val="5DA5494F"/>
    <w:rsid w:val="5DAF3D3F"/>
    <w:rsid w:val="5DB477BB"/>
    <w:rsid w:val="5DBD07A1"/>
    <w:rsid w:val="5DD2022C"/>
    <w:rsid w:val="5DE86560"/>
    <w:rsid w:val="5DF1142B"/>
    <w:rsid w:val="5DF272AD"/>
    <w:rsid w:val="5E030E27"/>
    <w:rsid w:val="5E0645D3"/>
    <w:rsid w:val="5E155341"/>
    <w:rsid w:val="5E225A78"/>
    <w:rsid w:val="5E295442"/>
    <w:rsid w:val="5E391BC7"/>
    <w:rsid w:val="5E424482"/>
    <w:rsid w:val="5E443FAD"/>
    <w:rsid w:val="5E474003"/>
    <w:rsid w:val="5E501279"/>
    <w:rsid w:val="5E625CD5"/>
    <w:rsid w:val="5E6C0C7A"/>
    <w:rsid w:val="5E8E013E"/>
    <w:rsid w:val="5E940D9B"/>
    <w:rsid w:val="5E95164D"/>
    <w:rsid w:val="5EAB1144"/>
    <w:rsid w:val="5EAB70A1"/>
    <w:rsid w:val="5EAD269D"/>
    <w:rsid w:val="5EC64055"/>
    <w:rsid w:val="5EC7698C"/>
    <w:rsid w:val="5EE41C6C"/>
    <w:rsid w:val="5EFE3B9D"/>
    <w:rsid w:val="5F055F71"/>
    <w:rsid w:val="5F294F28"/>
    <w:rsid w:val="5F345BB4"/>
    <w:rsid w:val="5F3A7AAA"/>
    <w:rsid w:val="5F5661BF"/>
    <w:rsid w:val="5F5A229B"/>
    <w:rsid w:val="5F5D050D"/>
    <w:rsid w:val="5F5D487A"/>
    <w:rsid w:val="5F640D40"/>
    <w:rsid w:val="5F662835"/>
    <w:rsid w:val="5F7A6CA7"/>
    <w:rsid w:val="5F81558D"/>
    <w:rsid w:val="5FD255E8"/>
    <w:rsid w:val="5FDE0286"/>
    <w:rsid w:val="5FDF58E3"/>
    <w:rsid w:val="5FE02154"/>
    <w:rsid w:val="5FE201E6"/>
    <w:rsid w:val="5FF26064"/>
    <w:rsid w:val="5FF43DBD"/>
    <w:rsid w:val="5FFA2980"/>
    <w:rsid w:val="5FFD23E1"/>
    <w:rsid w:val="6037369D"/>
    <w:rsid w:val="603C0925"/>
    <w:rsid w:val="603F7E64"/>
    <w:rsid w:val="604B2CF6"/>
    <w:rsid w:val="6051753C"/>
    <w:rsid w:val="60682EC5"/>
    <w:rsid w:val="607367C4"/>
    <w:rsid w:val="609C4AC9"/>
    <w:rsid w:val="609E371C"/>
    <w:rsid w:val="60AA3E6F"/>
    <w:rsid w:val="60AD6057"/>
    <w:rsid w:val="60AE7357"/>
    <w:rsid w:val="60CC7826"/>
    <w:rsid w:val="60D05F4C"/>
    <w:rsid w:val="60D625E4"/>
    <w:rsid w:val="60DA66F9"/>
    <w:rsid w:val="60F273AC"/>
    <w:rsid w:val="61040820"/>
    <w:rsid w:val="61117ACD"/>
    <w:rsid w:val="612B5757"/>
    <w:rsid w:val="61585ECB"/>
    <w:rsid w:val="615B1374"/>
    <w:rsid w:val="615F4C5A"/>
    <w:rsid w:val="615F576D"/>
    <w:rsid w:val="61706C69"/>
    <w:rsid w:val="617B7EDA"/>
    <w:rsid w:val="61890877"/>
    <w:rsid w:val="618A28E8"/>
    <w:rsid w:val="619F599E"/>
    <w:rsid w:val="61AA27B4"/>
    <w:rsid w:val="61B02C68"/>
    <w:rsid w:val="61BA4586"/>
    <w:rsid w:val="61BB6E52"/>
    <w:rsid w:val="61BF5BFB"/>
    <w:rsid w:val="61C71C82"/>
    <w:rsid w:val="61E00828"/>
    <w:rsid w:val="61F349F0"/>
    <w:rsid w:val="62166A12"/>
    <w:rsid w:val="621C6C79"/>
    <w:rsid w:val="623759D8"/>
    <w:rsid w:val="62385D69"/>
    <w:rsid w:val="62684EB2"/>
    <w:rsid w:val="626C3391"/>
    <w:rsid w:val="6271733B"/>
    <w:rsid w:val="62767E8E"/>
    <w:rsid w:val="62771362"/>
    <w:rsid w:val="628048F7"/>
    <w:rsid w:val="62837B4C"/>
    <w:rsid w:val="628B474A"/>
    <w:rsid w:val="62985B62"/>
    <w:rsid w:val="62987BDA"/>
    <w:rsid w:val="62990A06"/>
    <w:rsid w:val="62C74BCD"/>
    <w:rsid w:val="62CA0BBD"/>
    <w:rsid w:val="62D04432"/>
    <w:rsid w:val="62DE765C"/>
    <w:rsid w:val="62E61204"/>
    <w:rsid w:val="62F819D9"/>
    <w:rsid w:val="62FC45C8"/>
    <w:rsid w:val="62FF475D"/>
    <w:rsid w:val="630F26B0"/>
    <w:rsid w:val="6313167C"/>
    <w:rsid w:val="631F0235"/>
    <w:rsid w:val="634422B2"/>
    <w:rsid w:val="635D78BF"/>
    <w:rsid w:val="636021E7"/>
    <w:rsid w:val="6371294A"/>
    <w:rsid w:val="637C2779"/>
    <w:rsid w:val="637C4874"/>
    <w:rsid w:val="638E5A28"/>
    <w:rsid w:val="63900359"/>
    <w:rsid w:val="63912164"/>
    <w:rsid w:val="63D12B27"/>
    <w:rsid w:val="63D2526C"/>
    <w:rsid w:val="63DF58D3"/>
    <w:rsid w:val="640862BF"/>
    <w:rsid w:val="641D5317"/>
    <w:rsid w:val="64224515"/>
    <w:rsid w:val="64230F44"/>
    <w:rsid w:val="64310293"/>
    <w:rsid w:val="64540CC2"/>
    <w:rsid w:val="64597E34"/>
    <w:rsid w:val="645B3DFE"/>
    <w:rsid w:val="646D61E6"/>
    <w:rsid w:val="647161CA"/>
    <w:rsid w:val="64740310"/>
    <w:rsid w:val="64755596"/>
    <w:rsid w:val="6477050C"/>
    <w:rsid w:val="648823EE"/>
    <w:rsid w:val="649441CF"/>
    <w:rsid w:val="649E3CEB"/>
    <w:rsid w:val="64BC4C3C"/>
    <w:rsid w:val="64CD7AD7"/>
    <w:rsid w:val="64CE5D4B"/>
    <w:rsid w:val="64D7049A"/>
    <w:rsid w:val="64E57B6C"/>
    <w:rsid w:val="650A312E"/>
    <w:rsid w:val="650A498B"/>
    <w:rsid w:val="65221DB3"/>
    <w:rsid w:val="65256001"/>
    <w:rsid w:val="65260EBE"/>
    <w:rsid w:val="65281EEF"/>
    <w:rsid w:val="652F0DE7"/>
    <w:rsid w:val="653568AB"/>
    <w:rsid w:val="653B1267"/>
    <w:rsid w:val="65464648"/>
    <w:rsid w:val="6548459E"/>
    <w:rsid w:val="65647870"/>
    <w:rsid w:val="6568653E"/>
    <w:rsid w:val="656F714D"/>
    <w:rsid w:val="658738E3"/>
    <w:rsid w:val="658928D2"/>
    <w:rsid w:val="659778C0"/>
    <w:rsid w:val="65AD3559"/>
    <w:rsid w:val="65B35350"/>
    <w:rsid w:val="65B80CF6"/>
    <w:rsid w:val="65C14BBC"/>
    <w:rsid w:val="65D3084F"/>
    <w:rsid w:val="65DA657E"/>
    <w:rsid w:val="65DE444A"/>
    <w:rsid w:val="65DF121D"/>
    <w:rsid w:val="65E322FD"/>
    <w:rsid w:val="65F31E15"/>
    <w:rsid w:val="66113998"/>
    <w:rsid w:val="661A3845"/>
    <w:rsid w:val="661D31F6"/>
    <w:rsid w:val="66202830"/>
    <w:rsid w:val="66406A24"/>
    <w:rsid w:val="66421A15"/>
    <w:rsid w:val="66556E06"/>
    <w:rsid w:val="666D1BC7"/>
    <w:rsid w:val="66702B18"/>
    <w:rsid w:val="667D790D"/>
    <w:rsid w:val="668A0DE7"/>
    <w:rsid w:val="6695484C"/>
    <w:rsid w:val="669627AE"/>
    <w:rsid w:val="66AA2E1B"/>
    <w:rsid w:val="66AA6098"/>
    <w:rsid w:val="66BE32F0"/>
    <w:rsid w:val="66C46460"/>
    <w:rsid w:val="66C50929"/>
    <w:rsid w:val="66D2591E"/>
    <w:rsid w:val="66DB2121"/>
    <w:rsid w:val="66DD407B"/>
    <w:rsid w:val="66E555F3"/>
    <w:rsid w:val="670A6324"/>
    <w:rsid w:val="670D7C22"/>
    <w:rsid w:val="67122108"/>
    <w:rsid w:val="671E3DF0"/>
    <w:rsid w:val="67274902"/>
    <w:rsid w:val="67330E41"/>
    <w:rsid w:val="67342850"/>
    <w:rsid w:val="67422CAB"/>
    <w:rsid w:val="67467B2D"/>
    <w:rsid w:val="675731A2"/>
    <w:rsid w:val="675A1F03"/>
    <w:rsid w:val="676242CC"/>
    <w:rsid w:val="6774376C"/>
    <w:rsid w:val="6787142B"/>
    <w:rsid w:val="67991BAF"/>
    <w:rsid w:val="67A10557"/>
    <w:rsid w:val="67BA52C5"/>
    <w:rsid w:val="67BC269B"/>
    <w:rsid w:val="67BC2E06"/>
    <w:rsid w:val="67C820FA"/>
    <w:rsid w:val="67D5577E"/>
    <w:rsid w:val="67D91902"/>
    <w:rsid w:val="67D96738"/>
    <w:rsid w:val="67E91BD1"/>
    <w:rsid w:val="67EE6D4F"/>
    <w:rsid w:val="67F11E13"/>
    <w:rsid w:val="67F306FB"/>
    <w:rsid w:val="67F73E3E"/>
    <w:rsid w:val="67F7414E"/>
    <w:rsid w:val="68121BF0"/>
    <w:rsid w:val="682E3639"/>
    <w:rsid w:val="683160AC"/>
    <w:rsid w:val="683E79BF"/>
    <w:rsid w:val="686F19BE"/>
    <w:rsid w:val="68815DFE"/>
    <w:rsid w:val="68937E81"/>
    <w:rsid w:val="68992FF8"/>
    <w:rsid w:val="68AA0EB0"/>
    <w:rsid w:val="68C23860"/>
    <w:rsid w:val="68C52DDF"/>
    <w:rsid w:val="68D531FB"/>
    <w:rsid w:val="68D7726A"/>
    <w:rsid w:val="68DA72E7"/>
    <w:rsid w:val="68DF6B9E"/>
    <w:rsid w:val="68E34F08"/>
    <w:rsid w:val="68E57DDF"/>
    <w:rsid w:val="68F45B90"/>
    <w:rsid w:val="693D5526"/>
    <w:rsid w:val="69596917"/>
    <w:rsid w:val="696B12B8"/>
    <w:rsid w:val="697D677D"/>
    <w:rsid w:val="69930822"/>
    <w:rsid w:val="69967EA7"/>
    <w:rsid w:val="69A00505"/>
    <w:rsid w:val="69A95305"/>
    <w:rsid w:val="69B46AC8"/>
    <w:rsid w:val="69C11765"/>
    <w:rsid w:val="69CF7451"/>
    <w:rsid w:val="69DB054B"/>
    <w:rsid w:val="69F15020"/>
    <w:rsid w:val="69F85C4B"/>
    <w:rsid w:val="6A0750B7"/>
    <w:rsid w:val="6A5316B8"/>
    <w:rsid w:val="6A7D1A7F"/>
    <w:rsid w:val="6A85670F"/>
    <w:rsid w:val="6A8607D3"/>
    <w:rsid w:val="6A884876"/>
    <w:rsid w:val="6AA640B6"/>
    <w:rsid w:val="6AAC75BA"/>
    <w:rsid w:val="6AAF0A00"/>
    <w:rsid w:val="6AB3310C"/>
    <w:rsid w:val="6AB80A3B"/>
    <w:rsid w:val="6ABA60BB"/>
    <w:rsid w:val="6ACF0449"/>
    <w:rsid w:val="6AF64998"/>
    <w:rsid w:val="6B012E1F"/>
    <w:rsid w:val="6B1D0C8C"/>
    <w:rsid w:val="6B255A39"/>
    <w:rsid w:val="6B333289"/>
    <w:rsid w:val="6B3C03B6"/>
    <w:rsid w:val="6B4E5DCB"/>
    <w:rsid w:val="6B725299"/>
    <w:rsid w:val="6B7C4CEC"/>
    <w:rsid w:val="6B7F6D24"/>
    <w:rsid w:val="6B8667CC"/>
    <w:rsid w:val="6B993178"/>
    <w:rsid w:val="6BAC5CE6"/>
    <w:rsid w:val="6BB70F64"/>
    <w:rsid w:val="6BB746E6"/>
    <w:rsid w:val="6BCA186A"/>
    <w:rsid w:val="6BCB4A61"/>
    <w:rsid w:val="6BCF21D9"/>
    <w:rsid w:val="6BFE5097"/>
    <w:rsid w:val="6C085965"/>
    <w:rsid w:val="6C101AF5"/>
    <w:rsid w:val="6C1863A3"/>
    <w:rsid w:val="6C313697"/>
    <w:rsid w:val="6C3A537B"/>
    <w:rsid w:val="6C5B6BC8"/>
    <w:rsid w:val="6C643A6C"/>
    <w:rsid w:val="6CA4030D"/>
    <w:rsid w:val="6CB24AB1"/>
    <w:rsid w:val="6CBC11B2"/>
    <w:rsid w:val="6CBE65FC"/>
    <w:rsid w:val="6CC11152"/>
    <w:rsid w:val="6CEA126C"/>
    <w:rsid w:val="6CEB1120"/>
    <w:rsid w:val="6CF814CC"/>
    <w:rsid w:val="6CF9623B"/>
    <w:rsid w:val="6CFB615D"/>
    <w:rsid w:val="6D011228"/>
    <w:rsid w:val="6D090170"/>
    <w:rsid w:val="6D0A4613"/>
    <w:rsid w:val="6D3D1955"/>
    <w:rsid w:val="6D561718"/>
    <w:rsid w:val="6D57535D"/>
    <w:rsid w:val="6D5825E8"/>
    <w:rsid w:val="6D6B70BF"/>
    <w:rsid w:val="6D6D1957"/>
    <w:rsid w:val="6D766839"/>
    <w:rsid w:val="6D801B27"/>
    <w:rsid w:val="6D857FF7"/>
    <w:rsid w:val="6DA361C0"/>
    <w:rsid w:val="6DA560EA"/>
    <w:rsid w:val="6DBD371A"/>
    <w:rsid w:val="6DC20E9E"/>
    <w:rsid w:val="6DD10C8D"/>
    <w:rsid w:val="6DDA2FD6"/>
    <w:rsid w:val="6DE5298B"/>
    <w:rsid w:val="6DEB135A"/>
    <w:rsid w:val="6DF05318"/>
    <w:rsid w:val="6DF1304F"/>
    <w:rsid w:val="6E0252EB"/>
    <w:rsid w:val="6E0B7AE6"/>
    <w:rsid w:val="6E124DC7"/>
    <w:rsid w:val="6E16017B"/>
    <w:rsid w:val="6E236967"/>
    <w:rsid w:val="6E2C1902"/>
    <w:rsid w:val="6E4E16F0"/>
    <w:rsid w:val="6E5C52E2"/>
    <w:rsid w:val="6E633A0D"/>
    <w:rsid w:val="6E6C4204"/>
    <w:rsid w:val="6E706A62"/>
    <w:rsid w:val="6E7B5E2A"/>
    <w:rsid w:val="6E8C4C3C"/>
    <w:rsid w:val="6E8F1371"/>
    <w:rsid w:val="6E9528FC"/>
    <w:rsid w:val="6E985F85"/>
    <w:rsid w:val="6E9C41F8"/>
    <w:rsid w:val="6EA50390"/>
    <w:rsid w:val="6EAF3ED9"/>
    <w:rsid w:val="6EBA7973"/>
    <w:rsid w:val="6EC36083"/>
    <w:rsid w:val="6ED359E3"/>
    <w:rsid w:val="6F0C7440"/>
    <w:rsid w:val="6F1417BD"/>
    <w:rsid w:val="6F195747"/>
    <w:rsid w:val="6F1F4CB6"/>
    <w:rsid w:val="6F2151F7"/>
    <w:rsid w:val="6F291BE4"/>
    <w:rsid w:val="6F2A05BD"/>
    <w:rsid w:val="6F40256E"/>
    <w:rsid w:val="6F4578E1"/>
    <w:rsid w:val="6F476959"/>
    <w:rsid w:val="6F796145"/>
    <w:rsid w:val="6F7C7D9A"/>
    <w:rsid w:val="6F7E4895"/>
    <w:rsid w:val="6F8614EC"/>
    <w:rsid w:val="6F9764B7"/>
    <w:rsid w:val="6FC33EE3"/>
    <w:rsid w:val="6FC5630A"/>
    <w:rsid w:val="6FC63139"/>
    <w:rsid w:val="6FDD45E2"/>
    <w:rsid w:val="6FEF3184"/>
    <w:rsid w:val="6FFA5BBF"/>
    <w:rsid w:val="6FFB274B"/>
    <w:rsid w:val="70044A2F"/>
    <w:rsid w:val="70140A89"/>
    <w:rsid w:val="7044374B"/>
    <w:rsid w:val="70537DE1"/>
    <w:rsid w:val="70584DD7"/>
    <w:rsid w:val="70595F48"/>
    <w:rsid w:val="707572B6"/>
    <w:rsid w:val="707D334E"/>
    <w:rsid w:val="70D41911"/>
    <w:rsid w:val="70E53A33"/>
    <w:rsid w:val="70E909E4"/>
    <w:rsid w:val="70FB5210"/>
    <w:rsid w:val="70FC1248"/>
    <w:rsid w:val="71060067"/>
    <w:rsid w:val="71104D26"/>
    <w:rsid w:val="711A294B"/>
    <w:rsid w:val="712A5284"/>
    <w:rsid w:val="71327459"/>
    <w:rsid w:val="7134084B"/>
    <w:rsid w:val="713A7A4D"/>
    <w:rsid w:val="71660996"/>
    <w:rsid w:val="71804EA4"/>
    <w:rsid w:val="71A1306D"/>
    <w:rsid w:val="71AB118E"/>
    <w:rsid w:val="71AE2FA0"/>
    <w:rsid w:val="71AF446F"/>
    <w:rsid w:val="71BA5D2F"/>
    <w:rsid w:val="71BF7A6E"/>
    <w:rsid w:val="71C4737B"/>
    <w:rsid w:val="71C90A7E"/>
    <w:rsid w:val="71CC0C74"/>
    <w:rsid w:val="71CC4391"/>
    <w:rsid w:val="71CD20B4"/>
    <w:rsid w:val="71CF356C"/>
    <w:rsid w:val="71D07714"/>
    <w:rsid w:val="71E33685"/>
    <w:rsid w:val="71F078D0"/>
    <w:rsid w:val="71F867DA"/>
    <w:rsid w:val="71FB26D9"/>
    <w:rsid w:val="71FF29A4"/>
    <w:rsid w:val="72021F97"/>
    <w:rsid w:val="720E0702"/>
    <w:rsid w:val="72196067"/>
    <w:rsid w:val="722A2EBC"/>
    <w:rsid w:val="723770B0"/>
    <w:rsid w:val="723F6417"/>
    <w:rsid w:val="7240374B"/>
    <w:rsid w:val="72482075"/>
    <w:rsid w:val="72486F02"/>
    <w:rsid w:val="725D2132"/>
    <w:rsid w:val="7262261D"/>
    <w:rsid w:val="726855A0"/>
    <w:rsid w:val="72755E76"/>
    <w:rsid w:val="728B47F9"/>
    <w:rsid w:val="729A5F6E"/>
    <w:rsid w:val="729F574E"/>
    <w:rsid w:val="72A55838"/>
    <w:rsid w:val="72AB4188"/>
    <w:rsid w:val="72CD782E"/>
    <w:rsid w:val="72CE1544"/>
    <w:rsid w:val="72D0150A"/>
    <w:rsid w:val="72D50AB5"/>
    <w:rsid w:val="72F01BB6"/>
    <w:rsid w:val="72F7712E"/>
    <w:rsid w:val="72FD1992"/>
    <w:rsid w:val="731D4975"/>
    <w:rsid w:val="73230207"/>
    <w:rsid w:val="733018CA"/>
    <w:rsid w:val="73463A24"/>
    <w:rsid w:val="73515554"/>
    <w:rsid w:val="736E1650"/>
    <w:rsid w:val="737D3D40"/>
    <w:rsid w:val="73A95D00"/>
    <w:rsid w:val="73B1046D"/>
    <w:rsid w:val="73B2330F"/>
    <w:rsid w:val="73CD1EF7"/>
    <w:rsid w:val="73D239B1"/>
    <w:rsid w:val="73D4607A"/>
    <w:rsid w:val="73D76C7F"/>
    <w:rsid w:val="73DA272E"/>
    <w:rsid w:val="73F87953"/>
    <w:rsid w:val="740200CE"/>
    <w:rsid w:val="740834A8"/>
    <w:rsid w:val="74087657"/>
    <w:rsid w:val="74156F93"/>
    <w:rsid w:val="742372CB"/>
    <w:rsid w:val="743C67DE"/>
    <w:rsid w:val="74444F74"/>
    <w:rsid w:val="749B739D"/>
    <w:rsid w:val="749D6A9E"/>
    <w:rsid w:val="74A44D07"/>
    <w:rsid w:val="74A6164E"/>
    <w:rsid w:val="74A61BA0"/>
    <w:rsid w:val="74B355A0"/>
    <w:rsid w:val="74CC6041"/>
    <w:rsid w:val="74D55599"/>
    <w:rsid w:val="74D80B53"/>
    <w:rsid w:val="74DD1A32"/>
    <w:rsid w:val="74DE3BEC"/>
    <w:rsid w:val="74DF69B9"/>
    <w:rsid w:val="74F54E7B"/>
    <w:rsid w:val="74F57957"/>
    <w:rsid w:val="750C5A9F"/>
    <w:rsid w:val="75157FF9"/>
    <w:rsid w:val="75205D8F"/>
    <w:rsid w:val="752C0F1B"/>
    <w:rsid w:val="7530375D"/>
    <w:rsid w:val="7536007E"/>
    <w:rsid w:val="75473619"/>
    <w:rsid w:val="75487DBA"/>
    <w:rsid w:val="75525923"/>
    <w:rsid w:val="75581C94"/>
    <w:rsid w:val="755E5AA3"/>
    <w:rsid w:val="75726F9E"/>
    <w:rsid w:val="758628FB"/>
    <w:rsid w:val="759F5867"/>
    <w:rsid w:val="75BC0475"/>
    <w:rsid w:val="75C10209"/>
    <w:rsid w:val="75D6310E"/>
    <w:rsid w:val="75D91027"/>
    <w:rsid w:val="75DE43DB"/>
    <w:rsid w:val="75E16787"/>
    <w:rsid w:val="75F31137"/>
    <w:rsid w:val="75F31203"/>
    <w:rsid w:val="75FE44A4"/>
    <w:rsid w:val="760032A4"/>
    <w:rsid w:val="76027C88"/>
    <w:rsid w:val="76050D52"/>
    <w:rsid w:val="760C0DF6"/>
    <w:rsid w:val="760F5360"/>
    <w:rsid w:val="762C7944"/>
    <w:rsid w:val="76452CB1"/>
    <w:rsid w:val="764E00A2"/>
    <w:rsid w:val="76554CF7"/>
    <w:rsid w:val="76611A3A"/>
    <w:rsid w:val="76634B1E"/>
    <w:rsid w:val="76750DE2"/>
    <w:rsid w:val="767E3D99"/>
    <w:rsid w:val="76816FF4"/>
    <w:rsid w:val="76872415"/>
    <w:rsid w:val="7688274B"/>
    <w:rsid w:val="768D163B"/>
    <w:rsid w:val="76903CEC"/>
    <w:rsid w:val="769361FE"/>
    <w:rsid w:val="76962C0B"/>
    <w:rsid w:val="769656AA"/>
    <w:rsid w:val="76A279ED"/>
    <w:rsid w:val="76A74B91"/>
    <w:rsid w:val="76B66C8C"/>
    <w:rsid w:val="76C10644"/>
    <w:rsid w:val="76C31B5A"/>
    <w:rsid w:val="76C515AB"/>
    <w:rsid w:val="76EE472B"/>
    <w:rsid w:val="771B204A"/>
    <w:rsid w:val="7725557C"/>
    <w:rsid w:val="77297D8C"/>
    <w:rsid w:val="77392E06"/>
    <w:rsid w:val="774424D0"/>
    <w:rsid w:val="77556DE4"/>
    <w:rsid w:val="77576B1C"/>
    <w:rsid w:val="776032A2"/>
    <w:rsid w:val="776A49F9"/>
    <w:rsid w:val="777F3D69"/>
    <w:rsid w:val="77843214"/>
    <w:rsid w:val="7785202E"/>
    <w:rsid w:val="778B2DD8"/>
    <w:rsid w:val="778C0D80"/>
    <w:rsid w:val="77A40E96"/>
    <w:rsid w:val="77C27699"/>
    <w:rsid w:val="77E12AB5"/>
    <w:rsid w:val="77F347DD"/>
    <w:rsid w:val="77F76265"/>
    <w:rsid w:val="77F83A9E"/>
    <w:rsid w:val="77FD494A"/>
    <w:rsid w:val="78061E7B"/>
    <w:rsid w:val="781C3334"/>
    <w:rsid w:val="78497DB9"/>
    <w:rsid w:val="786421BA"/>
    <w:rsid w:val="787D513C"/>
    <w:rsid w:val="787E3398"/>
    <w:rsid w:val="787F7D4A"/>
    <w:rsid w:val="78A33C1B"/>
    <w:rsid w:val="78C71023"/>
    <w:rsid w:val="78D90C87"/>
    <w:rsid w:val="78E40797"/>
    <w:rsid w:val="78F62E41"/>
    <w:rsid w:val="79053481"/>
    <w:rsid w:val="79091C23"/>
    <w:rsid w:val="790B1B26"/>
    <w:rsid w:val="790C0171"/>
    <w:rsid w:val="790E0FB8"/>
    <w:rsid w:val="79186A68"/>
    <w:rsid w:val="791E3B8B"/>
    <w:rsid w:val="7922292F"/>
    <w:rsid w:val="79310485"/>
    <w:rsid w:val="793769BF"/>
    <w:rsid w:val="794568C4"/>
    <w:rsid w:val="79515BE4"/>
    <w:rsid w:val="7953580E"/>
    <w:rsid w:val="795367FA"/>
    <w:rsid w:val="79587293"/>
    <w:rsid w:val="79714826"/>
    <w:rsid w:val="79800E29"/>
    <w:rsid w:val="79937505"/>
    <w:rsid w:val="79AB57A6"/>
    <w:rsid w:val="79B8414E"/>
    <w:rsid w:val="79C72D33"/>
    <w:rsid w:val="79CB0C87"/>
    <w:rsid w:val="79CC1719"/>
    <w:rsid w:val="79DF77A6"/>
    <w:rsid w:val="79E9735F"/>
    <w:rsid w:val="79FB01BF"/>
    <w:rsid w:val="79FD6D60"/>
    <w:rsid w:val="7A095052"/>
    <w:rsid w:val="7A1473FC"/>
    <w:rsid w:val="7A2C3E10"/>
    <w:rsid w:val="7A36759B"/>
    <w:rsid w:val="7A4874F5"/>
    <w:rsid w:val="7A533670"/>
    <w:rsid w:val="7A5B32C2"/>
    <w:rsid w:val="7A6C3613"/>
    <w:rsid w:val="7A7A2897"/>
    <w:rsid w:val="7A7C4677"/>
    <w:rsid w:val="7A7E03EF"/>
    <w:rsid w:val="7A7E184E"/>
    <w:rsid w:val="7A7F229F"/>
    <w:rsid w:val="7A9B361D"/>
    <w:rsid w:val="7A9F0AAA"/>
    <w:rsid w:val="7AAD2F8C"/>
    <w:rsid w:val="7ABE46F0"/>
    <w:rsid w:val="7ABF5140"/>
    <w:rsid w:val="7AC74263"/>
    <w:rsid w:val="7ACC704A"/>
    <w:rsid w:val="7AD73787"/>
    <w:rsid w:val="7AE81BCE"/>
    <w:rsid w:val="7AED6C46"/>
    <w:rsid w:val="7AF914A9"/>
    <w:rsid w:val="7AF922E7"/>
    <w:rsid w:val="7AFA6342"/>
    <w:rsid w:val="7AFD385D"/>
    <w:rsid w:val="7B0A57DF"/>
    <w:rsid w:val="7B132881"/>
    <w:rsid w:val="7B1B0098"/>
    <w:rsid w:val="7B3A4446"/>
    <w:rsid w:val="7B3F6495"/>
    <w:rsid w:val="7B496A88"/>
    <w:rsid w:val="7B5B4DE0"/>
    <w:rsid w:val="7B81534B"/>
    <w:rsid w:val="7B8658FA"/>
    <w:rsid w:val="7B9B6489"/>
    <w:rsid w:val="7BB35E76"/>
    <w:rsid w:val="7BB624B5"/>
    <w:rsid w:val="7BC90EAE"/>
    <w:rsid w:val="7BC95D63"/>
    <w:rsid w:val="7BDF541F"/>
    <w:rsid w:val="7BF003F6"/>
    <w:rsid w:val="7C0A16DE"/>
    <w:rsid w:val="7C166D91"/>
    <w:rsid w:val="7C1B043F"/>
    <w:rsid w:val="7C1C5AFA"/>
    <w:rsid w:val="7C26466D"/>
    <w:rsid w:val="7C2C02D3"/>
    <w:rsid w:val="7C2E3279"/>
    <w:rsid w:val="7C34679F"/>
    <w:rsid w:val="7C7771C0"/>
    <w:rsid w:val="7C936BBA"/>
    <w:rsid w:val="7CAB2FF1"/>
    <w:rsid w:val="7CB258E9"/>
    <w:rsid w:val="7CBA2182"/>
    <w:rsid w:val="7CBD5F4E"/>
    <w:rsid w:val="7CBE5C27"/>
    <w:rsid w:val="7CCC51E5"/>
    <w:rsid w:val="7CDC6CB4"/>
    <w:rsid w:val="7CFF3304"/>
    <w:rsid w:val="7D1C40D6"/>
    <w:rsid w:val="7D1E111C"/>
    <w:rsid w:val="7D284642"/>
    <w:rsid w:val="7D2B7F21"/>
    <w:rsid w:val="7D30582A"/>
    <w:rsid w:val="7D3923AB"/>
    <w:rsid w:val="7D3B6123"/>
    <w:rsid w:val="7D4A1A76"/>
    <w:rsid w:val="7D4D518C"/>
    <w:rsid w:val="7D554DC6"/>
    <w:rsid w:val="7D5A06EC"/>
    <w:rsid w:val="7D5B0573"/>
    <w:rsid w:val="7D5F7947"/>
    <w:rsid w:val="7D6864A0"/>
    <w:rsid w:val="7D687A27"/>
    <w:rsid w:val="7D6D080F"/>
    <w:rsid w:val="7D875FA5"/>
    <w:rsid w:val="7D8F11DD"/>
    <w:rsid w:val="7DA26B60"/>
    <w:rsid w:val="7DA43983"/>
    <w:rsid w:val="7DB96B1E"/>
    <w:rsid w:val="7DBB26E7"/>
    <w:rsid w:val="7DC5739C"/>
    <w:rsid w:val="7DCF2430"/>
    <w:rsid w:val="7DD1316B"/>
    <w:rsid w:val="7DD16A88"/>
    <w:rsid w:val="7DD64EAE"/>
    <w:rsid w:val="7DDE7BE8"/>
    <w:rsid w:val="7DEB5F33"/>
    <w:rsid w:val="7DF47259"/>
    <w:rsid w:val="7E1764C4"/>
    <w:rsid w:val="7E190812"/>
    <w:rsid w:val="7E191E53"/>
    <w:rsid w:val="7E3159FF"/>
    <w:rsid w:val="7E38072E"/>
    <w:rsid w:val="7E4E64AB"/>
    <w:rsid w:val="7E707A80"/>
    <w:rsid w:val="7E991BA1"/>
    <w:rsid w:val="7EB2757D"/>
    <w:rsid w:val="7ECA4C59"/>
    <w:rsid w:val="7ECE5E1F"/>
    <w:rsid w:val="7ED12855"/>
    <w:rsid w:val="7ED95BF4"/>
    <w:rsid w:val="7EEE7C80"/>
    <w:rsid w:val="7F152F58"/>
    <w:rsid w:val="7F255522"/>
    <w:rsid w:val="7F2D0068"/>
    <w:rsid w:val="7F371B7E"/>
    <w:rsid w:val="7F3B473F"/>
    <w:rsid w:val="7F3E7AAC"/>
    <w:rsid w:val="7F445452"/>
    <w:rsid w:val="7F6501EE"/>
    <w:rsid w:val="7F6B50ED"/>
    <w:rsid w:val="7F772410"/>
    <w:rsid w:val="7F7A760D"/>
    <w:rsid w:val="7F857B2A"/>
    <w:rsid w:val="7F885D89"/>
    <w:rsid w:val="7FB06EC0"/>
    <w:rsid w:val="7FBC2F03"/>
    <w:rsid w:val="7FBE5A12"/>
    <w:rsid w:val="7FCE5645"/>
    <w:rsid w:val="7FEF5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13E4EB"/>
  <w15:docId w15:val="{EDF0585F-5CB5-A642-9E11-96B074F3D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Lines="50" w:before="50" w:afterLines="50" w:after="50" w:line="360" w:lineRule="auto"/>
    </w:pPr>
    <w:rPr>
      <w:kern w:val="2"/>
      <w:sz w:val="24"/>
      <w:szCs w:val="24"/>
      <w:lang w:val="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uiPriority w:val="9"/>
    <w:unhideWhenUsed/>
    <w:qFormat/>
    <w:pPr>
      <w:keepNext/>
      <w:keepLines/>
      <w:spacing w:beforeLines="0" w:before="260" w:afterLines="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qFormat/>
  </w:style>
  <w:style w:type="paragraph" w:styleId="BodyText">
    <w:name w:val="Body Text"/>
    <w:basedOn w:val="Normal"/>
    <w:uiPriority w:val="1"/>
    <w:qFormat/>
    <w:pPr>
      <w:snapToGrid w:val="0"/>
      <w:ind w:firstLineChars="200" w:firstLine="200"/>
      <w:jc w:val="both"/>
    </w:pPr>
    <w:rPr>
      <w:szCs w:val="30"/>
    </w:r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uiPriority w:val="39"/>
    <w:unhideWhenUsed/>
    <w:qFormat/>
    <w:pPr>
      <w:tabs>
        <w:tab w:val="right" w:leader="dot" w:pos="8296"/>
      </w:tabs>
      <w:spacing w:before="156" w:line="240" w:lineRule="auto"/>
    </w:pPr>
    <w:rPr>
      <w:b/>
    </w:rPr>
  </w:style>
  <w:style w:type="paragraph" w:styleId="FootnoteText">
    <w:name w:val="footnote text"/>
    <w:basedOn w:val="Normal"/>
    <w:uiPriority w:val="99"/>
    <w:semiHidden/>
    <w:unhideWhenUsed/>
    <w:qFormat/>
    <w:pPr>
      <w:snapToGrid w:val="0"/>
    </w:pPr>
    <w:rPr>
      <w:sz w:val="18"/>
    </w:rPr>
  </w:style>
  <w:style w:type="paragraph" w:styleId="TOC2">
    <w:name w:val="toc 2"/>
    <w:basedOn w:val="Normal"/>
    <w:next w:val="Normal"/>
    <w:uiPriority w:val="39"/>
    <w:unhideWhenUsed/>
    <w:qFormat/>
    <w:pPr>
      <w:ind w:leftChars="200" w:left="420"/>
    </w:pPr>
  </w:style>
  <w:style w:type="paragraph" w:styleId="NormalWeb">
    <w:name w:val="Normal (Web)"/>
    <w:basedOn w:val="Normal"/>
    <w:uiPriority w:val="99"/>
    <w:semiHidden/>
    <w:unhideWhenUsed/>
    <w:qFormat/>
    <w:pPr>
      <w:spacing w:before="0" w:beforeAutospacing="1" w:after="0" w:afterAutospacing="1"/>
    </w:pPr>
    <w:rPr>
      <w:kern w:val="0"/>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PageNumber">
    <w:name w:val="page number"/>
    <w:basedOn w:val="DefaultParagraphFont"/>
    <w:uiPriority w:val="99"/>
    <w:semiHidden/>
    <w:unhideWhenUsed/>
    <w:qFormat/>
  </w:style>
  <w:style w:type="character" w:styleId="Hyperlink">
    <w:name w:val="Hyperlink"/>
    <w:basedOn w:val="DefaultParagraphFont"/>
    <w:uiPriority w:val="99"/>
    <w:unhideWhenUsed/>
    <w:qFormat/>
    <w:rPr>
      <w:color w:val="0000FF" w:themeColor="hyperlink"/>
      <w:u w:val="single"/>
    </w:rPr>
  </w:style>
  <w:style w:type="character" w:styleId="CommentReference">
    <w:name w:val="annotation reference"/>
    <w:basedOn w:val="DefaultParagraphFont"/>
    <w:uiPriority w:val="99"/>
    <w:semiHidden/>
    <w:unhideWhenUsed/>
    <w:qFormat/>
    <w:rPr>
      <w:sz w:val="21"/>
      <w:szCs w:val="21"/>
    </w:rPr>
  </w:style>
  <w:style w:type="character" w:styleId="FootnoteReference">
    <w:name w:val="footnote reference"/>
    <w:basedOn w:val="DefaultParagraphFont"/>
    <w:uiPriority w:val="99"/>
    <w:semiHidden/>
    <w:unhideWhenUsed/>
    <w:qFormat/>
    <w:rPr>
      <w:vertAlign w:val="superscript"/>
    </w:rPr>
  </w:style>
  <w:style w:type="paragraph" w:customStyle="1" w:styleId="Default">
    <w:name w:val="Default"/>
    <w:uiPriority w:val="99"/>
    <w:qFormat/>
    <w:pPr>
      <w:widowControl w:val="0"/>
      <w:autoSpaceDE w:val="0"/>
      <w:autoSpaceDN w:val="0"/>
      <w:adjustRightInd w:val="0"/>
    </w:pPr>
    <w:rPr>
      <w:rFonts w:ascii="FangSong_GB2312" w:eastAsia="FangSong_GB2312" w:hAnsi="FangSong_GB2312" w:hint="eastAsia"/>
      <w:color w:val="000000"/>
      <w:sz w:val="24"/>
      <w:szCs w:val="22"/>
      <w:lang w:val="en-US"/>
    </w:rPr>
  </w:style>
  <w:style w:type="paragraph" w:customStyle="1" w:styleId="G">
    <w:name w:val="G正文"/>
    <w:basedOn w:val="Normal"/>
    <w:qFormat/>
    <w:pPr>
      <w:ind w:firstLineChars="200" w:firstLine="200"/>
    </w:pPr>
  </w:style>
  <w:style w:type="paragraph" w:customStyle="1" w:styleId="G0">
    <w:name w:val="G(一)"/>
    <w:basedOn w:val="Normal"/>
    <w:next w:val="G"/>
    <w:qFormat/>
    <w:pPr>
      <w:outlineLvl w:val="2"/>
    </w:pPr>
    <w:rPr>
      <w:b/>
    </w:rPr>
  </w:style>
  <w:style w:type="paragraph" w:customStyle="1" w:styleId="G1">
    <w:name w:val="G1"/>
    <w:basedOn w:val="Normal"/>
    <w:next w:val="G"/>
    <w:link w:val="G1Char"/>
    <w:qFormat/>
    <w:pPr>
      <w:ind w:firstLineChars="200" w:firstLine="200"/>
      <w:outlineLvl w:val="3"/>
    </w:pPr>
    <w:rPr>
      <w:b/>
    </w:rPr>
  </w:style>
  <w:style w:type="paragraph" w:customStyle="1" w:styleId="G2">
    <w:name w:val="G标题(章)"/>
    <w:basedOn w:val="Normal"/>
    <w:next w:val="G"/>
    <w:link w:val="GChar"/>
    <w:qFormat/>
    <w:pPr>
      <w:keepNext/>
      <w:keepLines/>
      <w:pageBreakBefore/>
      <w:spacing w:beforeLines="100" w:before="100" w:afterLines="100" w:after="100"/>
      <w:jc w:val="center"/>
      <w:outlineLvl w:val="0"/>
    </w:pPr>
    <w:rPr>
      <w:b/>
      <w:sz w:val="32"/>
    </w:rPr>
  </w:style>
  <w:style w:type="paragraph" w:customStyle="1" w:styleId="G3">
    <w:name w:val="G表格"/>
    <w:basedOn w:val="Normal"/>
    <w:qFormat/>
    <w:pPr>
      <w:spacing w:beforeLines="0" w:before="0" w:afterLines="0" w:after="0" w:line="240" w:lineRule="auto"/>
    </w:pPr>
    <w:rPr>
      <w:sz w:val="21"/>
    </w:rPr>
  </w:style>
  <w:style w:type="paragraph" w:customStyle="1" w:styleId="G4">
    <w:name w:val="G一"/>
    <w:basedOn w:val="Normal"/>
    <w:next w:val="G"/>
    <w:qFormat/>
    <w:pPr>
      <w:keepLines/>
      <w:spacing w:beforeLines="75" w:before="75" w:afterLines="75" w:after="75"/>
      <w:outlineLvl w:val="1"/>
    </w:pPr>
    <w:rPr>
      <w:b/>
      <w:sz w:val="28"/>
    </w:rPr>
  </w:style>
  <w:style w:type="character" w:customStyle="1" w:styleId="HeaderChar">
    <w:name w:val="Header Char"/>
    <w:basedOn w:val="DefaultParagraphFont"/>
    <w:link w:val="Header"/>
    <w:uiPriority w:val="99"/>
    <w:qFormat/>
    <w:rPr>
      <w:rFonts w:ascii="Times New Roman" w:eastAsia="SimSun" w:hAnsi="Times New Roman" w:cs="Times New Roman"/>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sz w:val="18"/>
      <w:szCs w:val="18"/>
    </w:rPr>
  </w:style>
  <w:style w:type="table" w:customStyle="1" w:styleId="10">
    <w:name w:val="网格型10"/>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Char">
    <w:name w:val="G标题(章) Char"/>
    <w:link w:val="G2"/>
    <w:qFormat/>
    <w:rPr>
      <w:b/>
      <w:sz w:val="32"/>
    </w:rPr>
  </w:style>
  <w:style w:type="character" w:customStyle="1" w:styleId="G1Char">
    <w:name w:val="G1 Char"/>
    <w:link w:val="G1"/>
    <w:qFormat/>
    <w:rPr>
      <w:b/>
    </w:rPr>
  </w:style>
  <w:style w:type="paragraph" w:customStyle="1" w:styleId="a">
    <w:name w:val="单位"/>
    <w:basedOn w:val="Normal"/>
    <w:qFormat/>
    <w:pPr>
      <w:tabs>
        <w:tab w:val="left" w:pos="2404"/>
        <w:tab w:val="right" w:pos="8306"/>
      </w:tabs>
      <w:adjustRightInd w:val="0"/>
      <w:spacing w:line="240" w:lineRule="auto"/>
      <w:jc w:val="right"/>
      <w:textAlignment w:val="baseline"/>
    </w:pPr>
    <w:rPr>
      <w:rFonts w:ascii="KaiTi" w:hAnsi="KaiTi"/>
      <w:kern w:val="0"/>
      <w:sz w:val="21"/>
      <w:szCs w:val="20"/>
    </w:rPr>
  </w:style>
  <w:style w:type="paragraph" w:customStyle="1" w:styleId="a0">
    <w:name w:val="图表文字"/>
    <w:basedOn w:val="Normal"/>
    <w:qFormat/>
    <w:pPr>
      <w:spacing w:beforeLines="0" w:before="0" w:line="240" w:lineRule="auto"/>
      <w:jc w:val="center"/>
    </w:pPr>
    <w:rPr>
      <w:sz w:val="21"/>
    </w:rPr>
  </w:style>
  <w:style w:type="paragraph" w:customStyle="1" w:styleId="a1">
    <w:name w:val="图标题"/>
    <w:basedOn w:val="Normal"/>
    <w:qFormat/>
    <w:pPr>
      <w:adjustRightInd w:val="0"/>
      <w:spacing w:beforeLines="0" w:before="0" w:line="240" w:lineRule="auto"/>
      <w:jc w:val="center"/>
      <w:textAlignment w:val="baseline"/>
    </w:pPr>
    <w:rPr>
      <w:kern w:val="0"/>
      <w:szCs w:val="20"/>
    </w:rPr>
  </w:style>
  <w:style w:type="paragraph" w:customStyle="1" w:styleId="a2">
    <w:name w:val="注释"/>
    <w:next w:val="Normal"/>
    <w:qFormat/>
    <w:pPr>
      <w:widowControl w:val="0"/>
    </w:pPr>
    <w:rPr>
      <w:kern w:val="2"/>
      <w:sz w:val="21"/>
      <w:szCs w:val="21"/>
      <w:lang w:val="en-US"/>
    </w:rPr>
  </w:style>
  <w:style w:type="character" w:customStyle="1" w:styleId="font01">
    <w:name w:val="font01"/>
    <w:basedOn w:val="DefaultParagraphFont"/>
    <w:qFormat/>
    <w:rPr>
      <w:rFonts w:ascii="Times New Roman" w:hAnsi="Times New Roman" w:cs="Times New Roman" w:hint="default"/>
      <w:color w:val="000000"/>
      <w:sz w:val="21"/>
      <w:szCs w:val="21"/>
      <w:u w:val="none"/>
    </w:rPr>
  </w:style>
  <w:style w:type="character" w:customStyle="1" w:styleId="font21">
    <w:name w:val="font21"/>
    <w:basedOn w:val="DefaultParagraphFont"/>
    <w:qFormat/>
    <w:rPr>
      <w:rFonts w:ascii="SimSun" w:eastAsia="SimSun" w:hAnsi="SimSun" w:cs="SimSun" w:hint="eastAsia"/>
      <w:color w:val="000000"/>
      <w:sz w:val="21"/>
      <w:szCs w:val="21"/>
      <w:u w:val="none"/>
    </w:rPr>
  </w:style>
  <w:style w:type="character" w:customStyle="1" w:styleId="font11">
    <w:name w:val="font11"/>
    <w:basedOn w:val="DefaultParagraphFont"/>
    <w:qFormat/>
    <w:rPr>
      <w:rFonts w:ascii="SimSun" w:eastAsia="SimSun" w:hAnsi="SimSun" w:cs="SimSun" w:hint="eastAsia"/>
      <w:color w:val="000000"/>
      <w:sz w:val="21"/>
      <w:szCs w:val="21"/>
      <w:u w:val="none"/>
    </w:rPr>
  </w:style>
  <w:style w:type="character" w:customStyle="1" w:styleId="font31">
    <w:name w:val="font31"/>
    <w:basedOn w:val="DefaultParagraphFont"/>
    <w:qFormat/>
    <w:rPr>
      <w:rFonts w:ascii="Times New Roman" w:hAnsi="Times New Roman" w:cs="Times New Roman" w:hint="default"/>
      <w:color w:val="000000"/>
      <w:sz w:val="21"/>
      <w:szCs w:val="21"/>
      <w:u w:val="none"/>
    </w:rPr>
  </w:style>
  <w:style w:type="paragraph" w:customStyle="1" w:styleId="a3">
    <w:name w:val="文件正文"/>
    <w:basedOn w:val="Normal"/>
    <w:qFormat/>
    <w:pPr>
      <w:ind w:firstLineChars="200" w:firstLine="480"/>
    </w:pPr>
  </w:style>
  <w:style w:type="paragraph" w:customStyle="1" w:styleId="001-">
    <w:name w:val="001-正文"/>
    <w:basedOn w:val="Normal"/>
    <w:qFormat/>
    <w:pPr>
      <w:spacing w:before="120"/>
      <w:ind w:firstLineChars="200" w:firstLine="420"/>
    </w:pPr>
    <w:rPr>
      <w:rFonts w:ascii="SimSun" w:hAnsi="SimSun"/>
    </w:rPr>
  </w:style>
  <w:style w:type="paragraph" w:customStyle="1" w:styleId="Revision1">
    <w:name w:val="Revision1"/>
    <w:hidden/>
    <w:uiPriority w:val="99"/>
    <w:semiHidden/>
    <w:qFormat/>
    <w:rPr>
      <w:kern w:val="2"/>
      <w:sz w:val="24"/>
      <w:szCs w:val="24"/>
      <w:lang w:val="en-US"/>
    </w:rPr>
  </w:style>
  <w:style w:type="paragraph" w:styleId="ListParagraph">
    <w:name w:val="List Paragraph"/>
    <w:basedOn w:val="Normal"/>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qcc.com/firm/30073d52cd64267467b21dab86349a27.html" TargetMode="External"/><Relationship Id="rId18" Type="http://schemas.openxmlformats.org/officeDocument/2006/relationships/hyperlink" Target="https://www.qcc.com/firm/c01af3d4ae8fddf81625a0d8247ee045.html" TargetMode="External"/><Relationship Id="rId26" Type="http://schemas.openxmlformats.org/officeDocument/2006/relationships/hyperlink" Target="https://www.qcc.com/firm/89e658329dfda0584e57b1756afd6d52.html" TargetMode="External"/><Relationship Id="rId39" Type="http://schemas.openxmlformats.org/officeDocument/2006/relationships/fontTable" Target="fontTable.xml"/><Relationship Id="rId21" Type="http://schemas.openxmlformats.org/officeDocument/2006/relationships/hyperlink" Target="https://www.qcc.com/firm/86025b4ddb0c97669c12c218902e55c0.html" TargetMode="External"/><Relationship Id="rId34" Type="http://schemas.openxmlformats.org/officeDocument/2006/relationships/hyperlink" Target="https://114.80.154.45/EquitySalesF9Web/F9/Shareholder/!CommandParam(8514,CompanyCode=1198050229)"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qcc.com/firm/5b155cdc78309cd6d3e261db4577992e.html" TargetMode="External"/><Relationship Id="rId25" Type="http://schemas.openxmlformats.org/officeDocument/2006/relationships/hyperlink" Target="https://www.qcc.com/firm/da01ada4e7e09add2570605a9f9d1a82.html" TargetMode="External"/><Relationship Id="rId33" Type="http://schemas.openxmlformats.org/officeDocument/2006/relationships/hyperlink" Target="https://114.80.154.45/EquitySalesF9Web/F9/Shareholder/!CommandParam(8514,CompanyCode=1198050229)" TargetMode="External"/><Relationship Id="rId38"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www.qcc.com/firm/451ba26fb685b7c2c18f74627c03a835.html" TargetMode="External"/><Relationship Id="rId20" Type="http://schemas.openxmlformats.org/officeDocument/2006/relationships/hyperlink" Target="https://www.qcc.com/firm/2ed9b81fee6a8799add72f8ef2e156cb.html" TargetMode="External"/><Relationship Id="rId29" Type="http://schemas.openxmlformats.org/officeDocument/2006/relationships/hyperlink" Target="https://www.qcc.com/firm/30073d52cd64267467b21dab86349a27.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qcc.com/firm/c1af536b8caaec334fea8b0ead94ccb3.html" TargetMode="External"/><Relationship Id="rId32" Type="http://schemas.openxmlformats.org/officeDocument/2006/relationships/image" Target="media/image2.png"/><Relationship Id="rId37" Type="http://schemas.openxmlformats.org/officeDocument/2006/relationships/footer" Target="footer4.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www.qcc.com/firm/f59895347cd91a6938deb5c8d7ed8f22.html" TargetMode="External"/><Relationship Id="rId28" Type="http://schemas.openxmlformats.org/officeDocument/2006/relationships/hyperlink" Target="https://www.qcc.com/firm/d144577077ae18275db35178ba6610e4.html" TargetMode="External"/><Relationship Id="rId36" Type="http://schemas.openxmlformats.org/officeDocument/2006/relationships/hyperlink" Target="https://114.80.154.45/EquitySalesF9Web/F9/NewsAndFilings/CompanyBulletin.html?lan=cn&amp;Remarks=smartreader&amp;WindCode=000586.SZ&amp;stockname=%E6%B1%87%E6%BA%90%E9%80%9A%E4%BF%A1" TargetMode="External"/><Relationship Id="rId10" Type="http://schemas.openxmlformats.org/officeDocument/2006/relationships/footer" Target="footer2.xml"/><Relationship Id="rId19" Type="http://schemas.openxmlformats.org/officeDocument/2006/relationships/hyperlink" Target="https://www.qcc.com/firm/31c882b165303a240a6ec862cbffeb19.html" TargetMode="External"/><Relationship Id="rId31" Type="http://schemas.openxmlformats.org/officeDocument/2006/relationships/hyperlink" Target="https://114.80.154.45/EquitySalesF9Web/F9/Shareholder/!CommandParam(8514,CompanyCode=1198050229)"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114.80.154.45/EquitySalesF9Web/F9/NewsAndFilings/CompanyBulletin.html?lan=cn&amp;Remarks=smartreader&amp;WindCode=000586.SZ&amp;stockname=%E6%B1%87%E6%BA%90%E9%80%9A%E4%BF%A1" TargetMode="External"/><Relationship Id="rId22" Type="http://schemas.openxmlformats.org/officeDocument/2006/relationships/hyperlink" Target="https://www.qcc.com/firm/28e7f0754ac9f6ceed586800dc26bba0.html" TargetMode="External"/><Relationship Id="rId27" Type="http://schemas.openxmlformats.org/officeDocument/2006/relationships/hyperlink" Target="https://www.qcc.com/firm/c909418780bf15e6e638af549819d210.html" TargetMode="External"/><Relationship Id="rId30" Type="http://schemas.openxmlformats.org/officeDocument/2006/relationships/hyperlink" Target="https://114.80.154.45/EquitySalesF9Web/F9/Shareholder/!CommandParam(8514,CompanyCode=1198050229)" TargetMode="External"/><Relationship Id="rId35" Type="http://schemas.openxmlformats.org/officeDocument/2006/relationships/hyperlink" Target="https://114.80.154.45/EquitySalesF9Web/F9/Shareholder/!CommandParam(8514,CompanyCode=1198050229)" TargetMode="Externa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5493</Words>
  <Characters>31314</Characters>
  <Application>Microsoft Office Word</Application>
  <DocSecurity>0</DocSecurity>
  <Lines>260</Lines>
  <Paragraphs>73</Paragraphs>
  <ScaleCrop>false</ScaleCrop>
  <Company/>
  <LinksUpToDate>false</LinksUpToDate>
  <CharactersWithSpaces>36734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霍岩</dc:creator>
  <cp:lastModifiedBy>Han Zewei</cp:lastModifiedBy>
  <cp:revision>2</cp:revision>
  <cp:lastPrinted>2021-11-12T07:44:00Z</cp:lastPrinted>
  <dcterms:created xsi:type="dcterms:W3CDTF">2025-11-18T05:29:00Z</dcterms:created>
  <dcterms:modified xsi:type="dcterms:W3CDTF">2025-11-18T05:29:00Z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386B35E5ACE840E1BD3C9BEDA9034A86_13</vt:lpwstr>
  </property>
  <property fmtid="{D5CDD505-2E9C-101B-9397-08002B2CF9AE}" pid="4" name="KSOTemplateDocerSaveRecord">
    <vt:lpwstr>eyJoZGlkIjoiZjQ2Y2Q2YTdiOWRlMjEwZjc1OWFjNWE3NTEwYjlhYzYiLCJ1c2VySWQiOiI1NDk0NTg4MDcifQ==</vt:lpwstr>
  </property>
</Properties>
</file>