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F72D" w14:textId="77777777" w:rsidR="009E6CBB" w:rsidRDefault="00000000">
      <w:pPr>
        <w:spacing w:before="50"/>
        <w:jc w:val="center"/>
        <w:rPr>
          <w:rFonts w:ascii="SimSun" w:eastAsia="SimSun" w:hAnsi="SimSun"/>
          <w:b/>
          <w:sz w:val="36"/>
          <w:szCs w:val="36"/>
        </w:rPr>
      </w:pPr>
      <w:bookmarkStart w:id="0" w:name="_Hlk5987407"/>
      <w:r>
        <w:rPr>
          <w:rFonts w:ascii="SimSun" w:eastAsia="SimSun" w:hAnsi="SimSun" w:hint="eastAsia"/>
          <w:b/>
          <w:sz w:val="36"/>
          <w:szCs w:val="36"/>
        </w:rPr>
        <w:t>合肥鼎耘科技产业发展合伙企业（有限合伙）</w:t>
      </w:r>
    </w:p>
    <w:p w14:paraId="075E9AA7" w14:textId="77777777" w:rsidR="009E6CBB" w:rsidRDefault="00000000">
      <w:pPr>
        <w:spacing w:before="50"/>
        <w:jc w:val="center"/>
        <w:rPr>
          <w:rFonts w:ascii="SimSun" w:eastAsia="SimSun" w:hAnsi="SimSun"/>
          <w:b/>
          <w:sz w:val="36"/>
          <w:szCs w:val="36"/>
        </w:rPr>
      </w:pPr>
      <w:r>
        <w:rPr>
          <w:rFonts w:ascii="SimSun" w:eastAsia="SimSun" w:hAnsi="SimSun"/>
          <w:b/>
          <w:sz w:val="36"/>
          <w:szCs w:val="36"/>
        </w:rPr>
        <w:t>关于</w:t>
      </w:r>
      <w:r>
        <w:rPr>
          <w:rFonts w:ascii="SimSun" w:eastAsia="SimSun" w:hAnsi="SimSun" w:hint="eastAsia"/>
          <w:b/>
          <w:sz w:val="36"/>
          <w:szCs w:val="36"/>
        </w:rPr>
        <w:t>减少和规范关联交易的</w:t>
      </w:r>
      <w:r>
        <w:rPr>
          <w:rFonts w:ascii="SimSun" w:eastAsia="SimSun" w:hAnsi="SimSun"/>
          <w:b/>
          <w:sz w:val="36"/>
          <w:szCs w:val="36"/>
        </w:rPr>
        <w:t>承诺函</w:t>
      </w:r>
    </w:p>
    <w:p w14:paraId="75808C78" w14:textId="77777777" w:rsidR="009E6CBB" w:rsidRDefault="009E6CBB">
      <w:pPr>
        <w:spacing w:before="120" w:line="360" w:lineRule="auto"/>
        <w:ind w:firstLineChars="200" w:firstLine="420"/>
        <w:rPr>
          <w:rFonts w:ascii="SimSun" w:eastAsia="SimSun" w:hAnsi="SimSun"/>
          <w:szCs w:val="24"/>
        </w:rPr>
      </w:pPr>
    </w:p>
    <w:p w14:paraId="2CB2BCBC" w14:textId="77777777" w:rsidR="009E6CBB" w:rsidRDefault="00000000">
      <w:pPr>
        <w:pStyle w:val="001-"/>
        <w:ind w:firstLine="480"/>
        <w:rPr>
          <w:rFonts w:ascii="Times New Roman" w:hAnsi="Times New Roman" w:cs="Times New Roman"/>
        </w:rPr>
      </w:pPr>
      <w:r>
        <w:rPr>
          <w:rFonts w:hint="eastAsia"/>
        </w:rPr>
        <w:t>为减少和规范关联交易，合肥鼎耘科技产业发展合伙企业（有限合伙）（以</w:t>
      </w:r>
      <w:r>
        <w:rPr>
          <w:rFonts w:ascii="Times New Roman" w:hAnsi="Times New Roman" w:cs="Times New Roman" w:hint="eastAsia"/>
        </w:rPr>
        <w:t>下简称“本企业”）承诺，在本企业直接或间接控制四川汇源光通信股份有限公司（以下简称“汇源通信”、“上市公司”）期间：</w:t>
      </w:r>
    </w:p>
    <w:p w14:paraId="488ABB76" w14:textId="5EE1A9D7" w:rsidR="009E6CBB" w:rsidRDefault="00000000">
      <w:pPr>
        <w:pStyle w:val="001-"/>
        <w:ind w:firstLine="480"/>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、在本企业为上市公司控股股东</w:t>
      </w:r>
      <w:r>
        <w:rPr>
          <w:rFonts w:ascii="Times New Roman" w:hAnsi="Times New Roman" w:cs="Times New Roman"/>
        </w:rPr>
        <w:t>期间</w:t>
      </w:r>
      <w:r>
        <w:rPr>
          <w:rFonts w:ascii="Times New Roman" w:hAnsi="Times New Roman" w:cs="Times New Roman" w:hint="eastAsia"/>
        </w:rPr>
        <w:t>，本企业保证将严格遵守相关法律法规以及汇源通信的《公司章程》《关联交易管理制度》等各项规定。本企业及</w:t>
      </w:r>
      <w:del w:id="1" w:author="Han Zewei" w:date="2025-11-16T12:55:00Z" w16du:dateUtc="2025-11-16T04:55:00Z">
        <w:r w:rsidDel="00DC0F01">
          <w:rPr>
            <w:rFonts w:ascii="Times New Roman" w:hAnsi="Times New Roman" w:cs="Times New Roman" w:hint="eastAsia"/>
          </w:rPr>
          <w:delText>包括</w:delText>
        </w:r>
      </w:del>
      <w:ins w:id="2" w:author="Han Zewei" w:date="2025-11-16T12:55:00Z" w16du:dateUtc="2025-11-16T04:55:00Z">
        <w:r w:rsidR="00DC0F01">
          <w:rPr>
            <w:rFonts w:ascii="Times New Roman" w:hAnsi="Times New Roman" w:cs="Times New Roman" w:hint="eastAsia"/>
          </w:rPr>
          <w:t>本企业执行事务合伙人、</w:t>
        </w:r>
      </w:ins>
      <w:del w:id="3" w:author="Han Zewei" w:date="2025-11-16T12:55:00Z" w16du:dateUtc="2025-11-16T04:55:00Z">
        <w:r w:rsidDel="00DC0F01">
          <w:rPr>
            <w:rFonts w:ascii="Times New Roman" w:hAnsi="Times New Roman" w:cs="Times New Roman" w:hint="eastAsia"/>
          </w:rPr>
          <w:delText>本企业控股股东、</w:delText>
        </w:r>
      </w:del>
      <w:r>
        <w:rPr>
          <w:rFonts w:ascii="Times New Roman" w:hAnsi="Times New Roman" w:cs="Times New Roman" w:hint="eastAsia"/>
        </w:rPr>
        <w:t>实际控制人等在内的关联方（以下简称“关联方”）与上市公司及其合并报表范围内各级控股公司将尽可能</w:t>
      </w:r>
      <w:del w:id="4" w:author="Han Zewei" w:date="2025-11-16T12:55:00Z" w16du:dateUtc="2025-11-16T04:55:00Z">
        <w:r w:rsidDel="00DC0F01">
          <w:rPr>
            <w:rFonts w:ascii="Times New Roman" w:hAnsi="Times New Roman" w:cs="Times New Roman" w:hint="eastAsia"/>
          </w:rPr>
          <w:delText>的</w:delText>
        </w:r>
      </w:del>
      <w:ins w:id="5" w:author="Han Zewei" w:date="2025-11-16T12:55:00Z" w16du:dateUtc="2025-11-16T04:55:00Z">
        <w:r w:rsidR="00DC0F01">
          <w:rPr>
            <w:rFonts w:ascii="Times New Roman" w:hAnsi="Times New Roman" w:cs="Times New Roman" w:hint="eastAsia"/>
          </w:rPr>
          <w:t>地</w:t>
        </w:r>
      </w:ins>
      <w:r>
        <w:rPr>
          <w:rFonts w:ascii="Times New Roman" w:hAnsi="Times New Roman" w:cs="Times New Roman" w:hint="eastAsia"/>
        </w:rPr>
        <w:t>避免和减少关联交易；</w:t>
      </w:r>
    </w:p>
    <w:p w14:paraId="058B8B8A" w14:textId="77777777" w:rsidR="009E6CBB" w:rsidRDefault="00000000">
      <w:pPr>
        <w:pStyle w:val="001-"/>
        <w:ind w:firstLine="480"/>
      </w:pPr>
      <w:r>
        <w:rPr>
          <w:rFonts w:ascii="Times New Roman" w:hAnsi="Times New Roman" w:cs="Times New Roman" w:hint="eastAsia"/>
        </w:rPr>
        <w:t>2</w:t>
      </w:r>
      <w:r>
        <w:rPr>
          <w:rFonts w:ascii="Times New Roman" w:hAnsi="Times New Roman" w:cs="Times New Roman" w:hint="eastAsia"/>
        </w:rPr>
        <w:t>、对确有必要且无法避免的关联交易，本企业及本企业的关联方将遵循市场化的公正、公平、公开的原则，按照有关法律法规、规范关规定，履行包括回避表决等合法程序，不通过关联关系谋求特殊的利益，不利用控股股东及实际控</w:t>
      </w:r>
      <w:r>
        <w:t>制人的地位</w:t>
      </w:r>
      <w:r>
        <w:rPr>
          <w:rFonts w:ascii="Times New Roman" w:hAnsi="Times New Roman" w:cs="Times New Roman" w:hint="eastAsia"/>
        </w:rPr>
        <w:t>进行有损上市公司和上市公司其他股东利益、特别是中小股东利益的关联交易；</w:t>
      </w:r>
    </w:p>
    <w:p w14:paraId="3F95A283" w14:textId="77777777" w:rsidR="009E6CBB" w:rsidRDefault="00000000">
      <w:pPr>
        <w:pStyle w:val="001-"/>
        <w:ind w:firstLine="480"/>
      </w:pPr>
      <w:r>
        <w:rPr>
          <w:rFonts w:ascii="Times New Roman" w:hAnsi="Times New Roman" w:cs="Times New Roman" w:hint="eastAsia"/>
        </w:rPr>
        <w:t>3</w:t>
      </w:r>
      <w:r>
        <w:rPr>
          <w:rFonts w:ascii="Times New Roman" w:hAnsi="Times New Roman" w:cs="Times New Roman" w:hint="eastAsia"/>
        </w:rPr>
        <w:t>、本</w:t>
      </w:r>
      <w:r>
        <w:rPr>
          <w:rFonts w:hint="eastAsia"/>
        </w:rPr>
        <w:t>企业</w:t>
      </w:r>
      <w:r>
        <w:rPr>
          <w:rFonts w:ascii="Times New Roman" w:hAnsi="Times New Roman" w:cs="Times New Roman" w:hint="eastAsia"/>
        </w:rPr>
        <w:t>及本企业的关联方将不以任何方式违法违规占用上市公司及其合并报表范围内各级控股公司的资金、资产，亦不要求上市公司及其合并报表范围内各级控股公司为本</w:t>
      </w:r>
      <w:r>
        <w:rPr>
          <w:rFonts w:hint="eastAsia"/>
        </w:rPr>
        <w:t>企业</w:t>
      </w:r>
      <w:r>
        <w:rPr>
          <w:rFonts w:ascii="Times New Roman" w:hAnsi="Times New Roman" w:cs="Times New Roman" w:hint="eastAsia"/>
        </w:rPr>
        <w:t>及本企业的关联方进行违规担保。</w:t>
      </w:r>
    </w:p>
    <w:p w14:paraId="7E7150B8" w14:textId="77777777" w:rsidR="009E6CBB" w:rsidRDefault="00000000">
      <w:pPr>
        <w:pStyle w:val="001-"/>
        <w:ind w:firstLine="480"/>
      </w:pPr>
      <w:r>
        <w:rPr>
          <w:rFonts w:hint="eastAsia"/>
        </w:rPr>
        <w:t>4</w:t>
      </w:r>
      <w:r>
        <w:t>、</w:t>
      </w:r>
      <w:r>
        <w:rPr>
          <w:rFonts w:hint="eastAsia"/>
        </w:rPr>
        <w:t>如因违反前述承诺而给上市公司造成实际损失的，则本企业依法承担赔偿责任。</w:t>
      </w:r>
    </w:p>
    <w:p w14:paraId="25AD1F47" w14:textId="77777777" w:rsidR="009E6CBB" w:rsidRDefault="00000000">
      <w:pPr>
        <w:pStyle w:val="001-"/>
        <w:ind w:firstLine="480"/>
      </w:pPr>
      <w:r>
        <w:rPr>
          <w:rFonts w:ascii="Times New Roman" w:hAnsi="Times New Roman" w:cs="Times New Roman" w:hint="eastAsia"/>
        </w:rPr>
        <w:t>5</w:t>
      </w:r>
      <w:r>
        <w:rPr>
          <w:rFonts w:ascii="Times New Roman" w:hAnsi="Times New Roman" w:cs="Times New Roman" w:hint="eastAsia"/>
        </w:rPr>
        <w:t>、上述承诺于本企业直接或间接控制上市公司且上市公司保持上市地位期间持续有效。</w:t>
      </w:r>
    </w:p>
    <w:p w14:paraId="15C62EF1" w14:textId="77777777" w:rsidR="009E6CBB" w:rsidRDefault="009E6CBB">
      <w:pPr>
        <w:pStyle w:val="001-"/>
        <w:ind w:firstLine="480"/>
      </w:pPr>
    </w:p>
    <w:p w14:paraId="4474798A" w14:textId="77777777" w:rsidR="009E6CBB" w:rsidRDefault="00000000">
      <w:pPr>
        <w:pStyle w:val="001-"/>
        <w:ind w:firstLine="480"/>
      </w:pPr>
      <w:r>
        <w:rPr>
          <w:rFonts w:hint="eastAsia"/>
        </w:rPr>
        <w:t>特此承诺。</w:t>
      </w:r>
    </w:p>
    <w:p w14:paraId="7E6C8D17" w14:textId="77777777" w:rsidR="009E6CBB" w:rsidRDefault="00000000">
      <w:pPr>
        <w:pStyle w:val="001-"/>
        <w:ind w:firstLine="480"/>
      </w:pPr>
      <w:r>
        <w:rPr>
          <w:rFonts w:hint="eastAsia"/>
        </w:rPr>
        <w:t>（以下无正文）</w:t>
      </w:r>
    </w:p>
    <w:p w14:paraId="7A783AF6" w14:textId="77777777" w:rsidR="009E6CBB" w:rsidRDefault="009E6CBB">
      <w:pPr>
        <w:pStyle w:val="001-"/>
        <w:ind w:firstLine="480"/>
      </w:pPr>
    </w:p>
    <w:bookmarkEnd w:id="0"/>
    <w:p w14:paraId="1E5732E1" w14:textId="77777777" w:rsidR="009E6CBB" w:rsidRDefault="009E6CBB">
      <w:pPr>
        <w:sectPr w:rsidR="009E6CBB">
          <w:pgSz w:w="11906" w:h="16838"/>
          <w:pgMar w:top="1440" w:right="1800" w:bottom="1440" w:left="1800" w:header="851" w:footer="992" w:gutter="0"/>
          <w:cols w:space="425"/>
          <w:docGrid w:type="lines" w:linePitch="312"/>
        </w:sectPr>
      </w:pPr>
    </w:p>
    <w:p w14:paraId="1D6FF174" w14:textId="77777777" w:rsidR="009E6CBB" w:rsidRDefault="00000000">
      <w:pPr>
        <w:pStyle w:val="G"/>
        <w:spacing w:before="156" w:after="156"/>
        <w:ind w:firstLineChars="0" w:firstLine="0"/>
        <w:jc w:val="left"/>
      </w:pPr>
      <w:r>
        <w:rPr>
          <w:rFonts w:hint="eastAsia"/>
        </w:rPr>
        <w:lastRenderedPageBreak/>
        <w:t>（本页无正文，为《合肥鼎耘科技产业发展合伙企业（有限合伙）关于减少和规范关联交易的承诺函》之签字盖章页）</w:t>
      </w:r>
    </w:p>
    <w:p w14:paraId="01A72ACF" w14:textId="77777777" w:rsidR="009E6CBB" w:rsidRDefault="009E6CBB">
      <w:pPr>
        <w:pStyle w:val="G"/>
        <w:spacing w:before="156" w:after="156"/>
        <w:ind w:firstLine="480"/>
        <w:jc w:val="right"/>
      </w:pPr>
    </w:p>
    <w:p w14:paraId="6D7C2980" w14:textId="77777777" w:rsidR="009E6CBB" w:rsidRDefault="009E6CBB">
      <w:pPr>
        <w:pStyle w:val="G"/>
        <w:spacing w:before="156" w:after="156"/>
        <w:ind w:firstLine="480"/>
        <w:jc w:val="right"/>
      </w:pPr>
    </w:p>
    <w:p w14:paraId="4FE84AE1" w14:textId="77777777" w:rsidR="009E6CBB" w:rsidRDefault="009E6CBB">
      <w:pPr>
        <w:pStyle w:val="G"/>
        <w:spacing w:before="156" w:after="156"/>
        <w:ind w:firstLine="480"/>
        <w:jc w:val="right"/>
      </w:pPr>
    </w:p>
    <w:p w14:paraId="5128D65B" w14:textId="77777777" w:rsidR="009E6CBB" w:rsidRDefault="009E6CBB">
      <w:pPr>
        <w:pStyle w:val="G"/>
        <w:spacing w:before="156" w:after="156"/>
        <w:ind w:firstLine="480"/>
        <w:jc w:val="right"/>
      </w:pPr>
    </w:p>
    <w:p w14:paraId="1DAA4204" w14:textId="77777777" w:rsidR="009E6CBB" w:rsidRDefault="00000000">
      <w:pPr>
        <w:pStyle w:val="G"/>
        <w:spacing w:before="156" w:after="156"/>
        <w:ind w:firstLineChars="0" w:firstLine="0"/>
        <w:jc w:val="center"/>
      </w:pPr>
      <w:r>
        <w:rPr>
          <w:rFonts w:hint="eastAsia"/>
        </w:rPr>
        <w:t xml:space="preserve">                                </w:t>
      </w:r>
      <w:r>
        <w:rPr>
          <w:rFonts w:hint="eastAsia"/>
        </w:rPr>
        <w:t>合肥鼎耘科技产业发展合伙企业（有限合伙）</w:t>
      </w:r>
    </w:p>
    <w:p w14:paraId="41C4A73A" w14:textId="77777777" w:rsidR="009E6CBB" w:rsidRDefault="009E6CBB">
      <w:pPr>
        <w:pStyle w:val="G"/>
        <w:spacing w:before="156" w:after="156"/>
        <w:ind w:firstLine="480"/>
        <w:jc w:val="right"/>
      </w:pPr>
    </w:p>
    <w:p w14:paraId="0980BBB8" w14:textId="77777777" w:rsidR="009E6CBB" w:rsidRDefault="009E6CBB">
      <w:pPr>
        <w:pStyle w:val="G"/>
        <w:spacing w:before="156" w:after="156"/>
        <w:ind w:firstLine="480"/>
        <w:jc w:val="right"/>
      </w:pPr>
    </w:p>
    <w:p w14:paraId="29BE0285" w14:textId="77777777" w:rsidR="009E6CBB"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0F3DAF5B" w14:textId="77777777" w:rsidR="009E6CBB" w:rsidRDefault="009E6CBB">
      <w:pPr>
        <w:pStyle w:val="G"/>
        <w:spacing w:before="156" w:after="156"/>
        <w:ind w:firstLine="480"/>
        <w:jc w:val="right"/>
      </w:pPr>
    </w:p>
    <w:p w14:paraId="01932DE6" w14:textId="77777777" w:rsidR="009E6CBB" w:rsidRDefault="009E6CBB">
      <w:pPr>
        <w:pStyle w:val="G"/>
        <w:spacing w:before="156" w:after="156"/>
        <w:ind w:firstLine="480"/>
        <w:jc w:val="center"/>
      </w:pPr>
    </w:p>
    <w:p w14:paraId="5F10286B" w14:textId="77777777" w:rsidR="009E6CBB" w:rsidRDefault="00000000">
      <w:pPr>
        <w:pStyle w:val="G"/>
        <w:spacing w:before="156" w:after="156"/>
        <w:ind w:firstLineChars="1300" w:firstLine="3120"/>
      </w:pPr>
      <w:r>
        <w:rPr>
          <w:rFonts w:hint="eastAsia"/>
        </w:rPr>
        <w:t>执行事务合伙人委派代表：</w:t>
      </w:r>
      <w:r>
        <w:rPr>
          <w:rFonts w:hint="eastAsia"/>
          <w:u w:val="single"/>
        </w:rPr>
        <w:t xml:space="preserve">                    </w:t>
      </w:r>
      <w:r>
        <w:rPr>
          <w:rFonts w:hint="eastAsia"/>
        </w:rPr>
        <w:t xml:space="preserve">    </w:t>
      </w:r>
    </w:p>
    <w:p w14:paraId="14260AE5" w14:textId="77777777" w:rsidR="009E6CBB" w:rsidRDefault="00000000">
      <w:pPr>
        <w:pStyle w:val="G"/>
        <w:spacing w:before="156" w:after="156"/>
        <w:ind w:firstLine="480"/>
        <w:jc w:val="center"/>
      </w:pPr>
      <w:r>
        <w:rPr>
          <w:rFonts w:hint="eastAsia"/>
        </w:rPr>
        <w:t xml:space="preserve">                                              </w:t>
      </w:r>
      <w:r>
        <w:rPr>
          <w:rFonts w:hint="eastAsia"/>
        </w:rPr>
        <w:t>李辉</w:t>
      </w:r>
    </w:p>
    <w:p w14:paraId="7EA8E0BC" w14:textId="77777777" w:rsidR="009E6CBB" w:rsidRDefault="009E6CBB">
      <w:pPr>
        <w:pStyle w:val="G"/>
        <w:spacing w:before="156" w:after="156"/>
        <w:ind w:firstLine="480"/>
      </w:pPr>
    </w:p>
    <w:p w14:paraId="54750DBA" w14:textId="77777777" w:rsidR="009E6CBB" w:rsidRDefault="009E6CBB">
      <w:pPr>
        <w:pStyle w:val="G"/>
        <w:spacing w:before="156" w:after="156"/>
        <w:ind w:firstLine="480"/>
      </w:pPr>
    </w:p>
    <w:p w14:paraId="6F848CF1" w14:textId="77777777" w:rsidR="009E6CBB"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5F92A3D0" w14:textId="77777777" w:rsidR="009E6CBB" w:rsidRDefault="009E6CBB">
      <w:pPr>
        <w:pStyle w:val="G"/>
        <w:spacing w:before="156" w:after="156"/>
        <w:ind w:firstLine="480"/>
        <w:jc w:val="right"/>
      </w:pPr>
    </w:p>
    <w:sectPr w:rsidR="009E6CBB">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DDAC1" w14:textId="77777777" w:rsidR="00712D03" w:rsidRDefault="00712D03">
      <w:r>
        <w:separator/>
      </w:r>
    </w:p>
  </w:endnote>
  <w:endnote w:type="continuationSeparator" w:id="0">
    <w:p w14:paraId="03F143A7" w14:textId="77777777" w:rsidR="00712D03" w:rsidRDefault="00712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altName w:val="仿宋"/>
    <w:panose1 w:val="02010609030101010101"/>
    <w:charset w:val="86"/>
    <w:family w:val="modern"/>
    <w:pitch w:val="fixed"/>
    <w:sig w:usb0="00000001" w:usb1="08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AB8C" w14:textId="77777777" w:rsidR="009E6CBB" w:rsidRDefault="009E6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0499" w14:textId="77777777" w:rsidR="009E6CBB" w:rsidRDefault="009E6C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70D0" w14:textId="77777777" w:rsidR="009E6CBB" w:rsidRDefault="009E6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FD5D" w14:textId="77777777" w:rsidR="00712D03" w:rsidRDefault="00712D03">
      <w:r>
        <w:separator/>
      </w:r>
    </w:p>
  </w:footnote>
  <w:footnote w:type="continuationSeparator" w:id="0">
    <w:p w14:paraId="7ED9DD5E" w14:textId="77777777" w:rsidR="00712D03" w:rsidRDefault="00712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1647A" w14:textId="77777777" w:rsidR="009E6CBB" w:rsidRDefault="009E6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A6DC" w14:textId="77777777" w:rsidR="009E6CBB" w:rsidRDefault="009E6C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AD403" w14:textId="77777777" w:rsidR="009E6CBB" w:rsidRDefault="009E6CB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Zewei">
    <w15:presenceInfo w15:providerId="None" w15:userId="Han Ze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9ED"/>
    <w:rsid w:val="0000147A"/>
    <w:rsid w:val="00012E0B"/>
    <w:rsid w:val="00030037"/>
    <w:rsid w:val="00067CF6"/>
    <w:rsid w:val="000B1D65"/>
    <w:rsid w:val="00115A23"/>
    <w:rsid w:val="001458C0"/>
    <w:rsid w:val="00153DC7"/>
    <w:rsid w:val="00186592"/>
    <w:rsid w:val="001E337D"/>
    <w:rsid w:val="00223681"/>
    <w:rsid w:val="002818A5"/>
    <w:rsid w:val="0031358B"/>
    <w:rsid w:val="00313DCE"/>
    <w:rsid w:val="00327318"/>
    <w:rsid w:val="00327BF3"/>
    <w:rsid w:val="00330666"/>
    <w:rsid w:val="003A2812"/>
    <w:rsid w:val="003B3E73"/>
    <w:rsid w:val="003D1763"/>
    <w:rsid w:val="003F6A75"/>
    <w:rsid w:val="004808C1"/>
    <w:rsid w:val="00494854"/>
    <w:rsid w:val="00497B9F"/>
    <w:rsid w:val="004E41E5"/>
    <w:rsid w:val="004F1891"/>
    <w:rsid w:val="005B2C6D"/>
    <w:rsid w:val="005E21A1"/>
    <w:rsid w:val="0068485A"/>
    <w:rsid w:val="00685CB2"/>
    <w:rsid w:val="006B3C66"/>
    <w:rsid w:val="006C747E"/>
    <w:rsid w:val="006F514A"/>
    <w:rsid w:val="00712D03"/>
    <w:rsid w:val="007149ED"/>
    <w:rsid w:val="007204AD"/>
    <w:rsid w:val="00726FA6"/>
    <w:rsid w:val="007A22D0"/>
    <w:rsid w:val="007B0528"/>
    <w:rsid w:val="007F5E95"/>
    <w:rsid w:val="008562DE"/>
    <w:rsid w:val="0087537C"/>
    <w:rsid w:val="008B52CA"/>
    <w:rsid w:val="009040B4"/>
    <w:rsid w:val="00910C65"/>
    <w:rsid w:val="00945562"/>
    <w:rsid w:val="0096523D"/>
    <w:rsid w:val="009707CA"/>
    <w:rsid w:val="009C6903"/>
    <w:rsid w:val="009D55EB"/>
    <w:rsid w:val="009E6CBB"/>
    <w:rsid w:val="00A773B0"/>
    <w:rsid w:val="00AA78E3"/>
    <w:rsid w:val="00AB6FC1"/>
    <w:rsid w:val="00AE739D"/>
    <w:rsid w:val="00B11E13"/>
    <w:rsid w:val="00BE2F05"/>
    <w:rsid w:val="00C926A5"/>
    <w:rsid w:val="00CD19C3"/>
    <w:rsid w:val="00CE751F"/>
    <w:rsid w:val="00D0688E"/>
    <w:rsid w:val="00D313AD"/>
    <w:rsid w:val="00D443F0"/>
    <w:rsid w:val="00D751B1"/>
    <w:rsid w:val="00D9239B"/>
    <w:rsid w:val="00DC0F01"/>
    <w:rsid w:val="00DF51FE"/>
    <w:rsid w:val="00E034BC"/>
    <w:rsid w:val="00E06EE0"/>
    <w:rsid w:val="00E91EDB"/>
    <w:rsid w:val="00ED4EFE"/>
    <w:rsid w:val="00EF2071"/>
    <w:rsid w:val="00F10822"/>
    <w:rsid w:val="00F21AD5"/>
    <w:rsid w:val="00F67023"/>
    <w:rsid w:val="00FC57BE"/>
    <w:rsid w:val="00FD7213"/>
    <w:rsid w:val="00FE42DB"/>
    <w:rsid w:val="00FE7015"/>
    <w:rsid w:val="01980DA2"/>
    <w:rsid w:val="04C14E9E"/>
    <w:rsid w:val="067C79E7"/>
    <w:rsid w:val="069F0247"/>
    <w:rsid w:val="12740BE1"/>
    <w:rsid w:val="136B117C"/>
    <w:rsid w:val="13E731E4"/>
    <w:rsid w:val="14551F8D"/>
    <w:rsid w:val="15FB5FD1"/>
    <w:rsid w:val="16DB5F75"/>
    <w:rsid w:val="1AEE0556"/>
    <w:rsid w:val="1D02435C"/>
    <w:rsid w:val="1FEF04B3"/>
    <w:rsid w:val="2124604E"/>
    <w:rsid w:val="22B44F56"/>
    <w:rsid w:val="23341CE3"/>
    <w:rsid w:val="2C1F7EA5"/>
    <w:rsid w:val="308A3F57"/>
    <w:rsid w:val="39646C95"/>
    <w:rsid w:val="399F6262"/>
    <w:rsid w:val="3B783AC3"/>
    <w:rsid w:val="3B8408A1"/>
    <w:rsid w:val="3CF608F4"/>
    <w:rsid w:val="441B5A18"/>
    <w:rsid w:val="477F448B"/>
    <w:rsid w:val="49EF4402"/>
    <w:rsid w:val="4CC4112E"/>
    <w:rsid w:val="4CC865B8"/>
    <w:rsid w:val="4CD65335"/>
    <w:rsid w:val="51452879"/>
    <w:rsid w:val="574929DF"/>
    <w:rsid w:val="59F82EBC"/>
    <w:rsid w:val="5EFC71D4"/>
    <w:rsid w:val="5F3437F3"/>
    <w:rsid w:val="62325318"/>
    <w:rsid w:val="631B03FE"/>
    <w:rsid w:val="67C04AFF"/>
    <w:rsid w:val="6B086F73"/>
    <w:rsid w:val="6C7A0CB8"/>
    <w:rsid w:val="6D732DCA"/>
    <w:rsid w:val="721B76F8"/>
    <w:rsid w:val="72522015"/>
    <w:rsid w:val="7746249D"/>
    <w:rsid w:val="7B0B0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AF3CC8"/>
  <w15:docId w15:val="{D004233F-28AC-4E4A-9DE5-BED4665A3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Default"/>
    <w:qFormat/>
    <w:pPr>
      <w:widowControl w:val="0"/>
      <w:jc w:val="both"/>
    </w:pPr>
    <w:rPr>
      <w:rFonts w:asciiTheme="minorHAnsi" w:eastAsiaTheme="minorEastAsia" w:hAnsiTheme="minorHAnsi" w:cstheme="minorBidi"/>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customStyle="1" w:styleId="001-">
    <w:name w:val="001-正文"/>
    <w:basedOn w:val="Normal"/>
    <w:link w:val="001-0"/>
    <w:qFormat/>
    <w:pPr>
      <w:spacing w:before="120" w:line="360" w:lineRule="auto"/>
      <w:ind w:firstLineChars="200" w:firstLine="420"/>
    </w:pPr>
    <w:rPr>
      <w:rFonts w:ascii="SimSun" w:eastAsia="SimSun" w:hAnsi="SimSun"/>
      <w:sz w:val="24"/>
      <w:szCs w:val="24"/>
    </w:rPr>
  </w:style>
  <w:style w:type="character" w:customStyle="1" w:styleId="001-0">
    <w:name w:val="001-正文 字符"/>
    <w:basedOn w:val="DefaultParagraphFont"/>
    <w:link w:val="001-"/>
    <w:qFormat/>
    <w:rPr>
      <w:rFonts w:ascii="SimSun" w:eastAsia="SimSun" w:hAnsi="SimSun"/>
      <w:sz w:val="24"/>
      <w:szCs w:val="24"/>
    </w:rPr>
  </w:style>
  <w:style w:type="paragraph" w:customStyle="1" w:styleId="G">
    <w:name w:val="G正文"/>
    <w:basedOn w:val="Normal"/>
    <w:qFormat/>
    <w:pPr>
      <w:widowControl/>
      <w:spacing w:beforeLines="50" w:before="50" w:afterLines="50" w:after="50" w:line="360" w:lineRule="auto"/>
      <w:ind w:firstLineChars="200" w:firstLine="200"/>
    </w:pPr>
    <w:rPr>
      <w:rFonts w:ascii="Times New Roman" w:eastAsia="SimSun" w:hAnsi="Times New Roman" w:cs="Times New Roman"/>
      <w:sz w:val="24"/>
      <w:szCs w:val="24"/>
    </w:rPr>
  </w:style>
  <w:style w:type="paragraph" w:customStyle="1" w:styleId="Bodytext1">
    <w:name w:val="Body text|1"/>
    <w:basedOn w:val="Normal"/>
    <w:qFormat/>
    <w:pPr>
      <w:spacing w:after="160" w:line="436" w:lineRule="auto"/>
      <w:ind w:firstLine="400"/>
      <w:jc w:val="left"/>
    </w:pPr>
    <w:rPr>
      <w:rFonts w:ascii="SimSun" w:eastAsia="SimSun" w:hAnsi="SimSun" w:cs="SimSun"/>
      <w:color w:val="000000"/>
      <w:kern w:val="0"/>
      <w:sz w:val="22"/>
    </w:rPr>
  </w:style>
  <w:style w:type="paragraph" w:customStyle="1" w:styleId="G0">
    <w:name w:val="G标题(章)"/>
    <w:basedOn w:val="Normal"/>
    <w:next w:val="G"/>
    <w:link w:val="GChar"/>
    <w:qFormat/>
    <w:pPr>
      <w:keepNext/>
      <w:keepLines/>
      <w:pageBreakBefore/>
      <w:widowControl/>
      <w:spacing w:beforeLines="100" w:before="100" w:afterLines="100" w:after="100" w:line="360" w:lineRule="auto"/>
      <w:jc w:val="center"/>
      <w:outlineLvl w:val="0"/>
    </w:pPr>
    <w:rPr>
      <w:rFonts w:ascii="Times New Roman" w:eastAsia="SimSun" w:hAnsi="Times New Roman" w:cs="Times New Roman"/>
      <w:b/>
      <w:sz w:val="32"/>
      <w:szCs w:val="24"/>
    </w:rPr>
  </w:style>
  <w:style w:type="character" w:customStyle="1" w:styleId="GChar">
    <w:name w:val="G标题(章) Char"/>
    <w:link w:val="G0"/>
    <w:qFormat/>
    <w:rPr>
      <w:b/>
      <w:kern w:val="2"/>
      <w:sz w:val="32"/>
      <w:szCs w:val="24"/>
    </w:rPr>
  </w:style>
  <w:style w:type="character" w:customStyle="1" w:styleId="a">
    <w:name w:val="正文文本_"/>
    <w:basedOn w:val="DefaultParagraphFont"/>
    <w:link w:val="1"/>
    <w:qFormat/>
    <w:rPr>
      <w:rFonts w:ascii="SimSun" w:hAnsi="SimSun" w:cs="SimSun"/>
      <w:sz w:val="16"/>
      <w:szCs w:val="16"/>
      <w:lang w:val="zh-CN" w:bidi="zh-CN"/>
    </w:rPr>
  </w:style>
  <w:style w:type="paragraph" w:customStyle="1" w:styleId="1">
    <w:name w:val="正文文本1"/>
    <w:basedOn w:val="Normal"/>
    <w:link w:val="a"/>
    <w:qFormat/>
    <w:pPr>
      <w:spacing w:after="100" w:line="418" w:lineRule="auto"/>
      <w:ind w:firstLine="360"/>
      <w:jc w:val="left"/>
    </w:pPr>
    <w:rPr>
      <w:rFonts w:ascii="SimSun" w:eastAsia="SimSun" w:hAnsi="SimSun" w:cs="SimSun"/>
      <w:kern w:val="0"/>
      <w:sz w:val="16"/>
      <w:szCs w:val="16"/>
      <w:lang w:val="zh-CN" w:bidi="zh-CN"/>
    </w:rPr>
  </w:style>
  <w:style w:type="paragraph" w:styleId="Revision">
    <w:name w:val="Revision"/>
    <w:hidden/>
    <w:uiPriority w:val="99"/>
    <w:unhideWhenUsed/>
    <w:rsid w:val="00DC0F01"/>
    <w:rPr>
      <w:rFonts w:asciiTheme="minorHAnsi" w:eastAsiaTheme="minorEastAsia" w:hAnsiTheme="minorHAnsi" w:cstheme="minorBidi"/>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张顺达</dc:creator>
  <cp:lastModifiedBy>Han Zewei</cp:lastModifiedBy>
  <cp:revision>3</cp:revision>
  <dcterms:created xsi:type="dcterms:W3CDTF">2025-11-16T04:55:00Z</dcterms:created>
  <dcterms:modified xsi:type="dcterms:W3CDTF">2025-11-16T04:56:00Z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3CC63A3A7B6943289477CABF9CCB30E1_13</vt:lpwstr>
  </property>
  <property fmtid="{D5CDD505-2E9C-101B-9397-08002B2CF9AE}" pid="4" name="KSOTemplateDocerSaveRecord">
    <vt:lpwstr>eyJoZGlkIjoiZjQ2Y2Q2YTdiOWRlMjEwZjc1OWFjNWE3NTEwYjlhYzYiLCJ1c2VySWQiOiI1NDk0NTg4MDcifQ==</vt:lpwstr>
  </property>
</Properties>
</file>