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86FF" w14:textId="77777777" w:rsidR="00DE2884" w:rsidRDefault="002C787C">
      <w:pPr>
        <w:spacing w:line="360" w:lineRule="auto"/>
        <w:rPr>
          <w:rFonts w:ascii="SimSun" w:eastAsia="SimSun" w:hAnsi="SimSun"/>
          <w:b/>
          <w:bCs/>
          <w:sz w:val="24"/>
          <w:szCs w:val="32"/>
        </w:rPr>
      </w:pPr>
      <w:r>
        <w:rPr>
          <w:rFonts w:ascii="SimSun" w:eastAsia="SimSun" w:hAnsi="SimSun"/>
          <w:b/>
          <w:bCs/>
          <w:sz w:val="24"/>
          <w:szCs w:val="32"/>
        </w:rPr>
        <w:t>证券代码：</w:t>
      </w:r>
      <w:r w:rsidR="00A72C53">
        <w:rPr>
          <w:rFonts w:ascii="SimSun" w:eastAsia="SimSun" w:hAnsi="SimSun"/>
          <w:b/>
          <w:bCs/>
          <w:sz w:val="24"/>
          <w:szCs w:val="32"/>
        </w:rPr>
        <w:t>000586</w:t>
      </w:r>
      <w:r>
        <w:rPr>
          <w:rFonts w:ascii="SimSun" w:eastAsia="SimSun" w:hAnsi="SimSun"/>
          <w:b/>
          <w:bCs/>
          <w:sz w:val="24"/>
          <w:szCs w:val="32"/>
        </w:rPr>
        <w:t xml:space="preserve">         </w:t>
      </w:r>
      <w:r>
        <w:rPr>
          <w:rFonts w:ascii="SimSun" w:eastAsia="SimSun" w:hAnsi="SimSun" w:hint="eastAsia"/>
          <w:b/>
          <w:bCs/>
          <w:sz w:val="24"/>
          <w:szCs w:val="32"/>
        </w:rPr>
        <w:t xml:space="preserve"> </w:t>
      </w:r>
      <w:r w:rsidR="00A72C53">
        <w:rPr>
          <w:rFonts w:ascii="SimSun" w:eastAsia="SimSun" w:hAnsi="SimSun"/>
          <w:b/>
          <w:bCs/>
          <w:sz w:val="24"/>
          <w:szCs w:val="32"/>
        </w:rPr>
        <w:t>证券简称：</w:t>
      </w:r>
      <w:r w:rsidR="00A72C53">
        <w:rPr>
          <w:rFonts w:ascii="SimSun" w:eastAsia="SimSun" w:hAnsi="SimSun" w:hint="eastAsia"/>
          <w:b/>
          <w:bCs/>
          <w:sz w:val="24"/>
          <w:szCs w:val="32"/>
        </w:rPr>
        <w:t>汇源通信</w:t>
      </w:r>
      <w:r>
        <w:rPr>
          <w:rFonts w:ascii="SimSun" w:eastAsia="SimSun" w:hAnsi="SimSun"/>
          <w:b/>
          <w:bCs/>
          <w:sz w:val="24"/>
          <w:szCs w:val="32"/>
        </w:rPr>
        <w:t xml:space="preserve">       </w:t>
      </w:r>
      <w:r>
        <w:rPr>
          <w:rFonts w:ascii="SimSun" w:eastAsia="SimSun" w:hAnsi="SimSun" w:hint="eastAsia"/>
          <w:b/>
          <w:bCs/>
          <w:sz w:val="24"/>
          <w:szCs w:val="32"/>
        </w:rPr>
        <w:t xml:space="preserve"> </w:t>
      </w:r>
      <w:r>
        <w:rPr>
          <w:rFonts w:ascii="SimSun" w:eastAsia="SimSun" w:hAnsi="SimSun"/>
          <w:b/>
          <w:bCs/>
          <w:sz w:val="24"/>
          <w:szCs w:val="32"/>
        </w:rPr>
        <w:t>公告编号：</w:t>
      </w:r>
      <w:r w:rsidR="00A72C53">
        <w:rPr>
          <w:rFonts w:ascii="SimSun" w:eastAsia="SimSun" w:hAnsi="SimSun" w:hint="eastAsia"/>
          <w:b/>
          <w:bCs/>
          <w:sz w:val="24"/>
          <w:szCs w:val="32"/>
        </w:rPr>
        <w:t>202</w:t>
      </w:r>
      <w:r w:rsidR="00A72C53">
        <w:rPr>
          <w:rFonts w:ascii="SimSun" w:eastAsia="SimSun" w:hAnsi="SimSun"/>
          <w:b/>
          <w:bCs/>
          <w:sz w:val="24"/>
          <w:szCs w:val="32"/>
        </w:rPr>
        <w:t>5</w:t>
      </w:r>
      <w:r>
        <w:rPr>
          <w:rFonts w:ascii="SimSun" w:eastAsia="SimSun" w:hAnsi="SimSun" w:hint="eastAsia"/>
          <w:b/>
          <w:bCs/>
          <w:sz w:val="24"/>
          <w:szCs w:val="32"/>
        </w:rPr>
        <w:t>-【】</w:t>
      </w:r>
    </w:p>
    <w:p w14:paraId="637698DC" w14:textId="77777777" w:rsidR="00DE2884" w:rsidRPr="00943371" w:rsidRDefault="00A72C53">
      <w:pPr>
        <w:autoSpaceDE w:val="0"/>
        <w:autoSpaceDN w:val="0"/>
        <w:adjustRightInd w:val="0"/>
        <w:spacing w:line="360" w:lineRule="auto"/>
        <w:jc w:val="center"/>
        <w:rPr>
          <w:rFonts w:ascii="SimHei" w:eastAsia="SimHei" w:hAnsi="SimHei" w:cs="SimHei"/>
          <w:b/>
          <w:color w:val="000000" w:themeColor="text1"/>
          <w:sz w:val="32"/>
          <w:szCs w:val="36"/>
        </w:rPr>
      </w:pPr>
      <w:r w:rsidRPr="00943371">
        <w:rPr>
          <w:rFonts w:ascii="SimHei" w:eastAsia="SimHei" w:hAnsi="SimHei" w:cs="SimHei" w:hint="eastAsia"/>
          <w:b/>
          <w:color w:val="000000" w:themeColor="text1"/>
          <w:sz w:val="32"/>
          <w:szCs w:val="36"/>
        </w:rPr>
        <w:t>四川汇源光通信</w:t>
      </w:r>
      <w:r w:rsidR="002C787C" w:rsidRPr="00943371">
        <w:rPr>
          <w:rFonts w:ascii="SimHei" w:eastAsia="SimHei" w:hAnsi="SimHei" w:cs="SimHei" w:hint="eastAsia"/>
          <w:b/>
          <w:color w:val="000000" w:themeColor="text1"/>
          <w:sz w:val="32"/>
          <w:szCs w:val="36"/>
        </w:rPr>
        <w:t>股份有限公司</w:t>
      </w:r>
    </w:p>
    <w:p w14:paraId="57D320EA" w14:textId="77777777" w:rsidR="00DE2884" w:rsidRPr="00943371" w:rsidRDefault="002C787C">
      <w:pPr>
        <w:autoSpaceDE w:val="0"/>
        <w:autoSpaceDN w:val="0"/>
        <w:adjustRightInd w:val="0"/>
        <w:spacing w:line="360" w:lineRule="auto"/>
        <w:jc w:val="center"/>
        <w:rPr>
          <w:rFonts w:ascii="SimHei" w:eastAsia="SimHei" w:hAnsi="SimHei" w:cs="SimHei"/>
          <w:b/>
          <w:color w:val="000000" w:themeColor="text1"/>
          <w:sz w:val="32"/>
          <w:szCs w:val="36"/>
        </w:rPr>
      </w:pPr>
      <w:r w:rsidRPr="00943371">
        <w:rPr>
          <w:rFonts w:ascii="SimHei" w:eastAsia="SimHei" w:hAnsi="SimHei" w:cs="SimHei" w:hint="eastAsia"/>
          <w:b/>
          <w:color w:val="000000" w:themeColor="text1"/>
          <w:sz w:val="32"/>
          <w:szCs w:val="36"/>
        </w:rPr>
        <w:t>关于向特定对象发行股票股东权益变动</w:t>
      </w:r>
      <w:r w:rsidR="00943371">
        <w:rPr>
          <w:rFonts w:ascii="SimHei" w:eastAsia="SimHei" w:hAnsi="SimHei" w:cs="SimHei" w:hint="eastAsia"/>
          <w:b/>
          <w:color w:val="000000" w:themeColor="text1"/>
          <w:sz w:val="32"/>
          <w:szCs w:val="36"/>
        </w:rPr>
        <w:t>、股东签署一致行动协议</w:t>
      </w:r>
      <w:r w:rsidRPr="00943371">
        <w:rPr>
          <w:rFonts w:ascii="SimHei" w:eastAsia="SimHei" w:hAnsi="SimHei" w:cs="SimHei" w:hint="eastAsia"/>
          <w:b/>
          <w:color w:val="000000" w:themeColor="text1"/>
          <w:sz w:val="32"/>
          <w:szCs w:val="36"/>
        </w:rPr>
        <w:t>暨</w:t>
      </w:r>
      <w:r w:rsidR="00943371">
        <w:rPr>
          <w:rFonts w:ascii="SimHei" w:eastAsia="SimHei" w:hAnsi="SimHei" w:cs="SimHei" w:hint="eastAsia"/>
          <w:b/>
          <w:color w:val="000000" w:themeColor="text1"/>
          <w:sz w:val="32"/>
          <w:szCs w:val="36"/>
        </w:rPr>
        <w:t>控制权</w:t>
      </w:r>
      <w:r w:rsidRPr="00943371">
        <w:rPr>
          <w:rFonts w:ascii="SimHei" w:eastAsia="SimHei" w:hAnsi="SimHei" w:cs="SimHei" w:hint="eastAsia"/>
          <w:b/>
          <w:color w:val="000000" w:themeColor="text1"/>
          <w:sz w:val="32"/>
          <w:szCs w:val="36"/>
        </w:rPr>
        <w:t>拟变更的提示性公告</w:t>
      </w:r>
    </w:p>
    <w:p w14:paraId="59A2878C" w14:textId="77777777" w:rsidR="00DE2884" w:rsidRDefault="00943371">
      <w:pPr>
        <w:pBdr>
          <w:top w:val="single" w:sz="4" w:space="1" w:color="auto"/>
          <w:left w:val="single" w:sz="4" w:space="4" w:color="auto"/>
          <w:bottom w:val="single" w:sz="4" w:space="1" w:color="auto"/>
          <w:right w:val="single" w:sz="4" w:space="4" w:color="auto"/>
        </w:pBdr>
        <w:adjustRightInd w:val="0"/>
        <w:snapToGrid w:val="0"/>
        <w:spacing w:line="360" w:lineRule="auto"/>
        <w:ind w:firstLineChars="200" w:firstLine="442"/>
        <w:rPr>
          <w:rFonts w:ascii="Times New Roman" w:eastAsia="SimSun" w:hAnsi="Times New Roman" w:cs="Times New Roman"/>
          <w:sz w:val="24"/>
        </w:rPr>
      </w:pPr>
      <w:r>
        <w:rPr>
          <w:rFonts w:asciiTheme="minorEastAsia" w:hAnsiTheme="minorEastAsia"/>
          <w:b/>
          <w:color w:val="000000" w:themeColor="text1"/>
          <w:kern w:val="0"/>
          <w:sz w:val="22"/>
          <w:szCs w:val="22"/>
        </w:rPr>
        <w:t>本公司及董事会全体成员保证信息披露内容的真实、准确、完整，</w:t>
      </w:r>
      <w:r>
        <w:rPr>
          <w:rFonts w:asciiTheme="minorEastAsia" w:hAnsiTheme="minorEastAsia" w:hint="eastAsia"/>
          <w:b/>
          <w:color w:val="000000" w:themeColor="text1"/>
          <w:kern w:val="0"/>
          <w:sz w:val="22"/>
          <w:szCs w:val="22"/>
        </w:rPr>
        <w:t>没有</w:t>
      </w:r>
      <w:r>
        <w:rPr>
          <w:rFonts w:asciiTheme="minorEastAsia" w:hAnsiTheme="minorEastAsia"/>
          <w:b/>
          <w:color w:val="000000" w:themeColor="text1"/>
          <w:kern w:val="0"/>
          <w:sz w:val="22"/>
          <w:szCs w:val="22"/>
        </w:rPr>
        <w:t>虚假记载、误导性陈述或重大遗漏</w:t>
      </w:r>
      <w:r w:rsidR="002C787C">
        <w:rPr>
          <w:rFonts w:ascii="Times New Roman" w:eastAsia="SimSun" w:hAnsi="Times New Roman" w:cs="Times New Roman"/>
          <w:sz w:val="24"/>
        </w:rPr>
        <w:t>。</w:t>
      </w:r>
      <w:r w:rsidR="002C787C">
        <w:rPr>
          <w:rFonts w:ascii="Times New Roman" w:eastAsia="SimSun" w:hAnsi="Times New Roman" w:cs="Times New Roman"/>
          <w:sz w:val="24"/>
        </w:rPr>
        <w:t xml:space="preserve">  </w:t>
      </w:r>
    </w:p>
    <w:p w14:paraId="4B36FE32" w14:textId="77777777" w:rsidR="00DE2884" w:rsidRDefault="002C787C" w:rsidP="00E7526E">
      <w:pPr>
        <w:pStyle w:val="Default"/>
        <w:snapToGrid w:val="0"/>
        <w:spacing w:beforeLines="50" w:before="156" w:line="360" w:lineRule="auto"/>
        <w:ind w:firstLineChars="200" w:firstLine="480"/>
        <w:jc w:val="both"/>
        <w:rPr>
          <w:rFonts w:ascii="Times New Roman" w:eastAsia="SimSun"/>
          <w:color w:val="auto"/>
          <w:kern w:val="2"/>
        </w:rPr>
      </w:pPr>
      <w:r>
        <w:rPr>
          <w:rFonts w:ascii="Times New Roman" w:eastAsia="SimSun"/>
          <w:color w:val="auto"/>
          <w:kern w:val="2"/>
        </w:rPr>
        <w:t>特别提示：</w:t>
      </w:r>
    </w:p>
    <w:p w14:paraId="17C29311" w14:textId="77777777" w:rsidR="006E5FD4" w:rsidRDefault="00B653FE" w:rsidP="00E7526E">
      <w:pPr>
        <w:pStyle w:val="Default"/>
        <w:snapToGrid w:val="0"/>
        <w:spacing w:beforeLines="50" w:before="156" w:line="360" w:lineRule="auto"/>
        <w:ind w:firstLineChars="200" w:firstLine="480"/>
        <w:rPr>
          <w:ins w:id="0" w:author="KWM" w:date="2025-11-18T02:26:00Z"/>
          <w:rFonts w:ascii="Times New Roman" w:eastAsia="SimSun"/>
        </w:rPr>
      </w:pPr>
      <w:r w:rsidRPr="00B653FE">
        <w:rPr>
          <w:rFonts w:ascii="Times New Roman" w:eastAsia="SimSun" w:hint="eastAsia"/>
        </w:rPr>
        <w:t>1</w:t>
      </w:r>
      <w:r w:rsidRPr="00B653FE">
        <w:rPr>
          <w:rFonts w:ascii="Times New Roman" w:eastAsia="SimSun" w:hint="eastAsia"/>
        </w:rPr>
        <w:t>、</w:t>
      </w:r>
      <w:r>
        <w:rPr>
          <w:rFonts w:ascii="Times New Roman" w:eastAsia="SimSun" w:hint="eastAsia"/>
        </w:rPr>
        <w:t>四川汇源光通信</w:t>
      </w:r>
      <w:r>
        <w:rPr>
          <w:rFonts w:ascii="Times New Roman" w:eastAsia="SimSun"/>
        </w:rPr>
        <w:t>股份有限公司（以下简称</w:t>
      </w:r>
      <w:r>
        <w:rPr>
          <w:rFonts w:ascii="Times New Roman" w:eastAsia="SimSun"/>
        </w:rPr>
        <w:t>“</w:t>
      </w:r>
      <w:r>
        <w:rPr>
          <w:rFonts w:ascii="Times New Roman" w:eastAsia="SimSun"/>
        </w:rPr>
        <w:t>公司</w:t>
      </w:r>
      <w:r>
        <w:rPr>
          <w:rFonts w:ascii="Times New Roman" w:eastAsia="SimSun"/>
        </w:rPr>
        <w:t>”</w:t>
      </w:r>
      <w:r>
        <w:rPr>
          <w:rFonts w:ascii="Times New Roman" w:eastAsia="SimSun"/>
        </w:rPr>
        <w:t>或</w:t>
      </w:r>
      <w:r>
        <w:rPr>
          <w:rFonts w:ascii="Times New Roman" w:eastAsia="SimSun"/>
        </w:rPr>
        <w:t>“</w:t>
      </w:r>
      <w:r>
        <w:rPr>
          <w:rFonts w:ascii="Times New Roman" w:eastAsia="SimSun"/>
        </w:rPr>
        <w:t>上市公司</w:t>
      </w:r>
      <w:r>
        <w:rPr>
          <w:rFonts w:ascii="Times New Roman" w:eastAsia="SimSun"/>
        </w:rPr>
        <w:t>”</w:t>
      </w:r>
      <w:r>
        <w:rPr>
          <w:rFonts w:ascii="Times New Roman" w:eastAsia="SimSun"/>
        </w:rPr>
        <w:t>）</w:t>
      </w:r>
      <w:r w:rsidRPr="00B653FE">
        <w:rPr>
          <w:rFonts w:ascii="Times New Roman" w:eastAsia="SimSun" w:hint="eastAsia"/>
        </w:rPr>
        <w:t>拟向公司董事长</w:t>
      </w:r>
      <w:r>
        <w:rPr>
          <w:rFonts w:ascii="Times New Roman" w:eastAsia="SimSun" w:hint="eastAsia"/>
        </w:rPr>
        <w:t>李红星</w:t>
      </w:r>
      <w:r w:rsidRPr="00B653FE">
        <w:rPr>
          <w:rFonts w:ascii="Times New Roman" w:eastAsia="SimSun" w:hint="eastAsia"/>
        </w:rPr>
        <w:t>先生</w:t>
      </w:r>
      <w:r>
        <w:rPr>
          <w:rFonts w:ascii="Times New Roman" w:eastAsia="SimSun" w:hint="eastAsia"/>
        </w:rPr>
        <w:t>控制的有限合伙企业</w:t>
      </w:r>
      <w:r>
        <w:rPr>
          <w:rFonts w:ascii="Times New Roman" w:eastAsia="SimSun" w:hint="eastAsia"/>
          <w:lang w:bidi="en-US"/>
        </w:rPr>
        <w:t>合肥鼎耘科技产业发展合伙企业（有限合伙）</w:t>
      </w:r>
      <w:r>
        <w:rPr>
          <w:rFonts w:ascii="Times New Roman" w:eastAsia="SimSun"/>
          <w:color w:val="auto"/>
          <w:kern w:val="2"/>
        </w:rPr>
        <w:t>（以下简称</w:t>
      </w:r>
      <w:r>
        <w:rPr>
          <w:rFonts w:ascii="Times New Roman" w:eastAsia="SimSun"/>
          <w:color w:val="auto"/>
          <w:kern w:val="2"/>
        </w:rPr>
        <w:t>“</w:t>
      </w:r>
      <w:r>
        <w:rPr>
          <w:rFonts w:ascii="Times New Roman" w:eastAsia="SimSun" w:hint="eastAsia"/>
          <w:color w:val="auto"/>
          <w:kern w:val="2"/>
        </w:rPr>
        <w:t>鼎耘产业</w:t>
      </w:r>
      <w:r>
        <w:rPr>
          <w:rFonts w:ascii="Times New Roman" w:eastAsia="SimSun"/>
          <w:color w:val="auto"/>
          <w:kern w:val="2"/>
        </w:rPr>
        <w:t>”</w:t>
      </w:r>
      <w:r>
        <w:rPr>
          <w:rFonts w:ascii="Times New Roman" w:eastAsia="SimSun"/>
          <w:color w:val="auto"/>
          <w:kern w:val="2"/>
        </w:rPr>
        <w:t>）</w:t>
      </w:r>
      <w:r w:rsidRPr="00B653FE">
        <w:rPr>
          <w:rFonts w:ascii="Times New Roman" w:eastAsia="SimSun" w:hint="eastAsia"/>
        </w:rPr>
        <w:t>发行不超过</w:t>
      </w:r>
      <w:r w:rsidR="00E7526E">
        <w:rPr>
          <w:rFonts w:ascii="Times New Roman" w:eastAsia="PMingLiU"/>
          <w:lang w:val="zh-TW" w:bidi="zh-TW"/>
        </w:rPr>
        <w:t>53,649,956</w:t>
      </w:r>
      <w:r w:rsidRPr="00B653FE">
        <w:rPr>
          <w:rFonts w:ascii="Times New Roman" w:eastAsia="SimSun" w:hint="eastAsia"/>
        </w:rPr>
        <w:t>股（含本数）股票（以下简称“本次发行”），本次发行募集资金总额不超过</w:t>
      </w:r>
      <w:r w:rsidR="008C341F">
        <w:rPr>
          <w:rFonts w:ascii="Times New Roman" w:eastAsia="SimSun" w:hint="eastAsia"/>
          <w:lang w:val="zh-TW" w:bidi="zh-TW"/>
        </w:rPr>
        <w:t>6</w:t>
      </w:r>
      <w:r w:rsidR="008C341F">
        <w:rPr>
          <w:rFonts w:ascii="Times New Roman" w:eastAsia="PMingLiU"/>
          <w:lang w:val="zh-TW" w:bidi="zh-TW"/>
        </w:rPr>
        <w:t>1</w:t>
      </w:r>
      <w:r w:rsidR="008C341F">
        <w:rPr>
          <w:rFonts w:ascii="Times New Roman" w:eastAsia="SimSun"/>
          <w:lang w:bidi="zh-TW"/>
        </w:rPr>
        <w:t>,0</w:t>
      </w:r>
      <w:r>
        <w:rPr>
          <w:rFonts w:ascii="Times New Roman" w:eastAsia="SimSun"/>
          <w:lang w:bidi="zh-TW"/>
        </w:rPr>
        <w:t>00.00</w:t>
      </w:r>
      <w:r>
        <w:rPr>
          <w:rFonts w:ascii="Times New Roman" w:eastAsia="SimSun" w:hint="eastAsia"/>
          <w:lang w:bidi="zh-TW"/>
        </w:rPr>
        <w:t>万</w:t>
      </w:r>
      <w:r w:rsidRPr="00B653FE">
        <w:rPr>
          <w:rFonts w:ascii="Times New Roman" w:eastAsia="SimSun" w:hint="eastAsia"/>
        </w:rPr>
        <w:t>元（含本数）。</w:t>
      </w:r>
      <w:del w:id="1" w:author="KWM" w:date="2025-11-18T02:24:00Z">
        <w:r w:rsidRPr="00B653FE" w:rsidDel="006E5FD4">
          <w:rPr>
            <w:rFonts w:ascii="Times New Roman" w:eastAsia="SimSun" w:hint="eastAsia"/>
          </w:rPr>
          <w:delText>本次发行完成后，公司控股股东、实际控制人将发生变更；</w:delText>
        </w:r>
      </w:del>
    </w:p>
    <w:p w14:paraId="1E90B0EB" w14:textId="77777777" w:rsidR="00B653FE" w:rsidRDefault="006E5FD4" w:rsidP="00E7526E">
      <w:pPr>
        <w:pStyle w:val="Default"/>
        <w:snapToGrid w:val="0"/>
        <w:spacing w:beforeLines="50" w:before="156" w:line="360" w:lineRule="auto"/>
        <w:ind w:firstLineChars="200" w:firstLine="480"/>
        <w:rPr>
          <w:ins w:id="2" w:author="KWM" w:date="2025-11-18T02:27:00Z"/>
          <w:rFonts w:ascii="Times New Roman" w:eastAsia="SimSun"/>
        </w:rPr>
      </w:pPr>
      <w:ins w:id="3" w:author="KWM" w:date="2025-11-18T02:26:00Z">
        <w:r>
          <w:rPr>
            <w:rFonts w:ascii="Times New Roman" w:eastAsia="SimSun"/>
          </w:rPr>
          <w:t>2</w:t>
        </w:r>
        <w:r>
          <w:rPr>
            <w:rFonts w:ascii="Times New Roman" w:eastAsia="SimSun" w:hint="eastAsia"/>
          </w:rPr>
          <w:t>、</w:t>
        </w:r>
      </w:ins>
      <w:moveToRangeStart w:id="4" w:author="KWM" w:date="2025-11-18T02:24:00Z" w:name="move214325075"/>
      <w:moveTo w:id="5" w:author="KWM" w:date="2025-11-18T02:24:00Z">
        <w:r w:rsidRPr="00B653FE">
          <w:rPr>
            <w:rFonts w:ascii="Times New Roman" w:eastAsia="SimSun" w:hint="eastAsia"/>
          </w:rPr>
          <w:t>本次发行前，公司</w:t>
        </w:r>
        <w:r>
          <w:rPr>
            <w:rFonts w:ascii="Times New Roman" w:eastAsia="SimSun" w:hint="eastAsia"/>
          </w:rPr>
          <w:t>无</w:t>
        </w:r>
        <w:r w:rsidRPr="00B653FE">
          <w:rPr>
            <w:rFonts w:ascii="Times New Roman" w:eastAsia="SimSun" w:hint="eastAsia"/>
          </w:rPr>
          <w:t>控股股东、</w:t>
        </w:r>
        <w:r>
          <w:rPr>
            <w:rFonts w:ascii="Times New Roman" w:eastAsia="SimSun" w:hint="eastAsia"/>
          </w:rPr>
          <w:t>无</w:t>
        </w:r>
        <w:r w:rsidRPr="00B653FE">
          <w:rPr>
            <w:rFonts w:ascii="Times New Roman" w:eastAsia="SimSun" w:hint="eastAsia"/>
          </w:rPr>
          <w:t>实际控制人</w:t>
        </w:r>
        <w:r>
          <w:rPr>
            <w:rFonts w:ascii="Times New Roman" w:eastAsia="SimSun" w:hint="eastAsia"/>
          </w:rPr>
          <w:t>。</w:t>
        </w:r>
        <w:r w:rsidRPr="00B653FE">
          <w:rPr>
            <w:rFonts w:ascii="Times New Roman" w:eastAsia="SimSun" w:hint="eastAsia"/>
          </w:rPr>
          <w:t>本次发行</w:t>
        </w:r>
      </w:moveTo>
      <w:ins w:id="6" w:author="KWM" w:date="2025-11-18T03:04:00Z">
        <w:r w:rsidR="00396891">
          <w:rPr>
            <w:rFonts w:ascii="Times New Roman" w:eastAsia="SimSun" w:hint="eastAsia"/>
          </w:rPr>
          <w:t>完成</w:t>
        </w:r>
      </w:ins>
      <w:moveTo w:id="7" w:author="KWM" w:date="2025-11-18T02:24:00Z">
        <w:r w:rsidRPr="00B653FE">
          <w:rPr>
            <w:rFonts w:ascii="Times New Roman" w:eastAsia="SimSun" w:hint="eastAsia"/>
          </w:rPr>
          <w:t>后，公司控股股东</w:t>
        </w:r>
        <w:r>
          <w:rPr>
            <w:rFonts w:ascii="Times New Roman" w:eastAsia="SimSun" w:hint="eastAsia"/>
          </w:rPr>
          <w:t>将变更为鼎耘产业、实际控制人将变更为李红星先生。</w:t>
        </w:r>
      </w:moveTo>
      <w:moveToRangeEnd w:id="4"/>
    </w:p>
    <w:p w14:paraId="2FDFF4A0" w14:textId="77777777" w:rsidR="006E5FD4" w:rsidRPr="00B653FE" w:rsidRDefault="006E5FD4" w:rsidP="00E7526E">
      <w:pPr>
        <w:pStyle w:val="Default"/>
        <w:snapToGrid w:val="0"/>
        <w:spacing w:beforeLines="50" w:before="156" w:line="360" w:lineRule="auto"/>
        <w:ind w:firstLineChars="200" w:firstLine="480"/>
        <w:rPr>
          <w:rFonts w:ascii="Times New Roman" w:eastAsia="SimSun"/>
        </w:rPr>
      </w:pPr>
      <w:ins w:id="8" w:author="KWM" w:date="2025-11-18T02:27:00Z">
        <w:r>
          <w:rPr>
            <w:rFonts w:ascii="Times New Roman" w:eastAsia="SimSun" w:hint="eastAsia"/>
          </w:rPr>
          <w:t>3</w:t>
        </w:r>
        <w:r>
          <w:rPr>
            <w:rFonts w:ascii="Times New Roman" w:eastAsia="SimSun" w:hint="eastAsia"/>
          </w:rPr>
          <w:t>、</w:t>
        </w:r>
      </w:ins>
      <w:ins w:id="9" w:author="KWM" w:date="2025-11-18T03:09:00Z">
        <w:r w:rsidR="00396891" w:rsidRPr="006E5FD4">
          <w:rPr>
            <w:rFonts w:ascii="Times New Roman" w:eastAsia="SimSun" w:hint="eastAsia"/>
          </w:rPr>
          <w:t>鼎耘产业与</w:t>
        </w:r>
        <w:r w:rsidR="00396891">
          <w:rPr>
            <w:rFonts w:ascii="Times New Roman" w:eastAsia="SimSun" w:hint="eastAsia"/>
          </w:rPr>
          <w:t>公司现股东</w:t>
        </w:r>
      </w:ins>
      <w:ins w:id="10" w:author="KWM" w:date="2025-11-18T02:48:00Z">
        <w:r w:rsidR="00C04109" w:rsidRPr="00C04109">
          <w:rPr>
            <w:rFonts w:ascii="Times New Roman" w:eastAsia="SimSun" w:hint="eastAsia"/>
          </w:rPr>
          <w:t>北京鼎耘科技发展有限公司（以下简称“鼎耘科技”）</w:t>
        </w:r>
      </w:ins>
      <w:ins w:id="11" w:author="KWM" w:date="2025-11-18T02:27:00Z">
        <w:r w:rsidRPr="006E5FD4">
          <w:rPr>
            <w:rFonts w:ascii="Times New Roman" w:eastAsia="SimSun" w:hint="eastAsia"/>
          </w:rPr>
          <w:t>属于《上市公司收购管理办法》</w:t>
        </w:r>
      </w:ins>
      <w:ins w:id="12" w:author="KWM" w:date="2025-11-18T03:28:00Z">
        <w:r w:rsidR="00CF36EB">
          <w:rPr>
            <w:rFonts w:ascii="Times New Roman" w:eastAsia="SimSun" w:hint="eastAsia"/>
          </w:rPr>
          <w:t>（以下简称“</w:t>
        </w:r>
        <w:r w:rsidR="00CF36EB">
          <w:rPr>
            <w:rFonts w:ascii="Times New Roman" w:eastAsia="SimSun" w:hint="eastAsia"/>
            <w:szCs w:val="20"/>
            <w:lang w:val="zh-TW" w:bidi="zh-TW"/>
          </w:rPr>
          <w:t>《收购管理办法》</w:t>
        </w:r>
        <w:r w:rsidR="00CF36EB">
          <w:rPr>
            <w:rFonts w:ascii="Times New Roman" w:eastAsia="SimSun" w:hint="eastAsia"/>
          </w:rPr>
          <w:t>”）</w:t>
        </w:r>
      </w:ins>
      <w:ins w:id="13" w:author="KWM" w:date="2025-11-18T02:27:00Z">
        <w:r w:rsidRPr="006E5FD4">
          <w:rPr>
            <w:rFonts w:ascii="Times New Roman" w:eastAsia="SimSun" w:hint="eastAsia"/>
          </w:rPr>
          <w:t>第八十三条</w:t>
        </w:r>
        <w:bookmarkStart w:id="14" w:name="_Hlk214325519"/>
        <w:r w:rsidRPr="006E5FD4">
          <w:rPr>
            <w:rFonts w:ascii="Times New Roman" w:eastAsia="SimSun" w:hint="eastAsia"/>
          </w:rPr>
          <w:t>第二款规定的推定一致行动情形</w:t>
        </w:r>
        <w:bookmarkEnd w:id="14"/>
        <w:r w:rsidRPr="006E5FD4">
          <w:rPr>
            <w:rFonts w:ascii="Times New Roman" w:eastAsia="SimSun" w:hint="eastAsia"/>
          </w:rPr>
          <w:t>，基于谨慎性原则，鼎耘科技与鼎耘产业确认双方构成一致行动人并于</w:t>
        </w:r>
        <w:r w:rsidRPr="006E5FD4">
          <w:rPr>
            <w:rFonts w:ascii="Times New Roman" w:eastAsia="SimSun" w:hint="eastAsia"/>
          </w:rPr>
          <w:t>2025</w:t>
        </w:r>
        <w:r w:rsidRPr="006E5FD4">
          <w:rPr>
            <w:rFonts w:ascii="Times New Roman" w:eastAsia="SimSun" w:hint="eastAsia"/>
          </w:rPr>
          <w:t>年</w:t>
        </w:r>
        <w:r w:rsidRPr="006E5FD4">
          <w:rPr>
            <w:rFonts w:ascii="Times New Roman" w:eastAsia="SimSun" w:hint="eastAsia"/>
          </w:rPr>
          <w:t>11</w:t>
        </w:r>
        <w:r w:rsidRPr="006E5FD4">
          <w:rPr>
            <w:rFonts w:ascii="Times New Roman" w:eastAsia="SimSun" w:hint="eastAsia"/>
          </w:rPr>
          <w:t>月</w:t>
        </w:r>
        <w:r w:rsidRPr="006E5FD4">
          <w:rPr>
            <w:rFonts w:ascii="Times New Roman" w:eastAsia="SimSun" w:hint="eastAsia"/>
          </w:rPr>
          <w:t>18</w:t>
        </w:r>
        <w:r w:rsidRPr="006E5FD4">
          <w:rPr>
            <w:rFonts w:ascii="Times New Roman" w:eastAsia="SimSun" w:hint="eastAsia"/>
          </w:rPr>
          <w:t>日签署了《一致行动</w:t>
        </w:r>
        <w:r w:rsidRPr="00C04109">
          <w:rPr>
            <w:rFonts w:ascii="Times New Roman" w:eastAsia="SimSun" w:hint="eastAsia"/>
          </w:rPr>
          <w:t>协议》，鼎耘科技</w:t>
        </w:r>
      </w:ins>
      <w:ins w:id="15" w:author="KWM" w:date="2025-11-18T02:48:00Z">
        <w:r w:rsidR="00C04109">
          <w:rPr>
            <w:rFonts w:ascii="Times New Roman" w:eastAsia="SimSun" w:hint="eastAsia"/>
          </w:rPr>
          <w:t>同意</w:t>
        </w:r>
      </w:ins>
      <w:ins w:id="16" w:author="KWM" w:date="2025-11-18T02:27:00Z">
        <w:r w:rsidRPr="00C04109">
          <w:rPr>
            <w:rFonts w:ascii="Times New Roman" w:eastAsia="SimSun" w:hint="eastAsia"/>
          </w:rPr>
          <w:t>与鼎耘产业保持一致行动。</w:t>
        </w:r>
      </w:ins>
    </w:p>
    <w:p w14:paraId="3DB85C04" w14:textId="77777777" w:rsidR="00B653FE" w:rsidRPr="00B653FE" w:rsidDel="00C04109" w:rsidRDefault="00B653FE" w:rsidP="002C4CE8">
      <w:pPr>
        <w:pStyle w:val="Default"/>
        <w:snapToGrid w:val="0"/>
        <w:spacing w:beforeLines="50" w:before="156" w:line="360" w:lineRule="auto"/>
        <w:ind w:firstLineChars="200" w:firstLine="480"/>
        <w:rPr>
          <w:del w:id="17" w:author="KWM" w:date="2025-11-18T02:49:00Z"/>
          <w:rFonts w:ascii="Times New Roman" w:eastAsia="SimSun"/>
        </w:rPr>
      </w:pPr>
      <w:del w:id="18" w:author="KWM" w:date="2025-11-18T02:28:00Z">
        <w:r w:rsidRPr="00B653FE" w:rsidDel="006E5FD4">
          <w:rPr>
            <w:rFonts w:ascii="Times New Roman" w:eastAsia="SimSun"/>
          </w:rPr>
          <w:delText>2</w:delText>
        </w:r>
      </w:del>
      <w:del w:id="19" w:author="KWM" w:date="2025-11-18T02:49:00Z">
        <w:r w:rsidRPr="00B653FE" w:rsidDel="00C04109">
          <w:rPr>
            <w:rFonts w:ascii="Times New Roman" w:eastAsia="SimSun" w:hint="eastAsia"/>
          </w:rPr>
          <w:delText>、公司召开第</w:delText>
        </w:r>
        <w:r w:rsidR="008C341F" w:rsidDel="00C04109">
          <w:rPr>
            <w:rFonts w:ascii="Times New Roman" w:eastAsia="SimSun" w:hint="eastAsia"/>
          </w:rPr>
          <w:delText>十三</w:delText>
        </w:r>
        <w:r w:rsidRPr="00B653FE" w:rsidDel="00C04109">
          <w:rPr>
            <w:rFonts w:ascii="Times New Roman" w:eastAsia="SimSun" w:hint="eastAsia"/>
          </w:rPr>
          <w:delText>届董事会第</w:delText>
        </w:r>
        <w:r w:rsidR="00F80E10" w:rsidDel="00C04109">
          <w:rPr>
            <w:rFonts w:ascii="Times New Roman" w:eastAsia="SimSun" w:hint="eastAsia"/>
          </w:rPr>
          <w:delText>二</w:delText>
        </w:r>
        <w:r w:rsidRPr="00B653FE" w:rsidDel="00C04109">
          <w:rPr>
            <w:rFonts w:ascii="Times New Roman" w:eastAsia="SimSun" w:hint="eastAsia"/>
          </w:rPr>
          <w:delText>次会议审议通过了</w:delText>
        </w:r>
        <w:r w:rsidR="00F80E10" w:rsidRPr="00F80E10" w:rsidDel="00C04109">
          <w:rPr>
            <w:rFonts w:ascii="Times New Roman" w:eastAsia="SimSun" w:hint="eastAsia"/>
          </w:rPr>
          <w:delText>《关于公司与合肥鼎耘科技产业发展合伙企业（有限合伙）签署附条件生效的股份认购协议暨关联交易的议案》</w:delText>
        </w:r>
        <w:r w:rsidRPr="00B653FE" w:rsidDel="00C04109">
          <w:rPr>
            <w:rFonts w:ascii="Times New Roman" w:eastAsia="SimSun" w:hint="eastAsia"/>
          </w:rPr>
          <w:delText>，关联董事已回避表决，公司独立董事专门会议已审议通过本次发行所涉关联交易事项。公司本次向特定对象发行涉及的关联交易事项尚需提交股东会审议批准；</w:delText>
        </w:r>
      </w:del>
    </w:p>
    <w:p w14:paraId="64AEE0A4" w14:textId="77777777" w:rsidR="00E7526E" w:rsidDel="006E5FD4" w:rsidRDefault="004C1CEC" w:rsidP="00E7526E">
      <w:pPr>
        <w:pStyle w:val="Default"/>
        <w:snapToGrid w:val="0"/>
        <w:spacing w:beforeLines="50" w:before="156" w:line="360" w:lineRule="auto"/>
        <w:ind w:firstLineChars="200" w:firstLine="480"/>
        <w:rPr>
          <w:del w:id="20" w:author="KWM" w:date="2025-11-18T02:28:00Z"/>
          <w:rFonts w:ascii="Times New Roman" w:eastAsia="SimSun"/>
        </w:rPr>
      </w:pPr>
      <w:del w:id="21" w:author="KWM" w:date="2025-11-18T02:28:00Z">
        <w:r w:rsidDel="006E5FD4">
          <w:rPr>
            <w:rFonts w:ascii="Times New Roman" w:eastAsia="SimSun"/>
          </w:rPr>
          <w:delText>3</w:delText>
        </w:r>
        <w:r w:rsidRPr="00B653FE" w:rsidDel="006E5FD4">
          <w:rPr>
            <w:rFonts w:ascii="Times New Roman" w:eastAsia="SimSun" w:hint="eastAsia"/>
          </w:rPr>
          <w:delText>、</w:delText>
        </w:r>
      </w:del>
      <w:moveFromRangeStart w:id="22" w:author="KWM" w:date="2025-11-18T02:24:00Z" w:name="move214325075"/>
      <w:moveFrom w:id="23" w:author="KWM" w:date="2025-11-18T02:24:00Z">
        <w:del w:id="24" w:author="KWM" w:date="2025-11-18T02:28:00Z">
          <w:r w:rsidRPr="00B653FE" w:rsidDel="006E5FD4">
            <w:rPr>
              <w:rFonts w:ascii="Times New Roman" w:eastAsia="SimSun" w:hint="eastAsia"/>
            </w:rPr>
            <w:delText>本次发行前，公司</w:delText>
          </w:r>
          <w:r w:rsidDel="006E5FD4">
            <w:rPr>
              <w:rFonts w:ascii="Times New Roman" w:eastAsia="SimSun" w:hint="eastAsia"/>
            </w:rPr>
            <w:delText>无</w:delText>
          </w:r>
          <w:r w:rsidRPr="00B653FE" w:rsidDel="006E5FD4">
            <w:rPr>
              <w:rFonts w:ascii="Times New Roman" w:eastAsia="SimSun" w:hint="eastAsia"/>
            </w:rPr>
            <w:delText>控股股东、</w:delText>
          </w:r>
          <w:r w:rsidDel="006E5FD4">
            <w:rPr>
              <w:rFonts w:ascii="Times New Roman" w:eastAsia="SimSun" w:hint="eastAsia"/>
            </w:rPr>
            <w:delText>无</w:delText>
          </w:r>
          <w:r w:rsidRPr="00B653FE" w:rsidDel="006E5FD4">
            <w:rPr>
              <w:rFonts w:ascii="Times New Roman" w:eastAsia="SimSun" w:hint="eastAsia"/>
            </w:rPr>
            <w:delText>实际控制人</w:delText>
          </w:r>
          <w:r w:rsidDel="006E5FD4">
            <w:rPr>
              <w:rFonts w:ascii="Times New Roman" w:eastAsia="SimSun" w:hint="eastAsia"/>
            </w:rPr>
            <w:delText>。</w:delText>
          </w:r>
          <w:r w:rsidRPr="00B653FE" w:rsidDel="006E5FD4">
            <w:rPr>
              <w:rFonts w:ascii="Times New Roman" w:eastAsia="SimSun" w:hint="eastAsia"/>
            </w:rPr>
            <w:delText>本次发行后，公司控股股东</w:delText>
          </w:r>
          <w:r w:rsidDel="006E5FD4">
            <w:rPr>
              <w:rFonts w:ascii="Times New Roman" w:eastAsia="SimSun" w:hint="eastAsia"/>
            </w:rPr>
            <w:delText>将变更为鼎耘产业、实际控制人将变更为李红星先生。</w:delText>
          </w:r>
        </w:del>
      </w:moveFrom>
      <w:moveFromRangeEnd w:id="22"/>
      <w:del w:id="25" w:author="KWM" w:date="2025-11-18T02:28:00Z">
        <w:r w:rsidR="00E7526E" w:rsidRPr="00E7526E" w:rsidDel="006E5FD4">
          <w:rPr>
            <w:rFonts w:ascii="Times New Roman" w:eastAsia="SimSun" w:hint="eastAsia"/>
          </w:rPr>
          <w:delText>李红星先生为鼎耘产业的实际控制人，在鼎耘产业的执行合伙人鼎耘工业中担任董事、经理；同时，李红星先生在</w:delText>
        </w:r>
        <w:r w:rsidR="00E7526E" w:rsidRPr="009305E8" w:rsidDel="006E5FD4">
          <w:rPr>
            <w:rFonts w:ascii="Times New Roman" w:eastAsia="SimSun" w:hint="eastAsia"/>
            <w:szCs w:val="20"/>
            <w:lang w:val="zh-TW" w:bidi="zh-TW"/>
          </w:rPr>
          <w:delText>北京鼎耘科技发展有限公司</w:delText>
        </w:r>
        <w:r w:rsidR="00E7526E" w:rsidDel="006E5FD4">
          <w:rPr>
            <w:rFonts w:ascii="Times New Roman" w:eastAsia="SimSun" w:hint="eastAsia"/>
            <w:szCs w:val="20"/>
            <w:lang w:val="zh-TW" w:bidi="zh-TW"/>
          </w:rPr>
          <w:delText>（以下简称“</w:delText>
        </w:r>
        <w:r w:rsidR="00E7526E" w:rsidRPr="00F80E10" w:rsidDel="006E5FD4">
          <w:rPr>
            <w:rFonts w:ascii="Times New Roman" w:eastAsia="SimSun" w:hint="eastAsia"/>
          </w:rPr>
          <w:delText>鼎耘科技</w:delText>
        </w:r>
        <w:r w:rsidR="00E7526E" w:rsidDel="006E5FD4">
          <w:rPr>
            <w:rFonts w:ascii="Times New Roman" w:eastAsia="SimSun" w:hint="eastAsia"/>
          </w:rPr>
          <w:delText>”）</w:delText>
        </w:r>
        <w:r w:rsidR="00E7526E" w:rsidRPr="00E7526E" w:rsidDel="006E5FD4">
          <w:rPr>
            <w:rFonts w:ascii="Times New Roman" w:eastAsia="SimSun" w:hint="eastAsia"/>
          </w:rPr>
          <w:delText>担任法定代表人、执行董事、经理。基于谨慎性原则，根据</w:delText>
        </w:r>
        <w:r w:rsidR="00767CDA" w:rsidDel="006E5FD4">
          <w:rPr>
            <w:rFonts w:ascii="Times New Roman" w:eastAsia="SimSun" w:hint="eastAsia"/>
          </w:rPr>
          <w:delText>《</w:delText>
        </w:r>
        <w:r w:rsidR="00767CDA" w:rsidDel="006E5FD4">
          <w:rPr>
            <w:rFonts w:ascii="Times New Roman" w:eastAsia="SimSun"/>
          </w:rPr>
          <w:delText>上市公司收购管理办法</w:delText>
        </w:r>
        <w:r w:rsidR="00767CDA" w:rsidDel="006E5FD4">
          <w:rPr>
            <w:rFonts w:ascii="Times New Roman" w:eastAsia="SimSun" w:hint="eastAsia"/>
          </w:rPr>
          <w:delText>》（以下简称“</w:delText>
        </w:r>
        <w:r w:rsidR="00E7526E" w:rsidRPr="00E7526E" w:rsidDel="006E5FD4">
          <w:rPr>
            <w:rFonts w:ascii="Times New Roman" w:eastAsia="SimSun" w:hint="eastAsia"/>
          </w:rPr>
          <w:delText>《收购管理办法》</w:delText>
        </w:r>
        <w:r w:rsidR="00767CDA" w:rsidDel="006E5FD4">
          <w:rPr>
            <w:rFonts w:ascii="Times New Roman" w:eastAsia="SimSun" w:hint="eastAsia"/>
          </w:rPr>
          <w:delText>”）</w:delText>
        </w:r>
        <w:r w:rsidR="00E7526E" w:rsidRPr="00E7526E" w:rsidDel="006E5FD4">
          <w:rPr>
            <w:rFonts w:ascii="Times New Roman" w:eastAsia="SimSun" w:hint="eastAsia"/>
          </w:rPr>
          <w:delText>，鼎耘科技为鼎耘产业本次收购的一致行动人。</w:delText>
        </w:r>
      </w:del>
    </w:p>
    <w:p w14:paraId="23ECCF98" w14:textId="77777777" w:rsidR="004C1CEC" w:rsidDel="006E5FD4" w:rsidRDefault="00E7526E" w:rsidP="00E7526E">
      <w:pPr>
        <w:pStyle w:val="Default"/>
        <w:snapToGrid w:val="0"/>
        <w:spacing w:beforeLines="50" w:before="156" w:line="360" w:lineRule="auto"/>
        <w:ind w:firstLineChars="200" w:firstLine="480"/>
        <w:rPr>
          <w:del w:id="26" w:author="KWM" w:date="2025-11-18T02:28:00Z"/>
          <w:rFonts w:ascii="Times New Roman" w:eastAsia="SimSun"/>
        </w:rPr>
      </w:pPr>
      <w:del w:id="27" w:author="KWM" w:date="2025-11-18T02:28:00Z">
        <w:r w:rsidRPr="00E7526E" w:rsidDel="006E5FD4">
          <w:rPr>
            <w:rFonts w:ascii="Times New Roman" w:eastAsia="SimSun" w:hint="eastAsia"/>
          </w:rPr>
          <w:delText>为给公司持续健康发展奠定坚实的管理基石，维持公司控制权的稳定，保持公司重大事项决策的一致性，</w:delText>
        </w:r>
        <w:r w:rsidRPr="00E7526E" w:rsidDel="006E5FD4">
          <w:rPr>
            <w:rFonts w:ascii="Times New Roman" w:eastAsia="SimSun" w:hint="eastAsia"/>
          </w:rPr>
          <w:delText>2025</w:delText>
        </w:r>
        <w:r w:rsidRPr="00E7526E" w:rsidDel="006E5FD4">
          <w:rPr>
            <w:rFonts w:ascii="Times New Roman" w:eastAsia="SimSun" w:hint="eastAsia"/>
          </w:rPr>
          <w:delText>年</w:delText>
        </w:r>
        <w:r w:rsidRPr="00E7526E" w:rsidDel="006E5FD4">
          <w:rPr>
            <w:rFonts w:ascii="Times New Roman" w:eastAsia="SimSun" w:hint="eastAsia"/>
          </w:rPr>
          <w:delText>11</w:delText>
        </w:r>
        <w:r w:rsidRPr="00E7526E" w:rsidDel="006E5FD4">
          <w:rPr>
            <w:rFonts w:ascii="Times New Roman" w:eastAsia="SimSun" w:hint="eastAsia"/>
          </w:rPr>
          <w:delText>月</w:delText>
        </w:r>
        <w:r w:rsidRPr="00E7526E" w:rsidDel="006E5FD4">
          <w:rPr>
            <w:rFonts w:ascii="Times New Roman" w:eastAsia="SimSun" w:hint="eastAsia"/>
          </w:rPr>
          <w:delText>18</w:delText>
        </w:r>
        <w:r w:rsidRPr="00E7526E" w:rsidDel="006E5FD4">
          <w:rPr>
            <w:rFonts w:ascii="Times New Roman" w:eastAsia="SimSun" w:hint="eastAsia"/>
          </w:rPr>
          <w:delText>日，鼎耘产业与鼎耘科技签署《一致行动协议》</w:delText>
        </w:r>
        <w:r w:rsidR="004C1CEC" w:rsidDel="006E5FD4">
          <w:rPr>
            <w:rFonts w:ascii="Times New Roman" w:eastAsia="SimSun" w:hint="eastAsia"/>
          </w:rPr>
          <w:delText>；</w:delText>
        </w:r>
      </w:del>
    </w:p>
    <w:p w14:paraId="4EE4AFCB" w14:textId="77777777" w:rsidR="004C1CEC" w:rsidRDefault="004C1CEC" w:rsidP="00E7526E">
      <w:pPr>
        <w:pStyle w:val="Default"/>
        <w:snapToGrid w:val="0"/>
        <w:spacing w:beforeLines="50" w:before="156" w:line="360" w:lineRule="auto"/>
        <w:ind w:firstLineChars="200" w:firstLine="480"/>
        <w:jc w:val="both"/>
        <w:rPr>
          <w:ins w:id="28" w:author="KWM" w:date="2025-11-18T02:49:00Z"/>
          <w:rFonts w:asciiTheme="minorEastAsia" w:hAnsiTheme="minorEastAsia"/>
          <w:szCs w:val="20"/>
          <w:lang w:val="zh-TW" w:bidi="zh-TW"/>
        </w:rPr>
      </w:pPr>
      <w:r>
        <w:rPr>
          <w:rFonts w:ascii="Times New Roman" w:eastAsia="SimSun" w:hint="eastAsia"/>
        </w:rPr>
        <w:t>4</w:t>
      </w:r>
      <w:r>
        <w:rPr>
          <w:rFonts w:ascii="Times New Roman" w:eastAsia="SimSun" w:hint="eastAsia"/>
        </w:rPr>
        <w:t>、</w:t>
      </w:r>
      <w:r w:rsidR="00E7526E">
        <w:rPr>
          <w:rFonts w:ascii="Times New Roman" w:eastAsia="SimSun" w:hint="eastAsia"/>
          <w:szCs w:val="20"/>
          <w:lang w:bidi="zh-TW"/>
        </w:rPr>
        <w:t>本次发行完成后，</w:t>
      </w:r>
      <w:r w:rsidR="00E7526E" w:rsidRPr="00C13E3E">
        <w:rPr>
          <w:rFonts w:ascii="Times New Roman" w:eastAsia="SimSun" w:hint="eastAsia"/>
          <w:szCs w:val="20"/>
          <w:lang w:bidi="zh-TW"/>
        </w:rPr>
        <w:t>鼎耘产</w:t>
      </w:r>
      <w:r w:rsidR="00E7526E">
        <w:rPr>
          <w:rFonts w:ascii="Times New Roman" w:eastAsia="SimSun" w:hint="eastAsia"/>
          <w:szCs w:val="20"/>
          <w:lang w:bidi="zh-TW"/>
        </w:rPr>
        <w:t>业</w:t>
      </w:r>
      <w:del w:id="29" w:author="KWM" w:date="2025-11-18T02:46:00Z">
        <w:r w:rsidR="00E7526E" w:rsidRPr="00C13E3E" w:rsidDel="00C04109">
          <w:rPr>
            <w:rFonts w:ascii="Times New Roman" w:eastAsia="SimSun" w:hint="eastAsia"/>
            <w:szCs w:val="20"/>
            <w:lang w:bidi="zh-TW"/>
          </w:rPr>
          <w:delText>与</w:delText>
        </w:r>
      </w:del>
      <w:ins w:id="30" w:author="KWM" w:date="2025-11-18T02:46:00Z">
        <w:r w:rsidR="00C04109">
          <w:rPr>
            <w:rFonts w:ascii="Times New Roman" w:eastAsia="SimSun" w:hint="eastAsia"/>
            <w:szCs w:val="20"/>
            <w:lang w:bidi="zh-TW"/>
          </w:rPr>
          <w:t>及其</w:t>
        </w:r>
      </w:ins>
      <w:r w:rsidR="00E7526E" w:rsidRPr="00C13E3E">
        <w:rPr>
          <w:rFonts w:ascii="Times New Roman" w:eastAsia="SimSun" w:hint="eastAsia"/>
          <w:szCs w:val="20"/>
          <w:lang w:bidi="zh-TW"/>
        </w:rPr>
        <w:t>一致行动人鼎耘科技合计持有上市公司的股权比例预计超过</w:t>
      </w:r>
      <w:r w:rsidR="00E7526E" w:rsidRPr="00C13E3E">
        <w:rPr>
          <w:rFonts w:ascii="Times New Roman" w:eastAsia="SimSun"/>
          <w:szCs w:val="20"/>
          <w:lang w:bidi="zh-TW"/>
        </w:rPr>
        <w:t>30%</w:t>
      </w:r>
      <w:r w:rsidR="00E7526E" w:rsidRPr="00C13E3E">
        <w:rPr>
          <w:rFonts w:ascii="Times New Roman" w:eastAsia="SimSun"/>
          <w:szCs w:val="20"/>
          <w:lang w:bidi="zh-TW"/>
        </w:rPr>
        <w:t>，</w:t>
      </w:r>
      <w:r>
        <w:rPr>
          <w:rFonts w:ascii="Times New Roman" w:eastAsia="SimSun" w:hint="eastAsia"/>
          <w:szCs w:val="20"/>
          <w:lang w:val="zh-TW" w:bidi="zh-TW"/>
        </w:rPr>
        <w:t>根据《收购管理办法》的相关规定，</w:t>
      </w:r>
      <w:r>
        <w:rPr>
          <w:rFonts w:ascii="Times New Roman" w:eastAsia="SimSun" w:hint="eastAsia"/>
          <w:lang w:val="zh-TW" w:bidi="zh-TW"/>
        </w:rPr>
        <w:t>鼎耘产业</w:t>
      </w:r>
      <w:r>
        <w:rPr>
          <w:rFonts w:ascii="Times New Roman" w:eastAsia="SimSun" w:hint="eastAsia"/>
          <w:szCs w:val="20"/>
          <w:lang w:val="zh-TW" w:bidi="zh-TW"/>
        </w:rPr>
        <w:t>认购本次向特定对象发行股票触发要约收购义务。公司董事会已提请股东会批准认购对象免于发出要约</w:t>
      </w:r>
      <w:del w:id="31" w:author="KWM" w:date="2025-11-18T02:46:00Z">
        <w:r w:rsidDel="00C04109">
          <w:rPr>
            <w:rFonts w:asciiTheme="minorEastAsia" w:hAnsiTheme="minorEastAsia" w:hint="eastAsia"/>
            <w:szCs w:val="20"/>
            <w:lang w:val="zh-TW" w:bidi="zh-TW"/>
          </w:rPr>
          <w:delText>；</w:delText>
        </w:r>
      </w:del>
      <w:ins w:id="32" w:author="KWM" w:date="2025-11-18T02:46:00Z">
        <w:r w:rsidR="00C04109">
          <w:rPr>
            <w:rFonts w:asciiTheme="minorEastAsia" w:hAnsiTheme="minorEastAsia" w:hint="eastAsia"/>
            <w:szCs w:val="20"/>
            <w:lang w:val="zh-TW" w:bidi="zh-TW"/>
          </w:rPr>
          <w:t>。</w:t>
        </w:r>
      </w:ins>
    </w:p>
    <w:p w14:paraId="3638D3B7" w14:textId="2FD687F2" w:rsidR="002C4CE8" w:rsidRPr="002C4CE8" w:rsidRDefault="002C4CE8">
      <w:pPr>
        <w:pStyle w:val="Default"/>
        <w:snapToGrid w:val="0"/>
        <w:spacing w:beforeLines="50" w:before="156" w:line="360" w:lineRule="auto"/>
        <w:ind w:firstLineChars="200" w:firstLine="480"/>
        <w:rPr>
          <w:rFonts w:ascii="Times New Roman" w:eastAsia="SimSun"/>
        </w:rPr>
        <w:pPrChange w:id="33" w:author="KWM" w:date="2025-11-18T02:50:00Z">
          <w:pPr>
            <w:pStyle w:val="Default"/>
            <w:snapToGrid w:val="0"/>
            <w:spacing w:beforeLines="50" w:before="156" w:line="360" w:lineRule="auto"/>
            <w:ind w:firstLineChars="200" w:firstLine="480"/>
            <w:jc w:val="both"/>
          </w:pPr>
        </w:pPrChange>
      </w:pPr>
      <w:ins w:id="34" w:author="KWM" w:date="2025-11-18T02:49:00Z">
        <w:r>
          <w:rPr>
            <w:rFonts w:ascii="Times New Roman" w:eastAsia="SimSun" w:hint="eastAsia"/>
          </w:rPr>
          <w:t>5</w:t>
        </w:r>
        <w:r>
          <w:rPr>
            <w:rFonts w:ascii="Times New Roman" w:eastAsia="SimSun" w:hint="eastAsia"/>
          </w:rPr>
          <w:t>、本次发行</w:t>
        </w:r>
      </w:ins>
      <w:ins w:id="35" w:author="KWM" w:date="2025-11-18T03:44:00Z">
        <w:r w:rsidR="005F680D">
          <w:rPr>
            <w:rFonts w:ascii="Times New Roman" w:eastAsia="SimSun" w:hint="eastAsia"/>
          </w:rPr>
          <w:t>尚需</w:t>
        </w:r>
        <w:r w:rsidR="005F680D" w:rsidRPr="002C4CE8">
          <w:rPr>
            <w:rFonts w:ascii="Times New Roman" w:eastAsia="SimSun" w:hint="eastAsia"/>
          </w:rPr>
          <w:t>履行</w:t>
        </w:r>
      </w:ins>
      <w:ins w:id="36" w:author="Han Zewei" w:date="2025-11-18T07:17:00Z" w16du:dateUtc="2025-11-17T23:17:00Z">
        <w:r w:rsidR="00F402E9">
          <w:rPr>
            <w:rFonts w:ascii="Times New Roman" w:eastAsia="SimSun" w:hint="eastAsia"/>
          </w:rPr>
          <w:t>的程序包括按照</w:t>
        </w:r>
      </w:ins>
      <w:ins w:id="37" w:author="KWM" w:date="2025-11-18T03:44:00Z">
        <w:r w:rsidR="005F680D" w:rsidRPr="002C4CE8">
          <w:rPr>
            <w:rFonts w:ascii="Times New Roman" w:eastAsia="SimSun" w:hint="eastAsia"/>
          </w:rPr>
          <w:t>《上市公司收购管理办法》规定的管理层收购相关程序</w:t>
        </w:r>
      </w:ins>
      <w:ins w:id="38" w:author="KWM" w:date="2025-11-18T03:53:00Z">
        <w:r w:rsidR="000C35B0">
          <w:rPr>
            <w:rFonts w:ascii="Times New Roman" w:eastAsia="SimSun" w:hint="eastAsia"/>
          </w:rPr>
          <w:t>、</w:t>
        </w:r>
      </w:ins>
      <w:ins w:id="39" w:author="KWM" w:date="2025-11-18T03:44:00Z">
        <w:r w:rsidR="005F680D">
          <w:rPr>
            <w:rFonts w:ascii="Times New Roman" w:eastAsia="SimSun" w:hint="eastAsia"/>
          </w:rPr>
          <w:t>取得公司股东会的批准并</w:t>
        </w:r>
      </w:ins>
      <w:bookmarkStart w:id="40" w:name="_Hlk214343021"/>
      <w:ins w:id="41" w:author="Han Zewei" w:date="2025-11-18T07:16:00Z" w16du:dateUtc="2025-11-17T23:16:00Z">
        <w:r w:rsidR="00F402E9">
          <w:rPr>
            <w:rFonts w:ascii="Times New Roman" w:eastAsia="SimSun" w:hint="eastAsia"/>
          </w:rPr>
          <w:t>经非关联股东</w:t>
        </w:r>
      </w:ins>
      <w:bookmarkEnd w:id="40"/>
      <w:ins w:id="42" w:author="KWM" w:date="2025-11-18T03:44:00Z">
        <w:r w:rsidR="005F680D">
          <w:rPr>
            <w:rFonts w:ascii="Times New Roman" w:eastAsia="SimSun" w:hint="eastAsia"/>
          </w:rPr>
          <w:t>同意认购</w:t>
        </w:r>
      </w:ins>
      <w:ins w:id="43" w:author="KWM" w:date="2025-11-18T02:58:00Z">
        <w:r>
          <w:rPr>
            <w:rFonts w:ascii="Times New Roman" w:eastAsia="SimSun" w:hint="eastAsia"/>
            <w:szCs w:val="20"/>
            <w:lang w:bidi="zh-TW"/>
          </w:rPr>
          <w:t>对象</w:t>
        </w:r>
      </w:ins>
      <w:ins w:id="44" w:author="KWM" w:date="2025-11-18T02:51:00Z">
        <w:r>
          <w:rPr>
            <w:rFonts w:ascii="Times New Roman" w:eastAsia="SimSun" w:hint="eastAsia"/>
          </w:rPr>
          <w:t>免于</w:t>
        </w:r>
      </w:ins>
      <w:ins w:id="45" w:author="KWM" w:date="2025-11-18T03:48:00Z">
        <w:r w:rsidR="005F680D">
          <w:rPr>
            <w:rFonts w:ascii="Times New Roman" w:eastAsia="SimSun" w:hint="eastAsia"/>
          </w:rPr>
          <w:t>发出</w:t>
        </w:r>
      </w:ins>
      <w:ins w:id="46" w:author="KWM" w:date="2025-11-18T02:51:00Z">
        <w:r>
          <w:rPr>
            <w:rFonts w:ascii="Times New Roman" w:eastAsia="SimSun" w:hint="eastAsia"/>
          </w:rPr>
          <w:t>要约</w:t>
        </w:r>
      </w:ins>
      <w:ins w:id="47" w:author="KWM" w:date="2025-11-18T02:55:00Z">
        <w:r>
          <w:rPr>
            <w:rFonts w:ascii="Times New Roman" w:eastAsia="SimSun" w:hint="eastAsia"/>
          </w:rPr>
          <w:t>、</w:t>
        </w:r>
      </w:ins>
      <w:ins w:id="48" w:author="KWM" w:date="2025-11-18T02:50:00Z">
        <w:r>
          <w:rPr>
            <w:rFonts w:ascii="Times New Roman" w:eastAsia="SimSun" w:hint="eastAsia"/>
          </w:rPr>
          <w:t>深圳</w:t>
        </w:r>
        <w:r w:rsidRPr="002C4CE8">
          <w:rPr>
            <w:rFonts w:ascii="Times New Roman" w:eastAsia="SimSun" w:hint="eastAsia"/>
          </w:rPr>
          <w:t>证券交易所（以下称“</w:t>
        </w:r>
        <w:r>
          <w:rPr>
            <w:rFonts w:ascii="Times New Roman" w:eastAsia="SimSun" w:hint="eastAsia"/>
          </w:rPr>
          <w:t>深</w:t>
        </w:r>
        <w:r w:rsidRPr="002C4CE8">
          <w:rPr>
            <w:rFonts w:ascii="Times New Roman" w:eastAsia="SimSun" w:hint="eastAsia"/>
          </w:rPr>
          <w:t>交所”）的审核通过</w:t>
        </w:r>
      </w:ins>
      <w:ins w:id="49" w:author="KWM" w:date="2025-11-18T03:55:00Z">
        <w:del w:id="50" w:author="Han Zewei" w:date="2025-11-18T07:17:00Z" w16du:dateUtc="2025-11-17T23:17:00Z">
          <w:r w:rsidR="000C35B0" w:rsidRPr="00BB2915" w:rsidDel="00F402E9">
            <w:rPr>
              <w:rFonts w:ascii="Times New Roman" w:eastAsia="SimSun" w:hint="eastAsia"/>
              <w:szCs w:val="20"/>
              <w:lang w:val="zh-TW" w:bidi="zh-TW"/>
            </w:rPr>
            <w:delText>并获得</w:delText>
          </w:r>
        </w:del>
      </w:ins>
      <w:ins w:id="51" w:author="Han Zewei" w:date="2025-11-18T07:17:00Z" w16du:dateUtc="2025-11-17T23:17:00Z">
        <w:r w:rsidR="00F402E9">
          <w:rPr>
            <w:rFonts w:ascii="Times New Roman" w:eastAsia="SimSun" w:hint="eastAsia"/>
            <w:szCs w:val="20"/>
            <w:lang w:val="zh-TW" w:bidi="zh-TW"/>
          </w:rPr>
          <w:t>、</w:t>
        </w:r>
      </w:ins>
      <w:ins w:id="52" w:author="KWM" w:date="2025-11-18T03:47:00Z">
        <w:r w:rsidR="005F680D">
          <w:rPr>
            <w:rFonts w:ascii="Times New Roman" w:eastAsia="SimSun" w:hint="eastAsia"/>
          </w:rPr>
          <w:t>中</w:t>
        </w:r>
      </w:ins>
      <w:ins w:id="53" w:author="KWM" w:date="2025-11-18T02:50:00Z">
        <w:r w:rsidRPr="002C4CE8">
          <w:rPr>
            <w:rFonts w:ascii="Times New Roman" w:eastAsia="SimSun" w:hint="eastAsia"/>
          </w:rPr>
          <w:t>国证券监督</w:t>
        </w:r>
        <w:r w:rsidRPr="002C4CE8">
          <w:rPr>
            <w:rFonts w:ascii="Times New Roman" w:eastAsia="SimSun" w:hint="eastAsia"/>
          </w:rPr>
          <w:lastRenderedPageBreak/>
          <w:t>管理委员会（以下称“中国证监会”）</w:t>
        </w:r>
      </w:ins>
      <w:ins w:id="54" w:author="KWM" w:date="2025-11-18T03:47:00Z">
        <w:r w:rsidR="005F680D">
          <w:rPr>
            <w:rFonts w:ascii="Times New Roman" w:eastAsia="SimSun" w:hint="eastAsia"/>
          </w:rPr>
          <w:t>作出</w:t>
        </w:r>
      </w:ins>
      <w:ins w:id="55" w:author="KWM" w:date="2025-11-18T02:50:00Z">
        <w:r w:rsidRPr="002C4CE8">
          <w:rPr>
            <w:rFonts w:ascii="Times New Roman" w:eastAsia="SimSun" w:hint="eastAsia"/>
          </w:rPr>
          <w:t>同意注册</w:t>
        </w:r>
      </w:ins>
      <w:ins w:id="56" w:author="KWM" w:date="2025-11-18T03:51:00Z">
        <w:r w:rsidR="005F680D">
          <w:rPr>
            <w:rFonts w:ascii="Times New Roman" w:eastAsia="SimSun" w:hint="eastAsia"/>
          </w:rPr>
          <w:t>的</w:t>
        </w:r>
      </w:ins>
      <w:ins w:id="57" w:author="KWM" w:date="2025-11-18T02:50:00Z">
        <w:r w:rsidRPr="002C4CE8">
          <w:rPr>
            <w:rFonts w:ascii="Times New Roman" w:eastAsia="SimSun" w:hint="eastAsia"/>
          </w:rPr>
          <w:t>批复</w:t>
        </w:r>
      </w:ins>
      <w:ins w:id="58" w:author="Han Zewei" w:date="2025-11-18T07:17:00Z" w16du:dateUtc="2025-11-17T23:17:00Z">
        <w:r w:rsidR="00F402E9">
          <w:rPr>
            <w:rFonts w:ascii="Times New Roman" w:eastAsia="SimSun" w:hint="eastAsia"/>
          </w:rPr>
          <w:t>等</w:t>
        </w:r>
      </w:ins>
      <w:ins w:id="59" w:author="KWM" w:date="2025-11-18T02:50:00Z">
        <w:r>
          <w:rPr>
            <w:rFonts w:ascii="Times New Roman" w:eastAsia="SimSun" w:hint="eastAsia"/>
          </w:rPr>
          <w:t>。</w:t>
        </w:r>
      </w:ins>
      <w:bookmarkStart w:id="60" w:name="_Hlk214330641"/>
      <w:ins w:id="61" w:author="KWM" w:date="2025-11-18T02:57:00Z">
        <w:r w:rsidRPr="002C4CE8">
          <w:rPr>
            <w:rFonts w:ascii="Times New Roman" w:eastAsia="SimSun" w:hint="eastAsia"/>
          </w:rPr>
          <w:t>上述</w:t>
        </w:r>
      </w:ins>
      <w:ins w:id="62" w:author="KWM" w:date="2025-11-18T03:56:00Z">
        <w:r w:rsidR="00984616">
          <w:rPr>
            <w:rFonts w:ascii="Times New Roman" w:eastAsia="SimSun" w:hint="eastAsia"/>
          </w:rPr>
          <w:t>审批</w:t>
        </w:r>
      </w:ins>
      <w:ins w:id="63" w:author="KWM" w:date="2025-11-18T02:57:00Z">
        <w:r>
          <w:rPr>
            <w:rFonts w:ascii="Times New Roman" w:eastAsia="SimSun" w:hint="eastAsia"/>
          </w:rPr>
          <w:t>或注册</w:t>
        </w:r>
        <w:r w:rsidRPr="002C4CE8">
          <w:rPr>
            <w:rFonts w:ascii="Times New Roman" w:eastAsia="SimSun" w:hint="eastAsia"/>
          </w:rPr>
          <w:t>事宜均为本次发行的前提条件，</w:t>
        </w:r>
      </w:ins>
      <w:ins w:id="64" w:author="KWM" w:date="2025-11-18T03:56:00Z">
        <w:r w:rsidR="00984616">
          <w:rPr>
            <w:rFonts w:ascii="Times New Roman" w:eastAsia="SimSun" w:hint="eastAsia"/>
          </w:rPr>
          <w:t>本次发行</w:t>
        </w:r>
      </w:ins>
      <w:ins w:id="65" w:author="KWM" w:date="2025-11-18T02:57:00Z">
        <w:r w:rsidRPr="002C4CE8">
          <w:rPr>
            <w:rFonts w:ascii="Times New Roman" w:eastAsia="SimSun" w:hint="eastAsia"/>
          </w:rPr>
          <w:t>能否取得</w:t>
        </w:r>
      </w:ins>
      <w:ins w:id="66" w:author="KWM" w:date="2025-11-18T03:56:00Z">
        <w:r w:rsidR="00984616">
          <w:rPr>
            <w:rFonts w:ascii="Times New Roman" w:eastAsia="SimSun" w:hint="eastAsia"/>
          </w:rPr>
          <w:t>审批和注册</w:t>
        </w:r>
      </w:ins>
      <w:ins w:id="67" w:author="KWM" w:date="2025-11-18T02:57:00Z">
        <w:r w:rsidRPr="002C4CE8">
          <w:rPr>
            <w:rFonts w:ascii="Times New Roman" w:eastAsia="SimSun" w:hint="eastAsia"/>
          </w:rPr>
          <w:t>以及最终取得</w:t>
        </w:r>
      </w:ins>
      <w:ins w:id="68" w:author="KWM" w:date="2025-11-18T03:56:00Z">
        <w:r w:rsidR="00984616">
          <w:rPr>
            <w:rFonts w:ascii="Times New Roman" w:eastAsia="SimSun" w:hint="eastAsia"/>
          </w:rPr>
          <w:t>审批</w:t>
        </w:r>
      </w:ins>
      <w:ins w:id="69" w:author="KWM" w:date="2025-11-18T03:51:00Z">
        <w:r w:rsidR="005F680D">
          <w:rPr>
            <w:rFonts w:ascii="Times New Roman" w:eastAsia="SimSun" w:hint="eastAsia"/>
          </w:rPr>
          <w:t>或注册的</w:t>
        </w:r>
      </w:ins>
      <w:ins w:id="70" w:author="KWM" w:date="2025-11-18T02:57:00Z">
        <w:r w:rsidRPr="002C4CE8">
          <w:rPr>
            <w:rFonts w:ascii="Times New Roman" w:eastAsia="SimSun" w:hint="eastAsia"/>
          </w:rPr>
          <w:t>时间存在一定的不确定性。</w:t>
        </w:r>
      </w:ins>
      <w:bookmarkEnd w:id="60"/>
    </w:p>
    <w:p w14:paraId="3D1EEC92" w14:textId="77777777" w:rsidR="00B653FE" w:rsidRPr="00B653FE" w:rsidDel="002C4CE8" w:rsidRDefault="004C1CEC" w:rsidP="00E7526E">
      <w:pPr>
        <w:pStyle w:val="Default"/>
        <w:snapToGrid w:val="0"/>
        <w:spacing w:beforeLines="50" w:before="156" w:line="360" w:lineRule="auto"/>
        <w:ind w:firstLineChars="200" w:firstLine="480"/>
        <w:rPr>
          <w:del w:id="71" w:author="KWM" w:date="2025-11-18T02:57:00Z"/>
          <w:rFonts w:ascii="Times New Roman" w:eastAsia="SimSun"/>
        </w:rPr>
      </w:pPr>
      <w:del w:id="72" w:author="KWM" w:date="2025-11-18T02:50:00Z">
        <w:r w:rsidDel="002C4CE8">
          <w:rPr>
            <w:rFonts w:ascii="Times New Roman" w:eastAsia="SimSun"/>
          </w:rPr>
          <w:delText>5</w:delText>
        </w:r>
        <w:r w:rsidR="00B653FE" w:rsidDel="002C4CE8">
          <w:rPr>
            <w:rFonts w:ascii="Times New Roman" w:eastAsia="SimSun" w:hint="eastAsia"/>
          </w:rPr>
          <w:delText>、</w:delText>
        </w:r>
      </w:del>
      <w:del w:id="73" w:author="KWM" w:date="2025-11-18T02:57:00Z">
        <w:r w:rsidR="00B653FE" w:rsidDel="002C4CE8">
          <w:rPr>
            <w:rFonts w:ascii="Times New Roman" w:eastAsia="SimSun" w:hint="eastAsia"/>
          </w:rPr>
          <w:delText>由于李红星</w:delText>
        </w:r>
        <w:r w:rsidR="00B653FE" w:rsidRPr="00B653FE" w:rsidDel="002C4CE8">
          <w:rPr>
            <w:rFonts w:ascii="Times New Roman" w:eastAsia="SimSun" w:hint="eastAsia"/>
          </w:rPr>
          <w:delText>先生为公司董事长，</w:delText>
        </w:r>
        <w:r w:rsidR="00560C6D" w:rsidDel="002C4CE8">
          <w:rPr>
            <w:rFonts w:ascii="Times New Roman" w:eastAsia="SimSun" w:hint="eastAsia"/>
            <w:szCs w:val="20"/>
            <w:lang w:val="zh-TW" w:bidi="zh-TW"/>
          </w:rPr>
          <w:delText>其通过控制的</w:delText>
        </w:r>
        <w:r w:rsidR="00560C6D" w:rsidDel="002C4CE8">
          <w:rPr>
            <w:rFonts w:ascii="Times New Roman" w:eastAsia="SimSun" w:hint="eastAsia"/>
          </w:rPr>
          <w:delText>鼎耘产业</w:delText>
        </w:r>
        <w:r w:rsidR="00767CDA" w:rsidDel="002C4CE8">
          <w:rPr>
            <w:rFonts w:ascii="Times New Roman" w:eastAsia="SimSun" w:hint="eastAsia"/>
          </w:rPr>
          <w:delText>认购本次发行的股票成为公司的实际控制人构成《</w:delText>
        </w:r>
        <w:r w:rsidR="00B653FE" w:rsidRPr="00B653FE" w:rsidDel="002C4CE8">
          <w:rPr>
            <w:rFonts w:ascii="Times New Roman" w:eastAsia="SimSun" w:hint="eastAsia"/>
          </w:rPr>
          <w:delText>收购管理办法》第五十一条规定的管理层收购。本次发行尚需履行</w:delText>
        </w:r>
        <w:r w:rsidR="00767CDA" w:rsidDel="002C4CE8">
          <w:rPr>
            <w:rFonts w:ascii="Times New Roman" w:eastAsia="SimSun" w:hint="eastAsia"/>
          </w:rPr>
          <w:delText>《</w:delText>
        </w:r>
        <w:r w:rsidR="00767CDA" w:rsidRPr="00B653FE" w:rsidDel="002C4CE8">
          <w:rPr>
            <w:rFonts w:ascii="Times New Roman" w:eastAsia="SimSun" w:hint="eastAsia"/>
          </w:rPr>
          <w:delText>收购管理办法》</w:delText>
        </w:r>
        <w:r w:rsidR="00B653FE" w:rsidRPr="00B653FE" w:rsidDel="002C4CE8">
          <w:rPr>
            <w:rFonts w:ascii="Times New Roman" w:eastAsia="SimSun" w:hint="eastAsia"/>
          </w:rPr>
          <w:delText>规定的相关程序，</w:delText>
        </w:r>
        <w:r w:rsidR="008C341F" w:rsidDel="002C4CE8">
          <w:rPr>
            <w:rFonts w:ascii="Times New Roman" w:eastAsia="SimSun" w:hint="eastAsia"/>
            <w:szCs w:val="20"/>
            <w:lang w:val="zh-TW" w:bidi="zh-TW"/>
          </w:rPr>
          <w:delText>包括但不限于</w:delText>
        </w:r>
        <w:r w:rsidR="008C341F" w:rsidRPr="00BB2915" w:rsidDel="002C4CE8">
          <w:rPr>
            <w:rFonts w:ascii="Times New Roman" w:eastAsia="SimSun" w:hint="eastAsia"/>
            <w:szCs w:val="20"/>
            <w:lang w:val="zh-TW" w:bidi="zh-TW"/>
          </w:rPr>
          <w:delText>聘请符合《证券法》规定的资产评估机构提供公司的资产评估报告、公司董事会非关联董事作出决议且取得</w:delText>
        </w:r>
        <w:r w:rsidR="008C341F" w:rsidRPr="00BB2915" w:rsidDel="002C4CE8">
          <w:rPr>
            <w:rFonts w:ascii="Times New Roman" w:eastAsia="SimSun"/>
            <w:szCs w:val="20"/>
            <w:lang w:val="zh-TW" w:bidi="zh-TW"/>
          </w:rPr>
          <w:delText xml:space="preserve"> 2/3 </w:delText>
        </w:r>
        <w:r w:rsidR="008C341F" w:rsidRPr="00BB2915" w:rsidDel="002C4CE8">
          <w:rPr>
            <w:rFonts w:ascii="Times New Roman" w:eastAsia="SimSun"/>
            <w:szCs w:val="20"/>
            <w:lang w:val="zh-TW" w:bidi="zh-TW"/>
          </w:rPr>
          <w:delText>以上</w:delText>
        </w:r>
        <w:r w:rsidR="008C341F" w:rsidRPr="00BB2915" w:rsidDel="002C4CE8">
          <w:rPr>
            <w:rFonts w:ascii="Times New Roman" w:eastAsia="SimSun" w:hint="eastAsia"/>
            <w:szCs w:val="20"/>
            <w:lang w:val="zh-TW" w:bidi="zh-TW"/>
          </w:rPr>
          <w:delText>的独立董事同意、独立财务顾问就本次交易出具专业意见以及公司股东会</w:delText>
        </w:r>
        <w:r w:rsidR="008C341F" w:rsidDel="002C4CE8">
          <w:rPr>
            <w:rFonts w:ascii="Times New Roman" w:eastAsia="SimSun" w:hint="eastAsia"/>
            <w:szCs w:val="20"/>
            <w:lang w:val="zh-TW" w:bidi="zh-TW"/>
          </w:rPr>
          <w:delText>非关联股东审议通过</w:delText>
        </w:r>
        <w:r w:rsidR="00B653FE" w:rsidRPr="00B653FE" w:rsidDel="002C4CE8">
          <w:rPr>
            <w:rFonts w:ascii="Times New Roman" w:eastAsia="SimSun" w:hint="eastAsia"/>
          </w:rPr>
          <w:delText>。根据有关法律法规规定，本次发行尚需获得公司股东会的批准</w:delText>
        </w:r>
        <w:r w:rsidRPr="00655C05" w:rsidDel="002C4CE8">
          <w:rPr>
            <w:rFonts w:ascii="Times New Roman" w:eastAsia="SimSun" w:hint="eastAsia"/>
            <w:lang w:val="zh-TW" w:bidi="zh-TW"/>
          </w:rPr>
          <w:delText>并同意认购对象免于发出要约</w:delText>
        </w:r>
        <w:r w:rsidR="00B653FE" w:rsidRPr="00B653FE" w:rsidDel="002C4CE8">
          <w:rPr>
            <w:rFonts w:ascii="Times New Roman" w:eastAsia="SimSun" w:hint="eastAsia"/>
          </w:rPr>
          <w:delText>、深圳证券交易所（以下简称“深交所”）审核通过并获得中国证券监督管理委员会（以下简称“中国证监会”）的同意注册，能否获得相关批准以及获得相关批准的时间均存在不确定性；</w:delText>
        </w:r>
      </w:del>
    </w:p>
    <w:p w14:paraId="666675C1" w14:textId="77777777" w:rsidR="00EC378B" w:rsidRDefault="004C1CEC" w:rsidP="00E7526E">
      <w:pPr>
        <w:pStyle w:val="Default"/>
        <w:snapToGrid w:val="0"/>
        <w:spacing w:beforeLines="50" w:before="156" w:line="360" w:lineRule="auto"/>
        <w:ind w:firstLineChars="200" w:firstLine="480"/>
        <w:rPr>
          <w:rFonts w:ascii="Times New Roman" w:eastAsia="SimSun"/>
        </w:rPr>
      </w:pPr>
      <w:r>
        <w:rPr>
          <w:rFonts w:ascii="Times New Roman" w:eastAsia="SimSun"/>
        </w:rPr>
        <w:t>6</w:t>
      </w:r>
      <w:r w:rsidR="00B653FE" w:rsidRPr="00B653FE">
        <w:rPr>
          <w:rFonts w:ascii="Times New Roman" w:eastAsia="SimSun" w:hint="eastAsia"/>
        </w:rPr>
        <w:t>、</w:t>
      </w:r>
      <w:r w:rsidR="00EC378B" w:rsidRPr="00B653FE">
        <w:rPr>
          <w:rFonts w:ascii="Times New Roman" w:eastAsia="SimSun" w:hint="eastAsia"/>
        </w:rPr>
        <w:t>本次发行将导致公司控股股东、实际控制人发生变更。根据相关法律法规及规范性文件的要求，</w:t>
      </w:r>
      <w:r w:rsidR="008C341F" w:rsidRPr="00B653FE">
        <w:rPr>
          <w:rFonts w:ascii="Times New Roman" w:eastAsia="SimSun" w:hint="eastAsia"/>
        </w:rPr>
        <w:t>本次发行认购对象</w:t>
      </w:r>
      <w:r w:rsidR="00EC378B" w:rsidRPr="00B653FE">
        <w:rPr>
          <w:rFonts w:ascii="Times New Roman" w:eastAsia="SimSun" w:hint="eastAsia"/>
        </w:rPr>
        <w:t>将</w:t>
      </w:r>
      <w:r>
        <w:rPr>
          <w:rFonts w:ascii="Times New Roman" w:eastAsia="SimSun" w:hint="eastAsia"/>
        </w:rPr>
        <w:t>及时</w:t>
      </w:r>
      <w:r w:rsidR="00EC378B">
        <w:rPr>
          <w:rFonts w:ascii="Times New Roman" w:eastAsia="SimSun" w:hint="eastAsia"/>
        </w:rPr>
        <w:t>履行股东权益变动的信息披露义务</w:t>
      </w:r>
      <w:del w:id="74" w:author="KWM" w:date="2025-11-18T02:47:00Z">
        <w:r w:rsidR="00EC378B" w:rsidDel="00C04109">
          <w:rPr>
            <w:rFonts w:ascii="Times New Roman" w:eastAsia="SimSun" w:hint="eastAsia"/>
          </w:rPr>
          <w:delText>；</w:delText>
        </w:r>
      </w:del>
      <w:ins w:id="75" w:author="KWM" w:date="2025-11-18T02:47:00Z">
        <w:r w:rsidR="00C04109">
          <w:rPr>
            <w:rFonts w:ascii="Times New Roman" w:eastAsia="SimSun" w:hint="eastAsia"/>
          </w:rPr>
          <w:t>。</w:t>
        </w:r>
      </w:ins>
    </w:p>
    <w:p w14:paraId="03C0495B" w14:textId="77777777" w:rsidR="00B653FE" w:rsidRPr="00B653FE" w:rsidRDefault="004C1CEC" w:rsidP="00E7526E">
      <w:pPr>
        <w:pStyle w:val="Default"/>
        <w:snapToGrid w:val="0"/>
        <w:spacing w:beforeLines="50" w:before="156" w:line="360" w:lineRule="auto"/>
        <w:ind w:firstLineChars="200" w:firstLine="480"/>
        <w:rPr>
          <w:rFonts w:ascii="Times New Roman" w:eastAsia="SimSun"/>
        </w:rPr>
      </w:pPr>
      <w:r>
        <w:rPr>
          <w:rFonts w:ascii="Times New Roman" w:eastAsia="SimSun"/>
        </w:rPr>
        <w:t>7</w:t>
      </w:r>
      <w:r w:rsidR="00EC378B">
        <w:rPr>
          <w:rFonts w:ascii="Times New Roman" w:eastAsia="SimSun" w:hint="eastAsia"/>
        </w:rPr>
        <w:t>、</w:t>
      </w:r>
      <w:r w:rsidR="00B653FE" w:rsidRPr="00B653FE">
        <w:rPr>
          <w:rFonts w:ascii="Times New Roman" w:eastAsia="SimSun" w:hint="eastAsia"/>
        </w:rPr>
        <w:t>公司将根据进展对股份变动后续事宜及时履行信息披露义务。本次发行及收购事项是</w:t>
      </w:r>
      <w:r w:rsidR="00EC378B">
        <w:rPr>
          <w:rFonts w:ascii="Times New Roman" w:eastAsia="SimSun" w:hint="eastAsia"/>
        </w:rPr>
        <w:t>否能够最终完成尚存在一定的不确定性，敬请广大投资者注意投资风险。</w:t>
      </w:r>
    </w:p>
    <w:p w14:paraId="02CACC2E" w14:textId="77777777" w:rsidR="00EC378B" w:rsidRDefault="00EC378B" w:rsidP="00E7526E">
      <w:pPr>
        <w:pStyle w:val="Default"/>
        <w:snapToGrid w:val="0"/>
        <w:spacing w:beforeLines="50" w:before="156" w:line="360" w:lineRule="auto"/>
        <w:ind w:firstLineChars="200" w:firstLine="482"/>
        <w:jc w:val="both"/>
        <w:rPr>
          <w:rFonts w:ascii="Times New Roman" w:eastAsia="SimSun"/>
          <w:b/>
          <w:bCs/>
        </w:rPr>
      </w:pPr>
      <w:r>
        <w:rPr>
          <w:rFonts w:ascii="Times New Roman" w:eastAsia="SimSun" w:hint="eastAsia"/>
          <w:b/>
          <w:bCs/>
        </w:rPr>
        <w:t>一</w:t>
      </w:r>
      <w:r>
        <w:rPr>
          <w:rFonts w:ascii="Times New Roman" w:eastAsia="SimSun"/>
          <w:b/>
          <w:bCs/>
        </w:rPr>
        <w:t>、本次权益变动暨控制权变动的情况</w:t>
      </w:r>
    </w:p>
    <w:p w14:paraId="3907A2F4" w14:textId="77777777" w:rsidR="00396891" w:rsidRPr="00396891" w:rsidRDefault="00396891" w:rsidP="00E7526E">
      <w:pPr>
        <w:pStyle w:val="Default"/>
        <w:snapToGrid w:val="0"/>
        <w:spacing w:beforeLines="50" w:before="156" w:line="360" w:lineRule="auto"/>
        <w:ind w:firstLineChars="200" w:firstLine="482"/>
        <w:jc w:val="both"/>
        <w:rPr>
          <w:ins w:id="76" w:author="KWM" w:date="2025-11-18T03:06:00Z"/>
          <w:rFonts w:ascii="Times New Roman" w:eastAsia="SimSun"/>
          <w:b/>
          <w:rPrChange w:id="77" w:author="KWM" w:date="2025-11-18T03:07:00Z">
            <w:rPr>
              <w:ins w:id="78" w:author="KWM" w:date="2025-11-18T03:06:00Z"/>
              <w:rFonts w:ascii="Times New Roman" w:eastAsia="SimSun"/>
            </w:rPr>
          </w:rPrChange>
        </w:rPr>
      </w:pPr>
      <w:ins w:id="79" w:author="KWM" w:date="2025-11-18T03:06:00Z">
        <w:r w:rsidRPr="00396891">
          <w:rPr>
            <w:rFonts w:ascii="Times New Roman" w:eastAsia="SimSun" w:hint="eastAsia"/>
            <w:b/>
            <w:rPrChange w:id="80" w:author="KWM" w:date="2025-11-18T03:07:00Z">
              <w:rPr>
                <w:rFonts w:ascii="Times New Roman" w:eastAsia="SimSun" w:hint="eastAsia"/>
              </w:rPr>
            </w:rPrChange>
          </w:rPr>
          <w:t>（一）本次发行将导致控制权变动</w:t>
        </w:r>
      </w:ins>
    </w:p>
    <w:p w14:paraId="750344DB" w14:textId="77777777" w:rsidR="00EC378B" w:rsidRDefault="00EC378B" w:rsidP="00E7526E">
      <w:pPr>
        <w:pStyle w:val="Default"/>
        <w:snapToGrid w:val="0"/>
        <w:spacing w:beforeLines="50" w:before="156" w:line="360" w:lineRule="auto"/>
        <w:ind w:firstLineChars="200" w:firstLine="480"/>
        <w:jc w:val="both"/>
        <w:rPr>
          <w:rFonts w:ascii="Times New Roman" w:eastAsia="SimSun"/>
        </w:rPr>
      </w:pPr>
      <w:r>
        <w:rPr>
          <w:rFonts w:ascii="Times New Roman" w:eastAsia="SimSun"/>
        </w:rPr>
        <w:t>公司于</w:t>
      </w:r>
      <w:r>
        <w:rPr>
          <w:rFonts w:ascii="Times New Roman" w:eastAsia="SimSun"/>
        </w:rPr>
        <w:t>2025</w:t>
      </w:r>
      <w:r>
        <w:rPr>
          <w:rFonts w:ascii="Times New Roman" w:eastAsia="SimSun"/>
        </w:rPr>
        <w:t>年</w:t>
      </w:r>
      <w:r w:rsidR="00F80E10">
        <w:rPr>
          <w:rFonts w:ascii="Times New Roman" w:eastAsia="SimSun" w:hint="eastAsia"/>
        </w:rPr>
        <w:t>1</w:t>
      </w:r>
      <w:r w:rsidR="00F80E10">
        <w:rPr>
          <w:rFonts w:ascii="Times New Roman" w:eastAsia="SimSun"/>
        </w:rPr>
        <w:t>1</w:t>
      </w:r>
      <w:r w:rsidR="00F80E10">
        <w:rPr>
          <w:rFonts w:ascii="Times New Roman" w:eastAsia="SimSun"/>
        </w:rPr>
        <w:t>月</w:t>
      </w:r>
      <w:r w:rsidR="00F80E10">
        <w:rPr>
          <w:rFonts w:ascii="Times New Roman" w:eastAsia="SimSun" w:hint="eastAsia"/>
        </w:rPr>
        <w:t>1</w:t>
      </w:r>
      <w:r w:rsidR="00F80E10">
        <w:rPr>
          <w:rFonts w:ascii="Times New Roman" w:eastAsia="SimSun"/>
        </w:rPr>
        <w:t>8</w:t>
      </w:r>
      <w:r>
        <w:rPr>
          <w:rFonts w:ascii="Times New Roman" w:eastAsia="SimSun"/>
        </w:rPr>
        <w:t>日召开第</w:t>
      </w:r>
      <w:r w:rsidR="008C341F">
        <w:rPr>
          <w:rFonts w:ascii="Times New Roman" w:eastAsia="SimSun" w:hint="eastAsia"/>
        </w:rPr>
        <w:t>十三</w:t>
      </w:r>
      <w:r w:rsidR="00F80E10">
        <w:rPr>
          <w:rFonts w:ascii="Times New Roman" w:eastAsia="SimSun"/>
        </w:rPr>
        <w:t>届董事会第</w:t>
      </w:r>
      <w:r w:rsidR="00F80E10">
        <w:rPr>
          <w:rFonts w:ascii="Times New Roman" w:eastAsia="SimSun" w:hint="eastAsia"/>
        </w:rPr>
        <w:t>二</w:t>
      </w:r>
      <w:r>
        <w:rPr>
          <w:rFonts w:ascii="Times New Roman" w:eastAsia="SimSun"/>
        </w:rPr>
        <w:t>次会议审议通过了</w:t>
      </w:r>
      <w:r w:rsidR="00F80E10" w:rsidRPr="00F80E10">
        <w:rPr>
          <w:rFonts w:ascii="Times New Roman" w:eastAsia="SimSun" w:hint="eastAsia"/>
        </w:rPr>
        <w:t>《关于公司符合向特定对象</w:t>
      </w:r>
      <w:bookmarkStart w:id="81" w:name="_Hlk214328079"/>
      <w:r w:rsidR="00F80E10" w:rsidRPr="00F80E10">
        <w:rPr>
          <w:rFonts w:ascii="Times New Roman" w:eastAsia="SimSun" w:hint="eastAsia"/>
        </w:rPr>
        <w:t>发行</w:t>
      </w:r>
      <w:r w:rsidR="00F80E10" w:rsidRPr="00F80E10">
        <w:rPr>
          <w:rFonts w:ascii="Times New Roman" w:eastAsia="SimSun" w:hint="eastAsia"/>
        </w:rPr>
        <w:t>A</w:t>
      </w:r>
      <w:r w:rsidR="00F80E10" w:rsidRPr="00F80E10">
        <w:rPr>
          <w:rFonts w:ascii="Times New Roman" w:eastAsia="SimSun" w:hint="eastAsia"/>
        </w:rPr>
        <w:t>股股票</w:t>
      </w:r>
      <w:bookmarkEnd w:id="81"/>
      <w:r w:rsidR="00F80E10" w:rsidRPr="00F80E10">
        <w:rPr>
          <w:rFonts w:ascii="Times New Roman" w:eastAsia="SimSun" w:hint="eastAsia"/>
        </w:rPr>
        <w:t>条件的议案》《关于公司</w:t>
      </w:r>
      <w:r w:rsidR="00F80E10" w:rsidRPr="00F80E10">
        <w:rPr>
          <w:rFonts w:ascii="Times New Roman" w:eastAsia="SimSun" w:hint="eastAsia"/>
        </w:rPr>
        <w:t>2025</w:t>
      </w:r>
      <w:r w:rsidR="00F80E10" w:rsidRPr="00F80E10">
        <w:rPr>
          <w:rFonts w:ascii="Times New Roman" w:eastAsia="SimSun" w:hint="eastAsia"/>
        </w:rPr>
        <w:t>年向特定对象发行</w:t>
      </w:r>
      <w:r w:rsidR="00F80E10" w:rsidRPr="00F80E10">
        <w:rPr>
          <w:rFonts w:ascii="Times New Roman" w:eastAsia="SimSun" w:hint="eastAsia"/>
        </w:rPr>
        <w:t>A</w:t>
      </w:r>
      <w:r w:rsidR="00F80E10" w:rsidRPr="00F80E10">
        <w:rPr>
          <w:rFonts w:ascii="Times New Roman" w:eastAsia="SimSun" w:hint="eastAsia"/>
        </w:rPr>
        <w:t>股股票预案的议案》</w:t>
      </w:r>
      <w:r>
        <w:rPr>
          <w:rFonts w:ascii="Times New Roman" w:eastAsia="SimSun"/>
        </w:rPr>
        <w:t>等相关议案。</w:t>
      </w:r>
    </w:p>
    <w:p w14:paraId="19756AB7" w14:textId="77777777" w:rsidR="00EC378B" w:rsidRPr="00EC378B" w:rsidRDefault="00EC378B" w:rsidP="00E7526E">
      <w:pPr>
        <w:pStyle w:val="Default"/>
        <w:snapToGrid w:val="0"/>
        <w:spacing w:beforeLines="50" w:before="156" w:line="360" w:lineRule="auto"/>
        <w:ind w:firstLineChars="200" w:firstLine="480"/>
        <w:rPr>
          <w:rFonts w:ascii="Times New Roman" w:eastAsia="SimSun"/>
        </w:rPr>
      </w:pPr>
      <w:r w:rsidRPr="00EC378B">
        <w:rPr>
          <w:rFonts w:ascii="Times New Roman" w:eastAsia="SimSun" w:hint="eastAsia"/>
        </w:rPr>
        <w:t>公司于</w:t>
      </w:r>
      <w:r>
        <w:rPr>
          <w:rFonts w:ascii="Times New Roman" w:eastAsia="SimSun" w:hint="eastAsia"/>
        </w:rPr>
        <w:t>2025</w:t>
      </w:r>
      <w:r w:rsidRPr="00EC378B">
        <w:rPr>
          <w:rFonts w:ascii="Times New Roman" w:eastAsia="SimSun" w:hint="eastAsia"/>
        </w:rPr>
        <w:t>年</w:t>
      </w:r>
      <w:r w:rsidR="00F80E10">
        <w:rPr>
          <w:rFonts w:ascii="Times New Roman" w:eastAsia="SimSun" w:hint="eastAsia"/>
        </w:rPr>
        <w:t>1</w:t>
      </w:r>
      <w:r w:rsidR="00F80E10">
        <w:rPr>
          <w:rFonts w:ascii="Times New Roman" w:eastAsia="SimSun"/>
        </w:rPr>
        <w:t>1</w:t>
      </w:r>
      <w:r w:rsidRPr="00EC378B">
        <w:rPr>
          <w:rFonts w:ascii="Times New Roman" w:eastAsia="SimSun" w:hint="eastAsia"/>
        </w:rPr>
        <w:t>月</w:t>
      </w:r>
      <w:r w:rsidR="00F80E10">
        <w:rPr>
          <w:rFonts w:ascii="Times New Roman" w:eastAsia="SimSun" w:hint="eastAsia"/>
        </w:rPr>
        <w:t>1</w:t>
      </w:r>
      <w:r w:rsidR="00F80E10">
        <w:rPr>
          <w:rFonts w:ascii="Times New Roman" w:eastAsia="SimSun"/>
        </w:rPr>
        <w:t>8</w:t>
      </w:r>
      <w:r>
        <w:rPr>
          <w:rFonts w:ascii="Times New Roman" w:eastAsia="SimSun" w:hint="eastAsia"/>
        </w:rPr>
        <w:t>日与鼎耘产业</w:t>
      </w:r>
      <w:r w:rsidRPr="00EC378B">
        <w:rPr>
          <w:rFonts w:ascii="Times New Roman" w:eastAsia="SimSun" w:hint="eastAsia"/>
        </w:rPr>
        <w:t>签署了《</w:t>
      </w:r>
      <w:r w:rsidR="00F80E10" w:rsidRPr="00F10B4C">
        <w:rPr>
          <w:rFonts w:ascii="Times New Roman" w:eastAsia="SimSun" w:hint="eastAsia"/>
          <w:lang w:bidi="en-US"/>
        </w:rPr>
        <w:t>四川汇源光通信股份有限公司向特定对象发行</w:t>
      </w:r>
      <w:r w:rsidR="00F80E10" w:rsidRPr="00F10B4C">
        <w:rPr>
          <w:rFonts w:ascii="Times New Roman" w:eastAsia="SimSun"/>
          <w:lang w:bidi="en-US"/>
        </w:rPr>
        <w:t>A</w:t>
      </w:r>
      <w:r w:rsidR="00F80E10" w:rsidRPr="00F10B4C">
        <w:rPr>
          <w:rFonts w:ascii="Times New Roman" w:eastAsia="SimSun"/>
          <w:lang w:bidi="en-US"/>
        </w:rPr>
        <w:t>股股票附条件生效的股份认购协议</w:t>
      </w:r>
      <w:r w:rsidRPr="00EC378B">
        <w:rPr>
          <w:rFonts w:ascii="Times New Roman" w:eastAsia="SimSun" w:hint="eastAsia"/>
        </w:rPr>
        <w:t>》（以下简称“股份认购协议”），</w:t>
      </w:r>
      <w:r>
        <w:rPr>
          <w:rFonts w:ascii="Times New Roman" w:eastAsia="SimSun" w:hint="eastAsia"/>
        </w:rPr>
        <w:t>鼎耘产业</w:t>
      </w:r>
      <w:r w:rsidRPr="00EC378B">
        <w:rPr>
          <w:rFonts w:ascii="Times New Roman" w:eastAsia="SimSun" w:hint="eastAsia"/>
        </w:rPr>
        <w:t>拟以现金方式认购公司本次发行的股票。</w:t>
      </w:r>
    </w:p>
    <w:p w14:paraId="488BAA59" w14:textId="77777777" w:rsidR="00B21FB2" w:rsidRDefault="00EC378B" w:rsidP="00E7526E">
      <w:pPr>
        <w:pStyle w:val="Default"/>
        <w:snapToGrid w:val="0"/>
        <w:spacing w:beforeLines="50" w:before="156" w:line="360" w:lineRule="auto"/>
        <w:ind w:firstLineChars="200" w:firstLine="480"/>
        <w:jc w:val="both"/>
        <w:rPr>
          <w:ins w:id="82" w:author="KWM" w:date="2025-11-18T03:03:00Z"/>
          <w:rFonts w:ascii="Times New Roman" w:eastAsia="SimSun"/>
        </w:rPr>
      </w:pPr>
      <w:r w:rsidRPr="00EC378B">
        <w:rPr>
          <w:rFonts w:ascii="Times New Roman" w:eastAsia="SimSun" w:hint="eastAsia"/>
        </w:rPr>
        <w:t>本次发行前，</w:t>
      </w:r>
      <w:r w:rsidR="008440BC">
        <w:rPr>
          <w:rFonts w:ascii="Times New Roman" w:eastAsia="SimSun" w:hint="eastAsia"/>
        </w:rPr>
        <w:t>公司无控股股东、无实际控制人。</w:t>
      </w:r>
      <w:bookmarkStart w:id="83" w:name="_Hlk214333180"/>
      <w:ins w:id="84" w:author="KWM" w:date="2025-11-18T03:05:00Z">
        <w:r w:rsidR="00396891" w:rsidRPr="00396891">
          <w:rPr>
            <w:rFonts w:ascii="Times New Roman" w:eastAsia="SimSun" w:hint="eastAsia"/>
          </w:rPr>
          <w:t>按</w:t>
        </w:r>
        <w:r w:rsidR="00396891">
          <w:rPr>
            <w:rFonts w:ascii="Times New Roman" w:eastAsia="SimSun" w:hint="eastAsia"/>
          </w:rPr>
          <w:t>鼎耘产业</w:t>
        </w:r>
        <w:r w:rsidR="00396891" w:rsidRPr="00396891">
          <w:rPr>
            <w:rFonts w:ascii="Times New Roman" w:eastAsia="SimSun" w:hint="eastAsia"/>
          </w:rPr>
          <w:t>认购股份数量上限计算，本次发行完成后，鼎耘产业将持有上市公司股份数量为</w:t>
        </w:r>
        <w:r w:rsidR="00396891" w:rsidRPr="00396891">
          <w:rPr>
            <w:rFonts w:ascii="Times New Roman" w:eastAsia="SimSun" w:hint="eastAsia"/>
          </w:rPr>
          <w:t>53,649,956</w:t>
        </w:r>
        <w:r w:rsidR="00396891" w:rsidRPr="00396891">
          <w:rPr>
            <w:rFonts w:ascii="Times New Roman" w:eastAsia="SimSun" w:hint="eastAsia"/>
          </w:rPr>
          <w:t>股，占上市公司本次发行后总股本的比例为</w:t>
        </w:r>
        <w:r w:rsidR="00396891" w:rsidRPr="00396891">
          <w:rPr>
            <w:rFonts w:ascii="Times New Roman" w:eastAsia="SimSun" w:hint="eastAsia"/>
          </w:rPr>
          <w:t>21.71%</w:t>
        </w:r>
      </w:ins>
      <w:ins w:id="85" w:author="KWM" w:date="2025-11-18T03:04:00Z">
        <w:r w:rsidR="00396891">
          <w:rPr>
            <w:rFonts w:ascii="Times New Roman" w:eastAsia="SimSun" w:hint="eastAsia"/>
          </w:rPr>
          <w:t>，</w:t>
        </w:r>
        <w:r w:rsidR="00396891" w:rsidRPr="00B653FE">
          <w:rPr>
            <w:rFonts w:ascii="Times New Roman" w:eastAsia="SimSun" w:hint="eastAsia"/>
          </w:rPr>
          <w:t>公司控股股东</w:t>
        </w:r>
        <w:r w:rsidR="00396891">
          <w:rPr>
            <w:rFonts w:ascii="Times New Roman" w:eastAsia="SimSun" w:hint="eastAsia"/>
          </w:rPr>
          <w:t>将变更为鼎耘产业</w:t>
        </w:r>
      </w:ins>
      <w:ins w:id="86" w:author="KWM" w:date="2025-11-18T03:05:00Z">
        <w:r w:rsidR="00396891">
          <w:rPr>
            <w:rFonts w:ascii="Times New Roman" w:eastAsia="SimSun" w:hint="eastAsia"/>
          </w:rPr>
          <w:t>，公司的</w:t>
        </w:r>
      </w:ins>
      <w:ins w:id="87" w:author="KWM" w:date="2025-11-18T03:04:00Z">
        <w:r w:rsidR="00396891">
          <w:rPr>
            <w:rFonts w:ascii="Times New Roman" w:eastAsia="SimSun" w:hint="eastAsia"/>
          </w:rPr>
          <w:t>实际控制人将变更</w:t>
        </w:r>
      </w:ins>
      <w:ins w:id="88" w:author="KWM" w:date="2025-11-18T03:11:00Z">
        <w:r w:rsidR="0033273A">
          <w:rPr>
            <w:rFonts w:ascii="Times New Roman" w:eastAsia="SimSun" w:hint="eastAsia"/>
          </w:rPr>
          <w:t>为</w:t>
        </w:r>
      </w:ins>
      <w:ins w:id="89" w:author="KWM" w:date="2025-11-18T03:04:00Z">
        <w:r w:rsidR="00396891">
          <w:rPr>
            <w:rFonts w:ascii="Times New Roman" w:eastAsia="SimSun" w:hint="eastAsia"/>
          </w:rPr>
          <w:t>李红星先生。</w:t>
        </w:r>
      </w:ins>
      <w:bookmarkEnd w:id="83"/>
    </w:p>
    <w:p w14:paraId="3112F731" w14:textId="77777777" w:rsidR="00396891" w:rsidRPr="00396891" w:rsidRDefault="00396891" w:rsidP="00E7526E">
      <w:pPr>
        <w:pStyle w:val="Default"/>
        <w:snapToGrid w:val="0"/>
        <w:spacing w:beforeLines="50" w:before="156" w:line="360" w:lineRule="auto"/>
        <w:ind w:firstLineChars="200" w:firstLine="482"/>
        <w:jc w:val="both"/>
        <w:rPr>
          <w:rFonts w:ascii="Times New Roman" w:eastAsia="SimSun"/>
          <w:b/>
          <w:rPrChange w:id="90" w:author="KWM" w:date="2025-11-18T03:07:00Z">
            <w:rPr>
              <w:rFonts w:ascii="Times New Roman" w:eastAsia="SimSun"/>
            </w:rPr>
          </w:rPrChange>
        </w:rPr>
      </w:pPr>
      <w:ins w:id="91" w:author="KWM" w:date="2025-11-18T03:07:00Z">
        <w:r w:rsidRPr="00396891">
          <w:rPr>
            <w:rFonts w:ascii="Times New Roman" w:eastAsia="SimSun" w:hint="eastAsia"/>
            <w:b/>
            <w:rPrChange w:id="92" w:author="KWM" w:date="2025-11-18T03:07:00Z">
              <w:rPr>
                <w:rFonts w:ascii="Times New Roman" w:eastAsia="SimSun" w:hint="eastAsia"/>
              </w:rPr>
            </w:rPrChange>
          </w:rPr>
          <w:t>（二）</w:t>
        </w:r>
        <w:r>
          <w:rPr>
            <w:rFonts w:ascii="Times New Roman" w:eastAsia="SimSun" w:hint="eastAsia"/>
            <w:b/>
          </w:rPr>
          <w:t>一致行动协议情况</w:t>
        </w:r>
      </w:ins>
    </w:p>
    <w:p w14:paraId="3FA1EAFE" w14:textId="437A09DB" w:rsidR="0033273A" w:rsidRDefault="00396891" w:rsidP="00767CDA">
      <w:pPr>
        <w:pStyle w:val="Default"/>
        <w:snapToGrid w:val="0"/>
        <w:spacing w:beforeLines="50" w:before="156" w:line="360" w:lineRule="auto"/>
        <w:ind w:firstLineChars="200" w:firstLine="480"/>
        <w:rPr>
          <w:ins w:id="93" w:author="KWM" w:date="2025-11-18T03:12:00Z"/>
          <w:rFonts w:ascii="Times New Roman" w:eastAsia="SimSun"/>
          <w:color w:val="auto"/>
          <w:kern w:val="2"/>
        </w:rPr>
      </w:pPr>
      <w:bookmarkStart w:id="94" w:name="_Hlk214333225"/>
      <w:r w:rsidRPr="00396891">
        <w:rPr>
          <w:rFonts w:ascii="Times New Roman" w:eastAsia="SimSun" w:hint="eastAsia"/>
          <w:color w:val="auto"/>
          <w:kern w:val="2"/>
        </w:rPr>
        <w:t>李红星先生为鼎耘产业的实际控制人，</w:t>
      </w:r>
      <w:ins w:id="95" w:author="KWM" w:date="2025-11-18T01:26:00Z">
        <w:r w:rsidRPr="00396891">
          <w:rPr>
            <w:rFonts w:ascii="Times New Roman" w:eastAsia="SimSun" w:hint="eastAsia"/>
            <w:color w:val="auto"/>
            <w:kern w:val="2"/>
          </w:rPr>
          <w:t>并担任其</w:t>
        </w:r>
      </w:ins>
      <w:del w:id="96" w:author="KWM" w:date="2025-11-18T01:26:00Z">
        <w:r w:rsidRPr="00396891" w:rsidDel="000B3C2C">
          <w:rPr>
            <w:rFonts w:ascii="Times New Roman" w:eastAsia="SimSun" w:hint="eastAsia"/>
            <w:color w:val="auto"/>
            <w:kern w:val="2"/>
          </w:rPr>
          <w:delText>在鼎耘产业的</w:delText>
        </w:r>
      </w:del>
      <w:r w:rsidRPr="00396891">
        <w:rPr>
          <w:rFonts w:ascii="Times New Roman" w:eastAsia="SimSun" w:hint="eastAsia"/>
          <w:color w:val="auto"/>
          <w:kern w:val="2"/>
        </w:rPr>
        <w:t>执行合伙人</w:t>
      </w:r>
      <w:bookmarkStart w:id="97" w:name="_Hlk214342737"/>
      <w:ins w:id="98" w:author="KWM" w:date="2025-11-18T01:26:00Z">
        <w:r w:rsidRPr="00396891">
          <w:rPr>
            <w:rFonts w:ascii="Times New Roman" w:eastAsia="SimSun" w:hint="eastAsia"/>
            <w:color w:val="auto"/>
            <w:kern w:val="2"/>
          </w:rPr>
          <w:t>合肥鼎耘工业智能科技有限公司</w:t>
        </w:r>
      </w:ins>
      <w:bookmarkEnd w:id="97"/>
      <w:del w:id="99" w:author="KWM" w:date="2025-11-18T01:26:00Z">
        <w:r w:rsidRPr="00396891" w:rsidDel="000B3C2C">
          <w:rPr>
            <w:rFonts w:ascii="Times New Roman" w:eastAsia="SimSun" w:hint="eastAsia"/>
            <w:color w:val="auto"/>
            <w:kern w:val="2"/>
          </w:rPr>
          <w:delText>鼎耘工业</w:delText>
        </w:r>
      </w:del>
      <w:del w:id="100" w:author="KWM" w:date="2025-11-18T01:27:00Z">
        <w:r w:rsidRPr="00396891" w:rsidDel="000B3C2C">
          <w:rPr>
            <w:rFonts w:ascii="Times New Roman" w:eastAsia="SimSun" w:hint="eastAsia"/>
            <w:color w:val="auto"/>
            <w:kern w:val="2"/>
          </w:rPr>
          <w:delText>中担任</w:delText>
        </w:r>
      </w:del>
      <w:ins w:id="101" w:author="KWM" w:date="2025-11-18T01:27:00Z">
        <w:r w:rsidRPr="00396891">
          <w:rPr>
            <w:rFonts w:ascii="Times New Roman" w:eastAsia="SimSun" w:hint="eastAsia"/>
            <w:color w:val="auto"/>
            <w:kern w:val="2"/>
          </w:rPr>
          <w:t>的</w:t>
        </w:r>
      </w:ins>
      <w:ins w:id="102" w:author="Han Zewei" w:date="2025-11-18T07:19:00Z" w16du:dateUtc="2025-11-17T23:19:00Z">
        <w:r w:rsidR="00F402E9">
          <w:rPr>
            <w:rFonts w:ascii="Times New Roman" w:eastAsia="SimSun" w:hint="eastAsia"/>
            <w:color w:val="auto"/>
            <w:kern w:val="2"/>
          </w:rPr>
          <w:t>法定代表人、</w:t>
        </w:r>
      </w:ins>
      <w:r w:rsidRPr="00396891">
        <w:rPr>
          <w:rFonts w:ascii="Times New Roman" w:eastAsia="SimSun" w:hint="eastAsia"/>
          <w:color w:val="auto"/>
          <w:kern w:val="2"/>
        </w:rPr>
        <w:t>董事、经理；同时，李红星先生在</w:t>
      </w:r>
      <w:bookmarkStart w:id="103" w:name="_Hlk214326549"/>
      <w:r>
        <w:rPr>
          <w:rFonts w:ascii="Times New Roman" w:eastAsia="SimSun" w:hint="eastAsia"/>
          <w:color w:val="auto"/>
          <w:kern w:val="2"/>
        </w:rPr>
        <w:t>公司现股东</w:t>
      </w:r>
      <w:ins w:id="104" w:author="KWM" w:date="2025-11-18T01:28:00Z">
        <w:r w:rsidRPr="00396891">
          <w:rPr>
            <w:rFonts w:ascii="Times New Roman" w:eastAsia="SimSun" w:hint="eastAsia"/>
            <w:color w:val="auto"/>
            <w:kern w:val="2"/>
          </w:rPr>
          <w:t>鼎耘科技</w:t>
        </w:r>
      </w:ins>
      <w:bookmarkEnd w:id="103"/>
      <w:del w:id="105" w:author="KWM" w:date="2025-11-18T01:28:00Z">
        <w:r w:rsidRPr="00396891" w:rsidDel="000B3C2C">
          <w:rPr>
            <w:rFonts w:ascii="Times New Roman" w:eastAsia="SimSun" w:hint="eastAsia"/>
            <w:color w:val="auto"/>
            <w:kern w:val="2"/>
          </w:rPr>
          <w:delText>鼎耘科技</w:delText>
        </w:r>
      </w:del>
      <w:r w:rsidRPr="00396891">
        <w:rPr>
          <w:rFonts w:ascii="Times New Roman" w:eastAsia="SimSun" w:hint="eastAsia"/>
          <w:color w:val="auto"/>
          <w:kern w:val="2"/>
        </w:rPr>
        <w:t>担任法定代表人、执行董事、经理。</w:t>
      </w:r>
      <w:bookmarkStart w:id="106" w:name="_Hlk214333299"/>
      <w:bookmarkStart w:id="107" w:name="_Hlk214325251"/>
      <w:ins w:id="108" w:author="KWM" w:date="2025-11-18T01:30:00Z">
        <w:r w:rsidRPr="00396891">
          <w:rPr>
            <w:rFonts w:ascii="Times New Roman" w:eastAsia="SimSun" w:hint="eastAsia"/>
            <w:color w:val="auto"/>
            <w:kern w:val="2"/>
          </w:rPr>
          <w:t>鼎耘产业</w:t>
        </w:r>
      </w:ins>
      <w:ins w:id="109" w:author="KWM" w:date="2025-11-18T04:41:00Z">
        <w:r w:rsidR="00827A98">
          <w:rPr>
            <w:rFonts w:ascii="Times New Roman" w:eastAsia="SimSun" w:hint="eastAsia"/>
            <w:color w:val="auto"/>
            <w:kern w:val="2"/>
          </w:rPr>
          <w:t>与公司现股东</w:t>
        </w:r>
        <w:r w:rsidR="00827A98" w:rsidRPr="00396891">
          <w:rPr>
            <w:rFonts w:ascii="Times New Roman" w:eastAsia="SimSun" w:hint="eastAsia"/>
            <w:color w:val="auto"/>
            <w:kern w:val="2"/>
          </w:rPr>
          <w:t>鼎耘科技</w:t>
        </w:r>
      </w:ins>
      <w:ins w:id="110" w:author="KWM" w:date="2025-11-18T01:38:00Z">
        <w:r w:rsidRPr="00396891">
          <w:rPr>
            <w:rFonts w:ascii="Times New Roman" w:eastAsia="SimSun" w:hint="eastAsia"/>
            <w:color w:val="auto"/>
            <w:kern w:val="2"/>
          </w:rPr>
          <w:t>属于</w:t>
        </w:r>
      </w:ins>
      <w:ins w:id="111" w:author="KWM" w:date="2025-11-18T01:30:00Z">
        <w:r w:rsidRPr="00396891">
          <w:rPr>
            <w:rFonts w:ascii="Times New Roman" w:eastAsia="SimSun" w:hint="eastAsia"/>
            <w:color w:val="auto"/>
            <w:kern w:val="2"/>
          </w:rPr>
          <w:t>《</w:t>
        </w:r>
      </w:ins>
      <w:ins w:id="112" w:author="KWM" w:date="2025-11-18T01:31:00Z">
        <w:r w:rsidRPr="00396891">
          <w:rPr>
            <w:rFonts w:ascii="Times New Roman" w:eastAsia="SimSun" w:hint="eastAsia"/>
            <w:color w:val="auto"/>
            <w:kern w:val="2"/>
          </w:rPr>
          <w:t>上市公司</w:t>
        </w:r>
      </w:ins>
      <w:ins w:id="113" w:author="KWM" w:date="2025-11-18T01:30:00Z">
        <w:r w:rsidRPr="00396891">
          <w:rPr>
            <w:rFonts w:ascii="Times New Roman" w:eastAsia="SimSun" w:hint="eastAsia"/>
            <w:color w:val="auto"/>
            <w:kern w:val="2"/>
          </w:rPr>
          <w:t>收购管理办法》第八十三条</w:t>
        </w:r>
      </w:ins>
      <w:ins w:id="114" w:author="KWM" w:date="2025-11-18T01:32:00Z">
        <w:r w:rsidRPr="00396891">
          <w:rPr>
            <w:rFonts w:ascii="Times New Roman" w:eastAsia="SimSun" w:hint="eastAsia"/>
            <w:color w:val="auto"/>
            <w:kern w:val="2"/>
          </w:rPr>
          <w:t>第二款规定的</w:t>
        </w:r>
      </w:ins>
      <w:ins w:id="115" w:author="KWM" w:date="2025-11-18T01:40:00Z">
        <w:r w:rsidRPr="00396891">
          <w:rPr>
            <w:rFonts w:ascii="Times New Roman" w:eastAsia="SimSun" w:hint="eastAsia"/>
            <w:color w:val="auto"/>
            <w:kern w:val="2"/>
          </w:rPr>
          <w:t>推定一致行动</w:t>
        </w:r>
      </w:ins>
      <w:ins w:id="116" w:author="KWM" w:date="2025-11-18T01:32:00Z">
        <w:r w:rsidRPr="00396891">
          <w:rPr>
            <w:rFonts w:ascii="Times New Roman" w:eastAsia="SimSun" w:hint="eastAsia"/>
            <w:color w:val="auto"/>
            <w:kern w:val="2"/>
          </w:rPr>
          <w:t>情形</w:t>
        </w:r>
      </w:ins>
      <w:ins w:id="117" w:author="KWM" w:date="2025-11-18T03:12:00Z">
        <w:r w:rsidR="0033273A">
          <w:rPr>
            <w:rFonts w:ascii="Times New Roman" w:eastAsia="SimSun" w:hint="eastAsia"/>
            <w:color w:val="auto"/>
            <w:kern w:val="2"/>
          </w:rPr>
          <w:t>。</w:t>
        </w:r>
        <w:bookmarkEnd w:id="106"/>
      </w:ins>
    </w:p>
    <w:p w14:paraId="41C0E418" w14:textId="4B6C983A" w:rsidR="00767CDA" w:rsidRPr="00767CDA" w:rsidDel="00F402E9" w:rsidRDefault="0033273A" w:rsidP="00767CDA">
      <w:pPr>
        <w:pStyle w:val="Default"/>
        <w:snapToGrid w:val="0"/>
        <w:spacing w:beforeLines="50" w:before="156" w:line="360" w:lineRule="auto"/>
        <w:ind w:firstLineChars="200" w:firstLine="480"/>
        <w:rPr>
          <w:del w:id="118" w:author="Han Zewei" w:date="2025-11-18T07:19:00Z" w16du:dateUtc="2025-11-17T23:19:00Z"/>
          <w:rFonts w:ascii="Times New Roman" w:eastAsia="SimSun"/>
          <w:color w:val="auto"/>
          <w:kern w:val="2"/>
        </w:rPr>
      </w:pPr>
      <w:bookmarkStart w:id="119" w:name="_Hlk214333346"/>
      <w:ins w:id="120" w:author="KWM" w:date="2025-11-18T03:12:00Z">
        <w:r>
          <w:rPr>
            <w:rFonts w:ascii="Times New Roman" w:eastAsia="SimSun" w:hint="eastAsia"/>
            <w:color w:val="auto"/>
            <w:kern w:val="2"/>
          </w:rPr>
          <w:lastRenderedPageBreak/>
          <w:t>因此，</w:t>
        </w:r>
      </w:ins>
      <w:bookmarkEnd w:id="119"/>
      <w:r w:rsidR="00396891" w:rsidRPr="00396891">
        <w:rPr>
          <w:rFonts w:ascii="Times New Roman" w:eastAsia="SimSun" w:hint="eastAsia"/>
          <w:color w:val="auto"/>
          <w:kern w:val="2"/>
        </w:rPr>
        <w:t>基于谨慎性原则</w:t>
      </w:r>
      <w:ins w:id="121" w:author="KWM" w:date="2025-11-18T01:39:00Z">
        <w:r w:rsidR="00396891" w:rsidRPr="00396891">
          <w:rPr>
            <w:rFonts w:ascii="Times New Roman" w:eastAsia="SimSun" w:hint="eastAsia"/>
            <w:color w:val="auto"/>
            <w:kern w:val="2"/>
          </w:rPr>
          <w:t>，</w:t>
        </w:r>
      </w:ins>
      <w:bookmarkStart w:id="122" w:name="_Hlk214333354"/>
      <w:ins w:id="123" w:author="KWM" w:date="2025-11-18T01:38:00Z">
        <w:r w:rsidR="00396891" w:rsidRPr="00396891">
          <w:rPr>
            <w:rFonts w:ascii="Times New Roman" w:eastAsia="SimSun" w:hint="eastAsia"/>
            <w:color w:val="auto"/>
            <w:kern w:val="2"/>
          </w:rPr>
          <w:t>鼎耘科技与鼎耘产业</w:t>
        </w:r>
      </w:ins>
      <w:ins w:id="124" w:author="KWM" w:date="2025-11-18T01:41:00Z">
        <w:r w:rsidR="00396891" w:rsidRPr="00396891">
          <w:rPr>
            <w:rFonts w:ascii="Times New Roman" w:eastAsia="SimSun" w:hint="eastAsia"/>
            <w:color w:val="auto"/>
            <w:kern w:val="2"/>
          </w:rPr>
          <w:t>确认</w:t>
        </w:r>
      </w:ins>
      <w:ins w:id="125" w:author="KWM" w:date="2025-11-18T01:43:00Z">
        <w:r w:rsidR="00396891" w:rsidRPr="00396891">
          <w:rPr>
            <w:rFonts w:ascii="Times New Roman" w:eastAsia="SimSun" w:hint="eastAsia"/>
            <w:color w:val="auto"/>
            <w:kern w:val="2"/>
          </w:rPr>
          <w:t>双方</w:t>
        </w:r>
      </w:ins>
      <w:ins w:id="126" w:author="KWM" w:date="2025-11-18T01:41:00Z">
        <w:r w:rsidR="00396891" w:rsidRPr="00396891">
          <w:rPr>
            <w:rFonts w:ascii="Times New Roman" w:eastAsia="SimSun" w:hint="eastAsia"/>
            <w:color w:val="auto"/>
            <w:kern w:val="2"/>
          </w:rPr>
          <w:t>构成</w:t>
        </w:r>
      </w:ins>
      <w:bookmarkEnd w:id="107"/>
      <w:bookmarkEnd w:id="122"/>
      <w:del w:id="127" w:author="KWM" w:date="2025-11-18T01:40:00Z">
        <w:r w:rsidR="00396891" w:rsidRPr="00396891" w:rsidDel="005313D6">
          <w:rPr>
            <w:rFonts w:ascii="Times New Roman" w:eastAsia="SimSun" w:hint="eastAsia"/>
            <w:color w:val="auto"/>
            <w:kern w:val="2"/>
          </w:rPr>
          <w:delText>，</w:delText>
        </w:r>
      </w:del>
      <w:del w:id="128" w:author="KWM" w:date="2025-11-18T01:38:00Z">
        <w:r w:rsidR="00396891" w:rsidRPr="00396891" w:rsidDel="005313D6">
          <w:rPr>
            <w:rFonts w:ascii="Times New Roman" w:eastAsia="SimSun" w:hint="eastAsia"/>
            <w:color w:val="auto"/>
            <w:kern w:val="2"/>
          </w:rPr>
          <w:delText>根据</w:delText>
        </w:r>
      </w:del>
      <w:del w:id="129" w:author="KWM" w:date="2025-11-18T01:30:00Z">
        <w:r w:rsidR="00396891" w:rsidRPr="00396891" w:rsidDel="005313D6">
          <w:rPr>
            <w:rFonts w:ascii="Times New Roman" w:eastAsia="SimSun" w:hint="eastAsia"/>
            <w:color w:val="auto"/>
            <w:kern w:val="2"/>
          </w:rPr>
          <w:delText>《收购管理办法》</w:delText>
        </w:r>
      </w:del>
      <w:del w:id="130" w:author="KWM" w:date="2025-11-18T01:38:00Z">
        <w:r w:rsidR="00396891" w:rsidRPr="00396891" w:rsidDel="005313D6">
          <w:rPr>
            <w:rFonts w:ascii="Times New Roman" w:eastAsia="SimSun" w:hint="eastAsia"/>
            <w:color w:val="auto"/>
            <w:kern w:val="2"/>
          </w:rPr>
          <w:delText>，</w:delText>
        </w:r>
      </w:del>
      <w:del w:id="131" w:author="KWM" w:date="2025-11-18T01:30:00Z">
        <w:r w:rsidR="00396891" w:rsidRPr="00396891" w:rsidDel="000B3C2C">
          <w:rPr>
            <w:rFonts w:ascii="Times New Roman" w:eastAsia="SimSun" w:hint="eastAsia"/>
            <w:color w:val="auto"/>
            <w:kern w:val="2"/>
          </w:rPr>
          <w:delText>鼎耘科技为鼎耘产业</w:delText>
        </w:r>
      </w:del>
      <w:del w:id="132" w:author="KWM" w:date="2025-11-18T01:38:00Z">
        <w:r w:rsidR="00396891" w:rsidRPr="00396891" w:rsidDel="005313D6">
          <w:rPr>
            <w:rFonts w:ascii="Times New Roman" w:eastAsia="SimSun" w:hint="eastAsia"/>
            <w:color w:val="auto"/>
            <w:kern w:val="2"/>
          </w:rPr>
          <w:delText>本次收购</w:delText>
        </w:r>
      </w:del>
      <w:del w:id="133" w:author="KWM" w:date="2025-11-18T01:40:00Z">
        <w:r w:rsidR="00396891" w:rsidRPr="00396891" w:rsidDel="005313D6">
          <w:rPr>
            <w:rFonts w:ascii="Times New Roman" w:eastAsia="SimSun" w:hint="eastAsia"/>
            <w:color w:val="auto"/>
            <w:kern w:val="2"/>
          </w:rPr>
          <w:delText>的</w:delText>
        </w:r>
      </w:del>
      <w:bookmarkStart w:id="134" w:name="_Hlk214325265"/>
      <w:r w:rsidR="00396891" w:rsidRPr="00396891">
        <w:rPr>
          <w:rFonts w:ascii="Times New Roman" w:eastAsia="SimSun" w:hint="eastAsia"/>
          <w:color w:val="auto"/>
          <w:kern w:val="2"/>
        </w:rPr>
        <w:t>一致行动人</w:t>
      </w:r>
      <w:bookmarkEnd w:id="134"/>
      <w:del w:id="135" w:author="KWM" w:date="2025-11-18T01:43:00Z">
        <w:r w:rsidR="00396891" w:rsidRPr="00396891" w:rsidDel="006F2D21">
          <w:rPr>
            <w:rFonts w:ascii="Times New Roman" w:eastAsia="SimSun" w:hint="eastAsia"/>
            <w:color w:val="auto"/>
            <w:kern w:val="2"/>
          </w:rPr>
          <w:delText>。</w:delText>
        </w:r>
      </w:del>
      <w:ins w:id="136" w:author="KWM" w:date="2025-11-18T01:43:00Z">
        <w:r w:rsidR="00396891" w:rsidRPr="00396891">
          <w:rPr>
            <w:rFonts w:ascii="Times New Roman" w:eastAsia="SimSun" w:hint="eastAsia"/>
            <w:color w:val="auto"/>
            <w:kern w:val="2"/>
          </w:rPr>
          <w:t>，</w:t>
        </w:r>
        <w:bookmarkStart w:id="137" w:name="_Hlk214325281"/>
        <w:r w:rsidR="00396891" w:rsidRPr="00396891">
          <w:rPr>
            <w:rFonts w:ascii="Times New Roman" w:eastAsia="SimSun" w:hint="eastAsia"/>
            <w:color w:val="auto"/>
            <w:kern w:val="2"/>
          </w:rPr>
          <w:t>并</w:t>
        </w:r>
      </w:ins>
      <w:ins w:id="138" w:author="KWM" w:date="2025-11-18T03:13:00Z">
        <w:r w:rsidRPr="00767CDA">
          <w:rPr>
            <w:rFonts w:ascii="Times New Roman" w:eastAsia="SimSun" w:hint="eastAsia"/>
            <w:color w:val="auto"/>
            <w:kern w:val="2"/>
          </w:rPr>
          <w:t>为</w:t>
        </w:r>
        <w:r>
          <w:rPr>
            <w:rFonts w:ascii="Times New Roman" w:eastAsia="SimSun" w:hint="eastAsia"/>
            <w:color w:val="auto"/>
            <w:kern w:val="2"/>
          </w:rPr>
          <w:t>了</w:t>
        </w:r>
        <w:r w:rsidRPr="00767CDA">
          <w:rPr>
            <w:rFonts w:ascii="Times New Roman" w:eastAsia="SimSun" w:hint="eastAsia"/>
            <w:color w:val="auto"/>
            <w:kern w:val="2"/>
          </w:rPr>
          <w:t>给公司持续健康发展奠定坚实的管理基石，维持公司控制权的稳定</w:t>
        </w:r>
        <w:r>
          <w:rPr>
            <w:rFonts w:ascii="Times New Roman" w:eastAsia="SimSun" w:hint="eastAsia"/>
            <w:color w:val="auto"/>
            <w:kern w:val="2"/>
          </w:rPr>
          <w:t>性</w:t>
        </w:r>
        <w:r w:rsidRPr="00767CDA">
          <w:rPr>
            <w:rFonts w:ascii="Times New Roman" w:eastAsia="SimSun" w:hint="eastAsia"/>
            <w:color w:val="auto"/>
            <w:kern w:val="2"/>
          </w:rPr>
          <w:t>，保持公司重大事项决策的一致性，</w:t>
        </w:r>
      </w:ins>
      <w:bookmarkStart w:id="139" w:name="_Hlk214333414"/>
      <w:ins w:id="140" w:author="KWM" w:date="2025-11-18T03:20:00Z">
        <w:r w:rsidRPr="00396891">
          <w:rPr>
            <w:rFonts w:ascii="Times New Roman" w:eastAsia="SimSun" w:hint="eastAsia"/>
            <w:color w:val="auto"/>
            <w:kern w:val="2"/>
          </w:rPr>
          <w:t>鼎耘科技同意与鼎耘产业保持一致行动</w:t>
        </w:r>
        <w:r>
          <w:rPr>
            <w:rFonts w:ascii="Times New Roman" w:eastAsia="SimSun" w:hint="eastAsia"/>
            <w:color w:val="auto"/>
            <w:kern w:val="2"/>
          </w:rPr>
          <w:t>，</w:t>
        </w:r>
      </w:ins>
      <w:ins w:id="141" w:author="KWM" w:date="2025-11-18T03:13:00Z">
        <w:r>
          <w:rPr>
            <w:rFonts w:ascii="Times New Roman" w:eastAsia="SimSun" w:hint="eastAsia"/>
            <w:color w:val="auto"/>
            <w:kern w:val="2"/>
          </w:rPr>
          <w:t>双方</w:t>
        </w:r>
      </w:ins>
      <w:ins w:id="142" w:author="KWM" w:date="2025-11-18T01:43:00Z">
        <w:r w:rsidR="00396891" w:rsidRPr="00396891">
          <w:rPr>
            <w:rFonts w:ascii="Times New Roman" w:eastAsia="SimSun" w:hint="eastAsia"/>
            <w:color w:val="auto"/>
            <w:kern w:val="2"/>
          </w:rPr>
          <w:t>于</w:t>
        </w:r>
        <w:bookmarkEnd w:id="139"/>
        <w:r w:rsidR="00396891" w:rsidRPr="00396891">
          <w:rPr>
            <w:rFonts w:ascii="Times New Roman" w:eastAsia="SimSun" w:hint="eastAsia"/>
            <w:color w:val="auto"/>
            <w:kern w:val="2"/>
          </w:rPr>
          <w:t>2</w:t>
        </w:r>
        <w:r w:rsidR="00396891" w:rsidRPr="00396891">
          <w:rPr>
            <w:rFonts w:ascii="Times New Roman" w:eastAsia="SimSun"/>
            <w:color w:val="auto"/>
            <w:kern w:val="2"/>
          </w:rPr>
          <w:t>025</w:t>
        </w:r>
        <w:r w:rsidR="00396891" w:rsidRPr="00396891">
          <w:rPr>
            <w:rFonts w:ascii="Times New Roman" w:eastAsia="SimSun" w:hint="eastAsia"/>
            <w:color w:val="auto"/>
            <w:kern w:val="2"/>
          </w:rPr>
          <w:t>年</w:t>
        </w:r>
        <w:r w:rsidR="00396891" w:rsidRPr="00396891">
          <w:rPr>
            <w:rFonts w:ascii="Times New Roman" w:eastAsia="SimSun" w:hint="eastAsia"/>
            <w:color w:val="auto"/>
            <w:kern w:val="2"/>
          </w:rPr>
          <w:t>1</w:t>
        </w:r>
        <w:r w:rsidR="00396891" w:rsidRPr="00396891">
          <w:rPr>
            <w:rFonts w:ascii="Times New Roman" w:eastAsia="SimSun"/>
            <w:color w:val="auto"/>
            <w:kern w:val="2"/>
          </w:rPr>
          <w:t>1</w:t>
        </w:r>
        <w:r w:rsidR="00396891" w:rsidRPr="00396891">
          <w:rPr>
            <w:rFonts w:ascii="Times New Roman" w:eastAsia="SimSun" w:hint="eastAsia"/>
            <w:color w:val="auto"/>
            <w:kern w:val="2"/>
          </w:rPr>
          <w:t>月</w:t>
        </w:r>
        <w:r w:rsidR="00396891" w:rsidRPr="00396891">
          <w:rPr>
            <w:rFonts w:ascii="Times New Roman" w:eastAsia="SimSun" w:hint="eastAsia"/>
            <w:color w:val="auto"/>
            <w:kern w:val="2"/>
          </w:rPr>
          <w:t>1</w:t>
        </w:r>
        <w:r w:rsidR="00396891" w:rsidRPr="00396891">
          <w:rPr>
            <w:rFonts w:ascii="Times New Roman" w:eastAsia="SimSun"/>
            <w:color w:val="auto"/>
            <w:kern w:val="2"/>
          </w:rPr>
          <w:t>8</w:t>
        </w:r>
        <w:r w:rsidR="00396891" w:rsidRPr="00396891">
          <w:rPr>
            <w:rFonts w:ascii="Times New Roman" w:eastAsia="SimSun" w:hint="eastAsia"/>
            <w:color w:val="auto"/>
            <w:kern w:val="2"/>
          </w:rPr>
          <w:t>日签署了《一致行动协议》</w:t>
        </w:r>
      </w:ins>
      <w:ins w:id="143" w:author="KWM" w:date="2025-11-18T01:44:00Z">
        <w:r w:rsidR="00396891" w:rsidRPr="00396891">
          <w:rPr>
            <w:rFonts w:ascii="Times New Roman" w:eastAsia="SimSun" w:hint="eastAsia"/>
            <w:color w:val="auto"/>
            <w:kern w:val="2"/>
          </w:rPr>
          <w:t>，</w:t>
        </w:r>
      </w:ins>
      <w:bookmarkStart w:id="144" w:name="_Hlk214333430"/>
      <w:bookmarkEnd w:id="137"/>
      <w:ins w:id="145" w:author="KWM" w:date="2025-11-18T03:13:00Z">
        <w:r>
          <w:rPr>
            <w:rFonts w:ascii="Times New Roman" w:eastAsia="SimSun" w:hint="eastAsia"/>
            <w:color w:val="auto"/>
            <w:kern w:val="2"/>
          </w:rPr>
          <w:t>一致行动期限</w:t>
        </w:r>
        <w:r w:rsidRPr="00CF36EB">
          <w:rPr>
            <w:rFonts w:ascii="Times New Roman" w:eastAsia="SimSun" w:hint="eastAsia"/>
            <w:color w:val="auto"/>
            <w:kern w:val="2"/>
            <w:highlight w:val="yellow"/>
            <w:rPrChange w:id="146" w:author="KWM" w:date="2025-11-18T03:28:00Z">
              <w:rPr>
                <w:rFonts w:ascii="Times New Roman" w:eastAsia="SimSun" w:hint="eastAsia"/>
                <w:color w:val="auto"/>
                <w:kern w:val="2"/>
              </w:rPr>
            </w:rPrChange>
          </w:rPr>
          <w:t>自</w:t>
        </w:r>
      </w:ins>
      <w:ins w:id="147" w:author="KWM" w:date="2025-11-18T03:18:00Z">
        <w:r w:rsidRPr="00CF36EB">
          <w:rPr>
            <w:rFonts w:ascii="Times New Roman" w:eastAsia="SimSun" w:hint="eastAsia"/>
            <w:color w:val="auto"/>
            <w:kern w:val="2"/>
            <w:highlight w:val="yellow"/>
            <w:rPrChange w:id="148" w:author="KWM" w:date="2025-11-18T03:28:00Z">
              <w:rPr>
                <w:rFonts w:ascii="Times New Roman" w:eastAsia="SimSun" w:hint="eastAsia"/>
                <w:color w:val="auto"/>
                <w:kern w:val="2"/>
              </w:rPr>
            </w:rPrChange>
          </w:rPr>
          <w:t>鼎耘科技</w:t>
        </w:r>
        <w:r w:rsidRPr="0033273A">
          <w:rPr>
            <w:rFonts w:ascii="Times New Roman" w:eastAsia="SimSun" w:hint="eastAsia"/>
            <w:color w:val="auto"/>
            <w:kern w:val="2"/>
            <w:highlight w:val="yellow"/>
            <w:rPrChange w:id="149" w:author="KWM" w:date="2025-11-18T03:18:00Z">
              <w:rPr>
                <w:rFonts w:ascii="Times New Roman" w:eastAsia="SimSun" w:hint="eastAsia"/>
                <w:color w:val="auto"/>
                <w:kern w:val="2"/>
              </w:rPr>
            </w:rPrChange>
          </w:rPr>
          <w:t>在本次发行中认购的股份在中国登记结算公司深圳分公司登记为</w:t>
        </w:r>
      </w:ins>
      <w:ins w:id="150" w:author="KWM" w:date="2025-11-18T03:19:00Z">
        <w:r w:rsidRPr="0033273A">
          <w:rPr>
            <w:rFonts w:ascii="Times New Roman" w:eastAsia="SimSun" w:hint="eastAsia"/>
            <w:color w:val="auto"/>
            <w:kern w:val="2"/>
            <w:highlight w:val="yellow"/>
            <w:rPrChange w:id="151" w:author="KWM" w:date="2025-11-18T03:19:00Z">
              <w:rPr>
                <w:rFonts w:ascii="Times New Roman" w:eastAsia="SimSun" w:hint="eastAsia"/>
                <w:color w:val="auto"/>
                <w:kern w:val="2"/>
              </w:rPr>
            </w:rPrChange>
          </w:rPr>
          <w:t>鼎耘科技</w:t>
        </w:r>
      </w:ins>
      <w:ins w:id="152" w:author="KWM" w:date="2025-11-18T03:18:00Z">
        <w:r w:rsidRPr="0033273A">
          <w:rPr>
            <w:rFonts w:ascii="Times New Roman" w:eastAsia="SimSun" w:hint="eastAsia"/>
            <w:color w:val="auto"/>
            <w:kern w:val="2"/>
            <w:highlight w:val="yellow"/>
            <w:rPrChange w:id="153" w:author="KWM" w:date="2025-11-18T03:18:00Z">
              <w:rPr>
                <w:rFonts w:ascii="Times New Roman" w:eastAsia="SimSun" w:hint="eastAsia"/>
                <w:color w:val="auto"/>
                <w:kern w:val="2"/>
              </w:rPr>
            </w:rPrChange>
          </w:rPr>
          <w:t>名下之日起</w:t>
        </w:r>
      </w:ins>
      <w:bookmarkEnd w:id="144"/>
      <w:r w:rsidR="00396891" w:rsidRPr="00396891">
        <w:rPr>
          <w:rFonts w:ascii="Times New Roman" w:eastAsia="SimSun" w:hint="eastAsia"/>
          <w:color w:val="auto"/>
          <w:kern w:val="2"/>
        </w:rPr>
        <w:t>。</w:t>
      </w:r>
      <w:bookmarkEnd w:id="94"/>
    </w:p>
    <w:p w14:paraId="1FFB540C" w14:textId="77777777" w:rsidR="00B21FB2" w:rsidRPr="00B21FB2" w:rsidRDefault="00767CDA" w:rsidP="00F402E9">
      <w:pPr>
        <w:pStyle w:val="Default"/>
        <w:snapToGrid w:val="0"/>
        <w:spacing w:beforeLines="50" w:before="156" w:line="360" w:lineRule="auto"/>
        <w:ind w:firstLineChars="200" w:firstLine="480"/>
        <w:rPr>
          <w:rFonts w:ascii="Times New Roman" w:eastAsia="SimSun"/>
          <w:color w:val="auto"/>
          <w:kern w:val="2"/>
        </w:rPr>
        <w:pPrChange w:id="154" w:author="Han Zewei" w:date="2025-11-18T07:19:00Z" w16du:dateUtc="2025-11-17T23:19:00Z">
          <w:pPr>
            <w:pStyle w:val="Default"/>
            <w:snapToGrid w:val="0"/>
            <w:spacing w:beforeLines="50" w:before="156" w:line="360" w:lineRule="auto"/>
            <w:ind w:firstLineChars="200" w:firstLine="480"/>
            <w:jc w:val="both"/>
          </w:pPr>
        </w:pPrChange>
      </w:pPr>
      <w:del w:id="155" w:author="KWM" w:date="2025-11-18T03:13:00Z">
        <w:r w:rsidRPr="00767CDA" w:rsidDel="0033273A">
          <w:rPr>
            <w:rFonts w:ascii="Times New Roman" w:eastAsia="SimSun" w:hint="eastAsia"/>
            <w:color w:val="auto"/>
            <w:kern w:val="2"/>
          </w:rPr>
          <w:delText>为给公司持续健康发展奠定坚实的管理基石，维持公司控制权的稳定，保持公司重大事项决策的一致性，</w:delText>
        </w:r>
      </w:del>
      <w:del w:id="156" w:author="KWM" w:date="2025-11-18T03:22:00Z">
        <w:r w:rsidRPr="00767CDA" w:rsidDel="00CF36EB">
          <w:rPr>
            <w:rFonts w:ascii="Times New Roman" w:eastAsia="SimSun" w:hint="eastAsia"/>
            <w:color w:val="auto"/>
            <w:kern w:val="2"/>
          </w:rPr>
          <w:delText>2025</w:delText>
        </w:r>
        <w:r w:rsidRPr="00767CDA" w:rsidDel="00CF36EB">
          <w:rPr>
            <w:rFonts w:ascii="Times New Roman" w:eastAsia="SimSun" w:hint="eastAsia"/>
            <w:color w:val="auto"/>
            <w:kern w:val="2"/>
          </w:rPr>
          <w:delText>年</w:delText>
        </w:r>
        <w:r w:rsidRPr="00767CDA" w:rsidDel="00CF36EB">
          <w:rPr>
            <w:rFonts w:ascii="Times New Roman" w:eastAsia="SimSun" w:hint="eastAsia"/>
            <w:color w:val="auto"/>
            <w:kern w:val="2"/>
          </w:rPr>
          <w:delText>11</w:delText>
        </w:r>
        <w:r w:rsidRPr="00767CDA" w:rsidDel="00CF36EB">
          <w:rPr>
            <w:rFonts w:ascii="Times New Roman" w:eastAsia="SimSun" w:hint="eastAsia"/>
            <w:color w:val="auto"/>
            <w:kern w:val="2"/>
          </w:rPr>
          <w:delText>月</w:delText>
        </w:r>
        <w:r w:rsidRPr="00767CDA" w:rsidDel="00CF36EB">
          <w:rPr>
            <w:rFonts w:ascii="Times New Roman" w:eastAsia="SimSun" w:hint="eastAsia"/>
            <w:color w:val="auto"/>
            <w:kern w:val="2"/>
          </w:rPr>
          <w:delText>18</w:delText>
        </w:r>
        <w:r w:rsidRPr="00767CDA" w:rsidDel="00CF36EB">
          <w:rPr>
            <w:rFonts w:ascii="Times New Roman" w:eastAsia="SimSun" w:hint="eastAsia"/>
            <w:color w:val="auto"/>
            <w:kern w:val="2"/>
          </w:rPr>
          <w:delText>日，鼎耘产业与鼎耘科技签署《一致行动协议》，</w:delText>
        </w:r>
        <w:r w:rsidRPr="0033273A" w:rsidDel="00CF36EB">
          <w:rPr>
            <w:rFonts w:ascii="Times New Roman" w:eastAsia="SimSun" w:hint="eastAsia"/>
            <w:color w:val="auto"/>
            <w:kern w:val="2"/>
            <w:highlight w:val="yellow"/>
            <w:rPrChange w:id="157" w:author="KWM" w:date="2025-11-18T03:19:00Z">
              <w:rPr>
                <w:rFonts w:ascii="Times New Roman" w:eastAsia="SimSun" w:hint="eastAsia"/>
                <w:color w:val="auto"/>
                <w:kern w:val="2"/>
              </w:rPr>
            </w:rPrChange>
          </w:rPr>
          <w:delText>协议约定自鼎耘产业成为上市公司控股股东之日起</w:delText>
        </w:r>
        <w:r w:rsidRPr="00767CDA" w:rsidDel="00CF36EB">
          <w:rPr>
            <w:rFonts w:ascii="Times New Roman" w:eastAsia="SimSun" w:hint="eastAsia"/>
            <w:color w:val="auto"/>
            <w:kern w:val="2"/>
          </w:rPr>
          <w:delText>，在上市公司股东会、董事会就任何事项进行会议召集、提案、表决时，鼎耘科技应采取一致行动保持与鼎耘产业投票的一致性，且遵循鼎耘产业的决定</w:delText>
        </w:r>
        <w:r w:rsidRPr="00767CDA" w:rsidDel="00CF36EB">
          <w:rPr>
            <w:rFonts w:ascii="Times New Roman" w:eastAsia="SimSun" w:hint="eastAsia"/>
            <w:color w:val="auto"/>
            <w:kern w:val="2"/>
          </w:rPr>
          <w:delText>/</w:delText>
        </w:r>
        <w:r w:rsidRPr="00767CDA" w:rsidDel="00CF36EB">
          <w:rPr>
            <w:rFonts w:ascii="Times New Roman" w:eastAsia="SimSun" w:hint="eastAsia"/>
            <w:color w:val="auto"/>
            <w:kern w:val="2"/>
          </w:rPr>
          <w:delText>决策意见，以鼎耘产业对上市公司相关股东会、董事会事项的一致意见为准，上述一致行动的事项包括但不限于下列目标公司股东会和董事会上的召集权、提案权、表决权。一致行动期限为双方均持有上市公司股份的期间。</w:delText>
        </w:r>
      </w:del>
    </w:p>
    <w:p w14:paraId="07D41659" w14:textId="77777777" w:rsidR="00EC378B" w:rsidRPr="004C1CEC" w:rsidRDefault="0033273A" w:rsidP="00E7526E">
      <w:pPr>
        <w:pStyle w:val="Default"/>
        <w:snapToGrid w:val="0"/>
        <w:spacing w:beforeLines="50" w:before="156" w:line="360" w:lineRule="auto"/>
        <w:ind w:firstLineChars="200" w:firstLine="480"/>
        <w:jc w:val="both"/>
        <w:rPr>
          <w:rFonts w:ascii="Times New Roman" w:eastAsia="PMingLiU"/>
        </w:rPr>
      </w:pPr>
      <w:ins w:id="158" w:author="KWM" w:date="2025-11-18T03:20:00Z">
        <w:r>
          <w:rPr>
            <w:rFonts w:ascii="Times New Roman" w:eastAsia="SimSun" w:hint="eastAsia"/>
            <w:szCs w:val="20"/>
            <w:lang w:val="zh-TW" w:bidi="zh-TW"/>
          </w:rPr>
          <w:t>综合上述，</w:t>
        </w:r>
      </w:ins>
      <w:r w:rsidR="00767CDA">
        <w:rPr>
          <w:rFonts w:ascii="Times New Roman" w:eastAsia="SimSun" w:hint="eastAsia"/>
          <w:szCs w:val="20"/>
          <w:lang w:val="zh-TW" w:bidi="zh-TW"/>
        </w:rPr>
        <w:t>按特定对象认购股份数量上限计算，本次向特定对象发行股票完成后，</w:t>
      </w:r>
      <w:r w:rsidR="00767CDA">
        <w:rPr>
          <w:rFonts w:ascii="Times New Roman" w:eastAsia="SimSun" w:hint="eastAsia"/>
          <w:lang w:val="zh-TW" w:bidi="zh-TW"/>
        </w:rPr>
        <w:t>鼎耘产业</w:t>
      </w:r>
      <w:r w:rsidR="00767CDA">
        <w:rPr>
          <w:rFonts w:ascii="Times New Roman" w:eastAsia="SimSun" w:hint="eastAsia"/>
          <w:szCs w:val="20"/>
          <w:lang w:val="zh-TW" w:bidi="zh-TW"/>
        </w:rPr>
        <w:t>将持有上市公司股份数量为</w:t>
      </w:r>
      <w:r w:rsidR="00767CDA">
        <w:rPr>
          <w:rFonts w:ascii="Times New Roman" w:eastAsia="PMingLiU"/>
          <w:lang w:val="zh-TW" w:bidi="zh-TW"/>
        </w:rPr>
        <w:t>53,649,956</w:t>
      </w:r>
      <w:r w:rsidR="00767CDA">
        <w:rPr>
          <w:rFonts w:ascii="Times New Roman" w:eastAsia="SimSun"/>
          <w:lang w:val="zh-TW" w:bidi="zh-TW"/>
        </w:rPr>
        <w:t>股</w:t>
      </w:r>
      <w:r w:rsidR="00767CDA">
        <w:rPr>
          <w:rFonts w:ascii="Times New Roman" w:eastAsia="SimSun"/>
          <w:szCs w:val="20"/>
          <w:lang w:val="zh-TW" w:bidi="zh-TW"/>
        </w:rPr>
        <w:t>，</w:t>
      </w:r>
      <w:r w:rsidR="00767CDA" w:rsidRPr="009305E8">
        <w:rPr>
          <w:rFonts w:ascii="Times New Roman" w:eastAsia="SimSun"/>
          <w:szCs w:val="20"/>
          <w:lang w:val="zh-TW" w:bidi="zh-TW"/>
        </w:rPr>
        <w:t>占上市公司本次发行后总股本的比例为</w:t>
      </w:r>
      <w:r w:rsidR="00767CDA">
        <w:rPr>
          <w:rFonts w:ascii="Times New Roman" w:eastAsia="SimSun" w:hint="eastAsia"/>
          <w:szCs w:val="20"/>
          <w:lang w:val="zh-TW" w:bidi="zh-TW"/>
        </w:rPr>
        <w:t>2</w:t>
      </w:r>
      <w:r w:rsidR="00767CDA">
        <w:rPr>
          <w:rFonts w:ascii="Times New Roman" w:hint="eastAsia"/>
          <w:szCs w:val="20"/>
          <w:lang w:val="zh-TW" w:bidi="zh-TW"/>
        </w:rPr>
        <w:t>1</w:t>
      </w:r>
      <w:r w:rsidR="00767CDA">
        <w:rPr>
          <w:rFonts w:ascii="Times New Roman" w:eastAsia="PMingLiU" w:hint="eastAsia"/>
          <w:szCs w:val="20"/>
          <w:lang w:val="zh-TW" w:bidi="zh-TW"/>
        </w:rPr>
        <w:t>.</w:t>
      </w:r>
      <w:r w:rsidR="00767CDA">
        <w:rPr>
          <w:rFonts w:ascii="Times New Roman" w:hint="eastAsia"/>
          <w:szCs w:val="20"/>
          <w:lang w:val="zh-TW" w:bidi="zh-TW"/>
        </w:rPr>
        <w:t>7</w:t>
      </w:r>
      <w:r w:rsidR="00767CDA">
        <w:rPr>
          <w:rFonts w:ascii="Times New Roman" w:eastAsia="PMingLiU"/>
          <w:szCs w:val="20"/>
          <w:lang w:val="zh-TW" w:bidi="zh-TW"/>
        </w:rPr>
        <w:t>1</w:t>
      </w:r>
      <w:r w:rsidR="00767CDA">
        <w:rPr>
          <w:rFonts w:ascii="Times New Roman" w:eastAsia="SimSun"/>
          <w:szCs w:val="20"/>
          <w:lang w:val="zh-TW" w:bidi="zh-TW"/>
        </w:rPr>
        <w:t>%</w:t>
      </w:r>
      <w:r w:rsidR="00767CDA">
        <w:rPr>
          <w:rFonts w:ascii="Times New Roman" w:eastAsia="SimSun" w:hint="eastAsia"/>
          <w:szCs w:val="20"/>
          <w:lang w:val="zh-TW" w:bidi="zh-TW"/>
        </w:rPr>
        <w:t>；</w:t>
      </w:r>
      <w:r w:rsidR="00767CDA" w:rsidRPr="009305E8">
        <w:rPr>
          <w:rFonts w:ascii="Times New Roman" w:eastAsia="SimSun" w:hint="eastAsia"/>
          <w:szCs w:val="20"/>
          <w:lang w:val="zh-TW" w:bidi="zh-TW"/>
        </w:rPr>
        <w:t>一致行动人鼎耘科技直接持有上市公司</w:t>
      </w:r>
      <w:r w:rsidR="00767CDA" w:rsidRPr="009305E8">
        <w:rPr>
          <w:rFonts w:ascii="Times New Roman" w:eastAsia="SimSun"/>
          <w:szCs w:val="20"/>
          <w:lang w:val="zh-TW" w:bidi="zh-TW"/>
        </w:rPr>
        <w:t>27,273,330</w:t>
      </w:r>
      <w:r w:rsidR="00767CDA" w:rsidRPr="009305E8">
        <w:rPr>
          <w:rFonts w:ascii="Times New Roman" w:eastAsia="SimSun"/>
          <w:szCs w:val="20"/>
          <w:lang w:val="zh-TW" w:bidi="zh-TW"/>
        </w:rPr>
        <w:t>股股票，占上市公司本次发行后总股本的比例为</w:t>
      </w:r>
      <w:r w:rsidR="00767CDA" w:rsidRPr="009305E8">
        <w:rPr>
          <w:rFonts w:ascii="Times New Roman" w:eastAsia="SimSun"/>
          <w:szCs w:val="20"/>
          <w:lang w:val="zh-TW" w:bidi="zh-TW"/>
        </w:rPr>
        <w:t>1</w:t>
      </w:r>
      <w:r w:rsidR="00767CDA">
        <w:rPr>
          <w:rFonts w:ascii="Times New Roman" w:hint="eastAsia"/>
          <w:szCs w:val="20"/>
          <w:lang w:val="zh-TW" w:bidi="zh-TW"/>
        </w:rPr>
        <w:t>1</w:t>
      </w:r>
      <w:r w:rsidR="00767CDA" w:rsidRPr="009305E8">
        <w:rPr>
          <w:rFonts w:ascii="Times New Roman" w:eastAsia="SimSun"/>
          <w:szCs w:val="20"/>
          <w:lang w:val="zh-TW" w:bidi="zh-TW"/>
        </w:rPr>
        <w:t>.</w:t>
      </w:r>
      <w:r w:rsidR="00767CDA">
        <w:rPr>
          <w:rFonts w:ascii="Times New Roman" w:hint="eastAsia"/>
          <w:szCs w:val="20"/>
          <w:lang w:val="zh-TW" w:bidi="zh-TW"/>
        </w:rPr>
        <w:t>0</w:t>
      </w:r>
      <w:r w:rsidR="00767CDA">
        <w:rPr>
          <w:rFonts w:ascii="Times New Roman" w:eastAsia="PMingLiU"/>
          <w:szCs w:val="20"/>
          <w:lang w:val="zh-TW" w:bidi="zh-TW"/>
        </w:rPr>
        <w:t>4</w:t>
      </w:r>
      <w:r w:rsidR="00767CDA" w:rsidRPr="009305E8">
        <w:rPr>
          <w:rFonts w:ascii="Times New Roman" w:eastAsia="SimSun"/>
          <w:szCs w:val="20"/>
          <w:lang w:val="zh-TW" w:bidi="zh-TW"/>
        </w:rPr>
        <w:t>%</w:t>
      </w:r>
      <w:r w:rsidR="00767CDA">
        <w:rPr>
          <w:rFonts w:ascii="Times New Roman" w:eastAsia="SimSun"/>
          <w:szCs w:val="20"/>
          <w:lang w:val="zh-TW" w:bidi="zh-TW"/>
        </w:rPr>
        <w:t>。本次</w:t>
      </w:r>
      <w:r w:rsidR="00767CDA">
        <w:rPr>
          <w:rFonts w:ascii="Times New Roman" w:eastAsia="SimSun" w:hint="eastAsia"/>
          <w:szCs w:val="20"/>
          <w:lang w:val="zh-TW" w:bidi="zh-TW"/>
        </w:rPr>
        <w:t>发行完成</w:t>
      </w:r>
      <w:r w:rsidR="00767CDA" w:rsidRPr="009305E8">
        <w:rPr>
          <w:rFonts w:ascii="Times New Roman" w:eastAsia="SimSun"/>
          <w:szCs w:val="20"/>
          <w:lang w:val="zh-TW" w:bidi="zh-TW"/>
        </w:rPr>
        <w:t>后，</w:t>
      </w:r>
      <w:r w:rsidR="00767CDA">
        <w:rPr>
          <w:rFonts w:ascii="Times New Roman" w:eastAsia="SimSun" w:hint="eastAsia"/>
          <w:lang w:val="zh-TW" w:bidi="zh-TW"/>
        </w:rPr>
        <w:t>鼎耘产业</w:t>
      </w:r>
      <w:r w:rsidR="00767CDA" w:rsidRPr="009305E8">
        <w:rPr>
          <w:rFonts w:ascii="Times New Roman" w:eastAsia="SimSun"/>
          <w:szCs w:val="20"/>
          <w:lang w:val="zh-TW" w:bidi="zh-TW"/>
        </w:rPr>
        <w:t>及</w:t>
      </w:r>
      <w:ins w:id="159" w:author="KWM" w:date="2025-11-18T03:22:00Z">
        <w:r w:rsidR="00CF36EB">
          <w:rPr>
            <w:rFonts w:ascii="Times New Roman" w:eastAsia="SimSun" w:hint="eastAsia"/>
            <w:szCs w:val="20"/>
            <w:lang w:val="zh-TW" w:bidi="zh-TW"/>
          </w:rPr>
          <w:t>其</w:t>
        </w:r>
      </w:ins>
      <w:r w:rsidR="00767CDA" w:rsidRPr="009305E8">
        <w:rPr>
          <w:rFonts w:ascii="Times New Roman" w:eastAsia="SimSun"/>
          <w:szCs w:val="20"/>
          <w:lang w:val="zh-TW" w:bidi="zh-TW"/>
        </w:rPr>
        <w:t>一致行动人合计持有公司</w:t>
      </w:r>
      <w:r w:rsidR="00767CDA" w:rsidRPr="0073290A">
        <w:rPr>
          <w:rFonts w:ascii="Times New Roman" w:eastAsia="SimSun" w:hint="eastAsia"/>
          <w:lang w:val="zh-TW" w:bidi="zh-TW"/>
        </w:rPr>
        <w:t>8</w:t>
      </w:r>
      <w:r w:rsidR="00767CDA" w:rsidRPr="0073290A">
        <w:rPr>
          <w:rFonts w:ascii="Times New Roman" w:eastAsia="SimSun"/>
          <w:lang w:val="zh-TW" w:bidi="zh-TW"/>
        </w:rPr>
        <w:t>0</w:t>
      </w:r>
      <w:r w:rsidR="00767CDA" w:rsidRPr="0073290A">
        <w:rPr>
          <w:rFonts w:ascii="Times New Roman" w:eastAsia="SimSun" w:hint="eastAsia"/>
          <w:lang w:val="zh-TW" w:bidi="zh-TW"/>
        </w:rPr>
        <w:t>,</w:t>
      </w:r>
      <w:r w:rsidR="00767CDA">
        <w:rPr>
          <w:rFonts w:ascii="Times New Roman" w:eastAsia="SimSun"/>
          <w:lang w:val="zh-TW" w:bidi="zh-TW"/>
        </w:rPr>
        <w:t>9</w:t>
      </w:r>
      <w:r w:rsidR="00767CDA">
        <w:rPr>
          <w:rFonts w:ascii="Times New Roman" w:eastAsia="PMingLiU"/>
          <w:lang w:val="zh-TW" w:bidi="zh-TW"/>
        </w:rPr>
        <w:t>23</w:t>
      </w:r>
      <w:r w:rsidR="00767CDA">
        <w:rPr>
          <w:rFonts w:ascii="Times New Roman" w:eastAsia="SimSun"/>
          <w:lang w:val="zh-TW" w:bidi="zh-TW"/>
        </w:rPr>
        <w:t>,</w:t>
      </w:r>
      <w:r w:rsidR="00767CDA">
        <w:rPr>
          <w:rFonts w:ascii="Times New Roman" w:eastAsia="PMingLiU"/>
          <w:lang w:val="zh-TW" w:bidi="zh-TW"/>
        </w:rPr>
        <w:t>286</w:t>
      </w:r>
      <w:r w:rsidR="00767CDA" w:rsidRPr="009305E8">
        <w:rPr>
          <w:rFonts w:ascii="Times New Roman" w:eastAsia="SimSun"/>
          <w:szCs w:val="20"/>
          <w:lang w:val="zh-TW" w:bidi="zh-TW"/>
        </w:rPr>
        <w:t>股股票，占上市公司本次发行后总股本的比例为</w:t>
      </w:r>
      <w:r w:rsidR="00767CDA" w:rsidRPr="009305E8">
        <w:rPr>
          <w:rFonts w:ascii="Times New Roman" w:eastAsia="SimSun"/>
          <w:szCs w:val="20"/>
          <w:lang w:val="zh-TW" w:bidi="zh-TW"/>
        </w:rPr>
        <w:t>3</w:t>
      </w:r>
      <w:r w:rsidR="00767CDA">
        <w:rPr>
          <w:rFonts w:ascii="Times New Roman" w:hint="eastAsia"/>
          <w:szCs w:val="20"/>
          <w:lang w:val="zh-TW" w:bidi="zh-TW"/>
        </w:rPr>
        <w:t>2</w:t>
      </w:r>
      <w:r w:rsidR="00767CDA" w:rsidRPr="009305E8">
        <w:rPr>
          <w:rFonts w:ascii="Times New Roman" w:eastAsia="SimSun"/>
          <w:szCs w:val="20"/>
          <w:lang w:val="zh-TW" w:bidi="zh-TW"/>
        </w:rPr>
        <w:t>.</w:t>
      </w:r>
      <w:r w:rsidR="00767CDA">
        <w:rPr>
          <w:rFonts w:ascii="Times New Roman" w:hint="eastAsia"/>
          <w:szCs w:val="20"/>
          <w:lang w:val="zh-TW" w:bidi="zh-TW"/>
        </w:rPr>
        <w:t>7</w:t>
      </w:r>
      <w:r w:rsidR="00767CDA">
        <w:rPr>
          <w:rFonts w:ascii="Times New Roman" w:eastAsia="PMingLiU"/>
          <w:szCs w:val="20"/>
          <w:lang w:val="zh-TW" w:bidi="zh-TW"/>
        </w:rPr>
        <w:t>5</w:t>
      </w:r>
      <w:r w:rsidR="00767CDA" w:rsidRPr="009305E8">
        <w:rPr>
          <w:rFonts w:ascii="Times New Roman" w:eastAsia="SimSun"/>
          <w:szCs w:val="20"/>
          <w:lang w:val="zh-TW" w:bidi="zh-TW"/>
        </w:rPr>
        <w:t>%</w:t>
      </w:r>
      <w:r w:rsidR="00767CDA" w:rsidRPr="009305E8">
        <w:rPr>
          <w:rFonts w:ascii="Times New Roman" w:eastAsia="SimSun"/>
          <w:szCs w:val="20"/>
          <w:lang w:val="zh-TW" w:bidi="zh-TW"/>
        </w:rPr>
        <w:t>。</w:t>
      </w:r>
      <w:r w:rsidR="00767CDA">
        <w:rPr>
          <w:rFonts w:ascii="Times New Roman" w:eastAsia="SimSun" w:hint="eastAsia"/>
          <w:lang w:val="zh-TW" w:bidi="zh-TW"/>
        </w:rPr>
        <w:t>公司控股股东将由无控股股东变更为鼎耘产业，实际控制人将由无实际控制人变更为李红星先生</w:t>
      </w:r>
      <w:r w:rsidR="004C1CEC">
        <w:rPr>
          <w:rFonts w:asciiTheme="minorEastAsia" w:eastAsiaTheme="minorEastAsia" w:hAnsiTheme="minorEastAsia" w:hint="eastAsia"/>
          <w:lang w:val="zh-TW" w:bidi="zh-TW"/>
        </w:rPr>
        <w:t>。</w:t>
      </w:r>
    </w:p>
    <w:p w14:paraId="6E69FA78" w14:textId="77777777" w:rsidR="00DE2884" w:rsidRDefault="00560C6D" w:rsidP="00E7526E">
      <w:pPr>
        <w:pStyle w:val="Default"/>
        <w:snapToGrid w:val="0"/>
        <w:spacing w:beforeLines="50" w:before="156" w:line="360" w:lineRule="auto"/>
        <w:ind w:firstLineChars="200" w:firstLine="482"/>
        <w:jc w:val="both"/>
        <w:rPr>
          <w:rFonts w:ascii="Times New Roman" w:eastAsia="SimSun"/>
          <w:b/>
          <w:bCs/>
        </w:rPr>
      </w:pPr>
      <w:r>
        <w:rPr>
          <w:rFonts w:ascii="Times New Roman" w:eastAsia="SimSun" w:hint="eastAsia"/>
          <w:b/>
          <w:bCs/>
        </w:rPr>
        <w:t>二</w:t>
      </w:r>
      <w:r>
        <w:rPr>
          <w:rFonts w:ascii="Times New Roman" w:eastAsia="SimSun"/>
          <w:b/>
          <w:bCs/>
        </w:rPr>
        <w:t>、</w:t>
      </w:r>
      <w:r>
        <w:rPr>
          <w:rFonts w:ascii="Times New Roman" w:eastAsia="SimSun" w:hint="eastAsia"/>
          <w:b/>
          <w:bCs/>
        </w:rPr>
        <w:t>认购对象</w:t>
      </w:r>
      <w:r w:rsidR="002C787C">
        <w:rPr>
          <w:rFonts w:ascii="Times New Roman" w:eastAsia="SimSun"/>
          <w:b/>
          <w:bCs/>
        </w:rPr>
        <w:t>的基本情况</w:t>
      </w:r>
    </w:p>
    <w:p w14:paraId="72BAB8E3" w14:textId="77777777" w:rsidR="00560C6D" w:rsidRDefault="00560C6D" w:rsidP="00E7526E">
      <w:pPr>
        <w:pStyle w:val="Default"/>
        <w:snapToGrid w:val="0"/>
        <w:spacing w:beforeLines="50" w:before="156" w:line="360" w:lineRule="auto"/>
        <w:ind w:firstLineChars="200" w:firstLine="480"/>
        <w:rPr>
          <w:rFonts w:ascii="Times New Roman" w:eastAsia="SimSun"/>
        </w:rPr>
      </w:pPr>
      <w:r w:rsidRPr="00560C6D">
        <w:rPr>
          <w:rFonts w:ascii="Times New Roman" w:eastAsia="SimSun" w:hint="eastAsia"/>
        </w:rPr>
        <w:t>本次发行认购对象为公司</w:t>
      </w:r>
      <w:r>
        <w:rPr>
          <w:rFonts w:ascii="Times New Roman" w:eastAsia="SimSun" w:hint="eastAsia"/>
        </w:rPr>
        <w:t>鼎耘产业</w:t>
      </w:r>
      <w:r w:rsidRPr="00560C6D">
        <w:rPr>
          <w:rFonts w:ascii="Times New Roman" w:eastAsia="SimSun" w:hint="eastAsia"/>
        </w:rPr>
        <w:t>，认购对象的基本情况详见公司同日披露的《四川汇源光通信股份有限公司</w:t>
      </w:r>
      <w:r w:rsidRPr="00560C6D">
        <w:rPr>
          <w:rFonts w:ascii="Times New Roman" w:eastAsia="SimSun" w:hint="eastAsia"/>
        </w:rPr>
        <w:t>2025</w:t>
      </w:r>
      <w:r w:rsidRPr="00560C6D">
        <w:rPr>
          <w:rFonts w:ascii="Times New Roman" w:eastAsia="SimSun" w:hint="eastAsia"/>
        </w:rPr>
        <w:t>年度向特定对象发行</w:t>
      </w:r>
      <w:r w:rsidRPr="00560C6D">
        <w:rPr>
          <w:rFonts w:ascii="Times New Roman" w:eastAsia="SimSun" w:hint="eastAsia"/>
        </w:rPr>
        <w:t>A</w:t>
      </w:r>
      <w:r w:rsidRPr="00560C6D">
        <w:rPr>
          <w:rFonts w:ascii="Times New Roman" w:eastAsia="SimSun" w:hint="eastAsia"/>
        </w:rPr>
        <w:t>股股票预案》中“第二节</w:t>
      </w:r>
      <w:r w:rsidRPr="00560C6D">
        <w:rPr>
          <w:rFonts w:ascii="Times New Roman" w:eastAsia="SimSun" w:hint="eastAsia"/>
        </w:rPr>
        <w:t xml:space="preserve"> </w:t>
      </w:r>
      <w:r w:rsidRPr="00560C6D">
        <w:rPr>
          <w:rFonts w:ascii="Times New Roman" w:eastAsia="SimSun" w:hint="eastAsia"/>
        </w:rPr>
        <w:t>发行对象</w:t>
      </w:r>
      <w:r>
        <w:rPr>
          <w:rFonts w:ascii="Times New Roman" w:eastAsia="SimSun" w:hint="eastAsia"/>
        </w:rPr>
        <w:t>的</w:t>
      </w:r>
      <w:r w:rsidRPr="00560C6D">
        <w:rPr>
          <w:rFonts w:ascii="Times New Roman" w:eastAsia="SimSun" w:hint="eastAsia"/>
        </w:rPr>
        <w:t>基本情况”具体内容。</w:t>
      </w:r>
    </w:p>
    <w:p w14:paraId="0053E0DE" w14:textId="77777777" w:rsidR="00560C6D" w:rsidRPr="00560C6D" w:rsidRDefault="00560C6D" w:rsidP="00E7526E">
      <w:pPr>
        <w:pStyle w:val="Default"/>
        <w:snapToGrid w:val="0"/>
        <w:spacing w:beforeLines="50" w:before="156" w:line="360" w:lineRule="auto"/>
        <w:ind w:firstLineChars="200" w:firstLine="482"/>
        <w:rPr>
          <w:rFonts w:ascii="Times New Roman" w:eastAsia="SimSun"/>
          <w:b/>
        </w:rPr>
      </w:pPr>
      <w:r w:rsidRPr="00560C6D">
        <w:rPr>
          <w:rFonts w:ascii="Times New Roman" w:eastAsia="SimSun" w:hint="eastAsia"/>
          <w:b/>
        </w:rPr>
        <w:t>三、股份认购协议的主要内容</w:t>
      </w:r>
    </w:p>
    <w:p w14:paraId="2CE656A1" w14:textId="77777777" w:rsidR="00560C6D" w:rsidRPr="00560C6D" w:rsidRDefault="00560C6D" w:rsidP="00CF36EB">
      <w:pPr>
        <w:pStyle w:val="Default"/>
        <w:snapToGrid w:val="0"/>
        <w:spacing w:beforeLines="50" w:before="156" w:line="360" w:lineRule="auto"/>
        <w:ind w:firstLineChars="200" w:firstLine="480"/>
        <w:rPr>
          <w:rFonts w:ascii="Times New Roman" w:eastAsia="SimSun"/>
        </w:rPr>
      </w:pPr>
      <w:r w:rsidRPr="00560C6D">
        <w:rPr>
          <w:rFonts w:ascii="Times New Roman" w:eastAsia="SimSun" w:hint="eastAsia"/>
        </w:rPr>
        <w:t>公司于</w:t>
      </w:r>
      <w:r>
        <w:rPr>
          <w:rFonts w:ascii="Times New Roman" w:eastAsia="SimSun"/>
        </w:rPr>
        <w:t>2025</w:t>
      </w:r>
      <w:r w:rsidRPr="00560C6D">
        <w:rPr>
          <w:rFonts w:ascii="Times New Roman" w:eastAsia="SimSun" w:hint="eastAsia"/>
        </w:rPr>
        <w:t>年</w:t>
      </w:r>
      <w:r w:rsidR="00B21FB2">
        <w:rPr>
          <w:rFonts w:ascii="Times New Roman" w:eastAsia="SimSun" w:hint="eastAsia"/>
        </w:rPr>
        <w:t>1</w:t>
      </w:r>
      <w:r w:rsidR="00B21FB2">
        <w:rPr>
          <w:rFonts w:ascii="Times New Roman" w:eastAsia="SimSun"/>
        </w:rPr>
        <w:t>1</w:t>
      </w:r>
      <w:r w:rsidRPr="00560C6D">
        <w:rPr>
          <w:rFonts w:ascii="Times New Roman" w:eastAsia="SimSun" w:hint="eastAsia"/>
        </w:rPr>
        <w:t>月</w:t>
      </w:r>
      <w:r w:rsidR="00B21FB2">
        <w:rPr>
          <w:rFonts w:ascii="Times New Roman" w:eastAsia="SimSun" w:hint="eastAsia"/>
        </w:rPr>
        <w:t>1</w:t>
      </w:r>
      <w:r w:rsidR="00B21FB2">
        <w:rPr>
          <w:rFonts w:ascii="Times New Roman" w:eastAsia="SimSun"/>
        </w:rPr>
        <w:t>8</w:t>
      </w:r>
      <w:r w:rsidRPr="00560C6D">
        <w:rPr>
          <w:rFonts w:ascii="Times New Roman" w:eastAsia="SimSun" w:hint="eastAsia"/>
        </w:rPr>
        <w:t>日与</w:t>
      </w:r>
      <w:r>
        <w:rPr>
          <w:rFonts w:ascii="Times New Roman" w:eastAsia="SimSun" w:hint="eastAsia"/>
        </w:rPr>
        <w:t>鼎耘产业</w:t>
      </w:r>
      <w:r w:rsidRPr="00560C6D">
        <w:rPr>
          <w:rFonts w:ascii="Times New Roman" w:eastAsia="SimSun" w:hint="eastAsia"/>
        </w:rPr>
        <w:t>签署了</w:t>
      </w:r>
      <w:ins w:id="160" w:author="KWM" w:date="2025-11-18T03:23:00Z">
        <w:r w:rsidR="00CF36EB">
          <w:rPr>
            <w:rFonts w:ascii="Times New Roman" w:eastAsia="SimSun" w:hint="eastAsia"/>
          </w:rPr>
          <w:t>《</w:t>
        </w:r>
      </w:ins>
      <w:ins w:id="161" w:author="KWM" w:date="2025-11-18T03:24:00Z">
        <w:r w:rsidR="00CF36EB" w:rsidRPr="00CF36EB">
          <w:rPr>
            <w:rFonts w:ascii="Times New Roman" w:eastAsia="SimSun" w:hint="eastAsia"/>
          </w:rPr>
          <w:t>四川汇源光通信股份有限公司向特定对象发行</w:t>
        </w:r>
        <w:r w:rsidR="00CF36EB" w:rsidRPr="00CF36EB">
          <w:rPr>
            <w:rFonts w:ascii="Times New Roman" w:eastAsia="SimSun" w:hint="eastAsia"/>
          </w:rPr>
          <w:t>A</w:t>
        </w:r>
        <w:r w:rsidR="00CF36EB" w:rsidRPr="00CF36EB">
          <w:rPr>
            <w:rFonts w:ascii="Times New Roman" w:eastAsia="SimSun" w:hint="eastAsia"/>
          </w:rPr>
          <w:t>股股票附条件生效的股份认购协议</w:t>
        </w:r>
      </w:ins>
      <w:ins w:id="162" w:author="KWM" w:date="2025-11-18T03:23:00Z">
        <w:r w:rsidR="00CF36EB">
          <w:rPr>
            <w:rFonts w:ascii="Times New Roman" w:eastAsia="SimSun" w:hint="eastAsia"/>
          </w:rPr>
          <w:t>》</w:t>
        </w:r>
      </w:ins>
      <w:del w:id="163" w:author="KWM" w:date="2025-11-18T03:24:00Z">
        <w:r w:rsidRPr="00560C6D" w:rsidDel="00CF36EB">
          <w:rPr>
            <w:rFonts w:ascii="Times New Roman" w:eastAsia="SimSun" w:hint="eastAsia"/>
          </w:rPr>
          <w:delText>股份认购协议</w:delText>
        </w:r>
      </w:del>
      <w:r w:rsidRPr="00560C6D">
        <w:rPr>
          <w:rFonts w:ascii="Times New Roman" w:eastAsia="SimSun" w:hint="eastAsia"/>
        </w:rPr>
        <w:t>，主要内容详见公司同日披露的《</w:t>
      </w:r>
      <w:r>
        <w:rPr>
          <w:rFonts w:ascii="Times New Roman" w:eastAsia="SimSun" w:hint="eastAsia"/>
        </w:rPr>
        <w:t>四川汇源光通信</w:t>
      </w:r>
      <w:r w:rsidRPr="00560C6D">
        <w:rPr>
          <w:rFonts w:ascii="Times New Roman" w:eastAsia="SimSun" w:hint="eastAsia"/>
        </w:rPr>
        <w:t>股份有限公司关于与特定对象签署附条件生效的股份认购协议暨关联交易的公告》（公告编号：</w:t>
      </w:r>
      <w:r w:rsidRPr="00560C6D">
        <w:rPr>
          <w:rFonts w:ascii="Times New Roman" w:eastAsia="SimSun"/>
        </w:rPr>
        <w:t>2025-</w:t>
      </w:r>
      <w:r w:rsidRPr="00BA466D">
        <w:rPr>
          <w:rFonts w:ascii="Times New Roman" w:eastAsia="SimSun" w:hint="eastAsia"/>
          <w:highlight w:val="yellow"/>
        </w:rPr>
        <w:t>【】</w:t>
      </w:r>
      <w:r w:rsidRPr="00560C6D">
        <w:rPr>
          <w:rFonts w:ascii="Times New Roman" w:eastAsia="SimSun" w:hint="eastAsia"/>
        </w:rPr>
        <w:t>）。</w:t>
      </w:r>
    </w:p>
    <w:p w14:paraId="1B9617E3" w14:textId="77777777" w:rsidR="00560C6D" w:rsidRPr="00560C6D" w:rsidRDefault="00560C6D" w:rsidP="00E7526E">
      <w:pPr>
        <w:pStyle w:val="Default"/>
        <w:snapToGrid w:val="0"/>
        <w:spacing w:beforeLines="50" w:before="156" w:line="360" w:lineRule="auto"/>
        <w:ind w:firstLineChars="200" w:firstLine="482"/>
        <w:rPr>
          <w:rFonts w:ascii="Times New Roman" w:eastAsia="SimSun"/>
          <w:b/>
        </w:rPr>
      </w:pPr>
      <w:r w:rsidRPr="00560C6D">
        <w:rPr>
          <w:rFonts w:ascii="Times New Roman" w:eastAsia="SimSun" w:hint="eastAsia"/>
          <w:b/>
        </w:rPr>
        <w:t>四、认购方的资金来源</w:t>
      </w:r>
    </w:p>
    <w:p w14:paraId="681F2692" w14:textId="77777777" w:rsidR="00560C6D" w:rsidRDefault="00560C6D" w:rsidP="00E7526E">
      <w:pPr>
        <w:pStyle w:val="Default"/>
        <w:snapToGrid w:val="0"/>
        <w:spacing w:beforeLines="50" w:before="156" w:line="360" w:lineRule="auto"/>
        <w:ind w:firstLineChars="200" w:firstLine="480"/>
        <w:jc w:val="both"/>
        <w:rPr>
          <w:rFonts w:ascii="Times New Roman" w:eastAsia="SimSun"/>
        </w:rPr>
      </w:pPr>
      <w:r>
        <w:rPr>
          <w:rFonts w:ascii="Times New Roman" w:eastAsia="SimSun" w:hint="eastAsia"/>
        </w:rPr>
        <w:t>鼎耘产业</w:t>
      </w:r>
      <w:r w:rsidRPr="00560C6D">
        <w:rPr>
          <w:rFonts w:ascii="Times New Roman" w:eastAsia="SimSun" w:hint="eastAsia"/>
        </w:rPr>
        <w:t>认购上</w:t>
      </w:r>
      <w:r w:rsidR="008C341F">
        <w:rPr>
          <w:rFonts w:ascii="Times New Roman" w:eastAsia="SimSun" w:hint="eastAsia"/>
        </w:rPr>
        <w:t>市公司本次向特定对象发行所使用的资金，全部来源于自有资金</w:t>
      </w:r>
      <w:r w:rsidRPr="00560C6D">
        <w:rPr>
          <w:rFonts w:ascii="Times New Roman" w:eastAsia="SimSun" w:hint="eastAsia"/>
        </w:rPr>
        <w:t>。</w:t>
      </w:r>
    </w:p>
    <w:p w14:paraId="0E179758" w14:textId="77777777" w:rsidR="00B21FB2" w:rsidRPr="00B21FB2" w:rsidRDefault="00B21FB2" w:rsidP="00E7526E">
      <w:pPr>
        <w:pStyle w:val="Default"/>
        <w:snapToGrid w:val="0"/>
        <w:spacing w:beforeLines="50" w:before="156" w:line="360" w:lineRule="auto"/>
        <w:ind w:firstLineChars="200" w:firstLine="482"/>
        <w:jc w:val="both"/>
        <w:rPr>
          <w:rFonts w:ascii="Times New Roman" w:eastAsia="SimSun"/>
          <w:b/>
        </w:rPr>
      </w:pPr>
      <w:r w:rsidRPr="00B21FB2">
        <w:rPr>
          <w:rFonts w:ascii="Times New Roman" w:eastAsia="SimSun" w:hint="eastAsia"/>
          <w:b/>
        </w:rPr>
        <w:t>五、一致行动协议的主要内容</w:t>
      </w:r>
    </w:p>
    <w:p w14:paraId="3A15B873" w14:textId="77777777" w:rsidR="00137F36" w:rsidRPr="00560C6D" w:rsidRDefault="00137F36" w:rsidP="00E7526E">
      <w:pPr>
        <w:pStyle w:val="Default"/>
        <w:snapToGrid w:val="0"/>
        <w:spacing w:beforeLines="50" w:before="156" w:line="360" w:lineRule="auto"/>
        <w:ind w:firstLineChars="200" w:firstLine="480"/>
        <w:rPr>
          <w:rFonts w:ascii="Times New Roman" w:eastAsia="SimSun"/>
        </w:rPr>
      </w:pPr>
      <w:r>
        <w:rPr>
          <w:rFonts w:ascii="Times New Roman" w:eastAsia="SimSun" w:hint="eastAsia"/>
        </w:rPr>
        <w:t>鼎耘产业</w:t>
      </w:r>
      <w:r w:rsidRPr="00560C6D">
        <w:rPr>
          <w:rFonts w:ascii="Times New Roman" w:eastAsia="SimSun" w:hint="eastAsia"/>
        </w:rPr>
        <w:t>于</w:t>
      </w:r>
      <w:r>
        <w:rPr>
          <w:rFonts w:ascii="Times New Roman" w:eastAsia="SimSun"/>
        </w:rPr>
        <w:t>2025</w:t>
      </w:r>
      <w:r w:rsidRPr="00560C6D">
        <w:rPr>
          <w:rFonts w:ascii="Times New Roman" w:eastAsia="SimSun" w:hint="eastAsia"/>
        </w:rPr>
        <w:t>年</w:t>
      </w:r>
      <w:r>
        <w:rPr>
          <w:rFonts w:ascii="Times New Roman" w:eastAsia="SimSun" w:hint="eastAsia"/>
        </w:rPr>
        <w:t>1</w:t>
      </w:r>
      <w:r>
        <w:rPr>
          <w:rFonts w:ascii="Times New Roman" w:eastAsia="SimSun"/>
        </w:rPr>
        <w:t>1</w:t>
      </w:r>
      <w:r w:rsidRPr="00560C6D">
        <w:rPr>
          <w:rFonts w:ascii="Times New Roman" w:eastAsia="SimSun" w:hint="eastAsia"/>
        </w:rPr>
        <w:t>月</w:t>
      </w:r>
      <w:r w:rsidR="00767CDA">
        <w:rPr>
          <w:rFonts w:ascii="Times New Roman" w:eastAsia="SimSun" w:hint="eastAsia"/>
        </w:rPr>
        <w:t>1</w:t>
      </w:r>
      <w:r w:rsidR="00767CDA">
        <w:rPr>
          <w:rFonts w:ascii="Times New Roman" w:eastAsia="SimSun"/>
        </w:rPr>
        <w:t>8</w:t>
      </w:r>
      <w:r w:rsidRPr="00560C6D">
        <w:rPr>
          <w:rFonts w:ascii="Times New Roman" w:eastAsia="SimSun" w:hint="eastAsia"/>
        </w:rPr>
        <w:t>日与</w:t>
      </w:r>
      <w:r>
        <w:rPr>
          <w:rFonts w:ascii="Times New Roman" w:eastAsia="SimSun" w:hint="eastAsia"/>
        </w:rPr>
        <w:t>鼎耘科技</w:t>
      </w:r>
      <w:r w:rsidRPr="00560C6D">
        <w:rPr>
          <w:rFonts w:ascii="Times New Roman" w:eastAsia="SimSun" w:hint="eastAsia"/>
        </w:rPr>
        <w:t>签署了</w:t>
      </w:r>
      <w:r>
        <w:rPr>
          <w:rFonts w:ascii="Times New Roman" w:eastAsia="SimSun" w:hint="eastAsia"/>
        </w:rPr>
        <w:t>一致行动协议</w:t>
      </w:r>
      <w:r w:rsidRPr="00560C6D">
        <w:rPr>
          <w:rFonts w:ascii="Times New Roman" w:eastAsia="SimSun" w:hint="eastAsia"/>
        </w:rPr>
        <w:t>，主要内容详</w:t>
      </w:r>
      <w:r w:rsidRPr="00560C6D">
        <w:rPr>
          <w:rFonts w:ascii="Times New Roman" w:eastAsia="SimSun" w:hint="eastAsia"/>
        </w:rPr>
        <w:lastRenderedPageBreak/>
        <w:t>见公司同日披露的《四川汇源光通信股份有限公司</w:t>
      </w:r>
      <w:r w:rsidRPr="00560C6D">
        <w:rPr>
          <w:rFonts w:ascii="Times New Roman" w:eastAsia="SimSun" w:hint="eastAsia"/>
        </w:rPr>
        <w:t>2025</w:t>
      </w:r>
      <w:r w:rsidRPr="00560C6D">
        <w:rPr>
          <w:rFonts w:ascii="Times New Roman" w:eastAsia="SimSun" w:hint="eastAsia"/>
        </w:rPr>
        <w:t>年度向特定对象发行</w:t>
      </w:r>
      <w:r w:rsidRPr="00560C6D">
        <w:rPr>
          <w:rFonts w:ascii="Times New Roman" w:eastAsia="SimSun" w:hint="eastAsia"/>
        </w:rPr>
        <w:t>A</w:t>
      </w:r>
      <w:r w:rsidRPr="00560C6D">
        <w:rPr>
          <w:rFonts w:ascii="Times New Roman" w:eastAsia="SimSun" w:hint="eastAsia"/>
        </w:rPr>
        <w:t>股股票预案》中</w:t>
      </w:r>
      <w:r>
        <w:rPr>
          <w:rFonts w:ascii="Times New Roman" w:eastAsia="SimSun" w:hint="eastAsia"/>
        </w:rPr>
        <w:t>“第三节</w:t>
      </w:r>
      <w:r>
        <w:rPr>
          <w:rFonts w:ascii="Times New Roman" w:eastAsia="SimSun" w:hint="eastAsia"/>
        </w:rPr>
        <w:t xml:space="preserve"> </w:t>
      </w:r>
      <w:r>
        <w:rPr>
          <w:rFonts w:ascii="Times New Roman" w:eastAsia="SimSun" w:hint="eastAsia"/>
        </w:rPr>
        <w:t>本次向特定对象发行股票相关协议的内容摘要”之“二、《一致行动协议》的主要内容”。</w:t>
      </w:r>
    </w:p>
    <w:p w14:paraId="6E51F76E" w14:textId="77777777" w:rsidR="00DE2884" w:rsidRDefault="00B21FB2" w:rsidP="00E7526E">
      <w:pPr>
        <w:pStyle w:val="Default"/>
        <w:snapToGrid w:val="0"/>
        <w:spacing w:beforeLines="50" w:before="156" w:line="360" w:lineRule="auto"/>
        <w:ind w:firstLineChars="200" w:firstLine="482"/>
        <w:jc w:val="both"/>
        <w:rPr>
          <w:rFonts w:ascii="Times New Roman" w:eastAsia="SimSun"/>
          <w:b/>
          <w:bCs/>
        </w:rPr>
      </w:pPr>
      <w:r>
        <w:rPr>
          <w:rFonts w:ascii="Times New Roman" w:eastAsia="SimSun" w:hint="eastAsia"/>
          <w:b/>
          <w:bCs/>
        </w:rPr>
        <w:t>六</w:t>
      </w:r>
      <w:r w:rsidR="002C787C">
        <w:rPr>
          <w:rFonts w:ascii="Times New Roman" w:eastAsia="SimSun"/>
          <w:b/>
          <w:bCs/>
        </w:rPr>
        <w:t>、其他说明</w:t>
      </w:r>
    </w:p>
    <w:p w14:paraId="598E2721" w14:textId="77777777" w:rsidR="00560C6D" w:rsidRDefault="002C787C" w:rsidP="00E7526E">
      <w:pPr>
        <w:pStyle w:val="Default"/>
        <w:snapToGrid w:val="0"/>
        <w:spacing w:beforeLines="50" w:before="156" w:line="360" w:lineRule="auto"/>
        <w:ind w:firstLineChars="200" w:firstLine="480"/>
        <w:jc w:val="both"/>
        <w:rPr>
          <w:rFonts w:ascii="Times New Roman" w:eastAsia="SimSun"/>
        </w:rPr>
      </w:pPr>
      <w:r>
        <w:rPr>
          <w:rFonts w:ascii="Times New Roman" w:eastAsia="SimSun"/>
        </w:rPr>
        <w:t>1</w:t>
      </w:r>
      <w:r>
        <w:rPr>
          <w:rFonts w:ascii="Times New Roman" w:eastAsia="SimSun"/>
        </w:rPr>
        <w:t>、</w:t>
      </w:r>
      <w:r w:rsidR="00560C6D">
        <w:rPr>
          <w:rFonts w:ascii="Times New Roman" w:eastAsia="SimSun"/>
        </w:rPr>
        <w:t>公司本次发行不存在违反《中华人民共和国证券法》</w:t>
      </w:r>
      <w:r w:rsidR="00767CDA">
        <w:rPr>
          <w:rFonts w:ascii="Times New Roman" w:eastAsia="SimSun" w:hint="eastAsia"/>
        </w:rPr>
        <w:t>《</w:t>
      </w:r>
      <w:r w:rsidR="00767CDA" w:rsidRPr="00B653FE">
        <w:rPr>
          <w:rFonts w:ascii="Times New Roman" w:eastAsia="SimSun" w:hint="eastAsia"/>
        </w:rPr>
        <w:t>收购管理办法》</w:t>
      </w:r>
      <w:r w:rsidR="00560C6D">
        <w:rPr>
          <w:rFonts w:ascii="Times New Roman" w:eastAsia="SimSun"/>
        </w:rPr>
        <w:t>和《</w:t>
      </w:r>
      <w:r w:rsidR="00560C6D">
        <w:rPr>
          <w:rFonts w:ascii="Times New Roman" w:eastAsia="SimSun" w:hint="eastAsia"/>
        </w:rPr>
        <w:t>深圳</w:t>
      </w:r>
      <w:r w:rsidR="00560C6D">
        <w:rPr>
          <w:rFonts w:ascii="Times New Roman" w:eastAsia="SimSun"/>
        </w:rPr>
        <w:t>证券交易所股票上市规则》规定的情况。</w:t>
      </w:r>
    </w:p>
    <w:p w14:paraId="3D7FF3AE" w14:textId="77777777" w:rsidR="004C1CEC" w:rsidRDefault="004C1CEC" w:rsidP="00E7526E">
      <w:pPr>
        <w:pStyle w:val="Default"/>
        <w:snapToGrid w:val="0"/>
        <w:spacing w:beforeLines="50" w:before="156" w:line="360" w:lineRule="auto"/>
        <w:ind w:firstLineChars="200" w:firstLine="480"/>
        <w:jc w:val="both"/>
        <w:rPr>
          <w:rFonts w:asciiTheme="minorEastAsia" w:hAnsiTheme="minorEastAsia"/>
          <w:szCs w:val="20"/>
          <w:lang w:val="zh-TW" w:bidi="zh-TW"/>
        </w:rPr>
      </w:pPr>
      <w:r>
        <w:rPr>
          <w:rFonts w:ascii="Times New Roman" w:eastAsia="SimSun" w:hint="eastAsia"/>
        </w:rPr>
        <w:t>2</w:t>
      </w:r>
      <w:r>
        <w:rPr>
          <w:rFonts w:ascii="Times New Roman" w:eastAsia="SimSun" w:hint="eastAsia"/>
        </w:rPr>
        <w:t>、</w:t>
      </w:r>
      <w:r>
        <w:rPr>
          <w:rFonts w:ascii="Times New Roman" w:eastAsia="SimSun" w:hint="eastAsia"/>
          <w:szCs w:val="20"/>
          <w:lang w:val="zh-TW" w:bidi="zh-TW"/>
        </w:rPr>
        <w:t>根据</w:t>
      </w:r>
      <w:r w:rsidR="00767CDA">
        <w:rPr>
          <w:rFonts w:ascii="Times New Roman" w:eastAsia="SimSun" w:hint="eastAsia"/>
        </w:rPr>
        <w:t>《</w:t>
      </w:r>
      <w:r w:rsidR="00767CDA" w:rsidRPr="00B653FE">
        <w:rPr>
          <w:rFonts w:ascii="Times New Roman" w:eastAsia="SimSun" w:hint="eastAsia"/>
        </w:rPr>
        <w:t>收购管理办法》</w:t>
      </w:r>
      <w:r>
        <w:rPr>
          <w:rFonts w:ascii="Times New Roman" w:eastAsia="SimSun" w:hint="eastAsia"/>
          <w:szCs w:val="20"/>
          <w:lang w:val="zh-TW" w:bidi="zh-TW"/>
        </w:rPr>
        <w:t>的相关规定，</w:t>
      </w:r>
      <w:r>
        <w:rPr>
          <w:rFonts w:ascii="Times New Roman" w:eastAsia="SimSun" w:hint="eastAsia"/>
          <w:lang w:val="zh-TW" w:bidi="zh-TW"/>
        </w:rPr>
        <w:t>鼎耘产业</w:t>
      </w:r>
      <w:r>
        <w:rPr>
          <w:rFonts w:ascii="Times New Roman" w:eastAsia="SimSun" w:hint="eastAsia"/>
          <w:szCs w:val="20"/>
          <w:lang w:val="zh-TW" w:bidi="zh-TW"/>
        </w:rPr>
        <w:t>认购本次向特定对象发行股票触发要约收购义务。</w:t>
      </w:r>
      <w:r>
        <w:rPr>
          <w:rFonts w:ascii="Times New Roman" w:eastAsia="SimSun"/>
          <w:szCs w:val="20"/>
          <w:lang w:val="zh-TW" w:bidi="zh-TW"/>
        </w:rPr>
        <w:cr/>
      </w:r>
      <w:r>
        <w:rPr>
          <w:rFonts w:ascii="Times New Roman" w:eastAsia="PMingLiU"/>
          <w:szCs w:val="20"/>
          <w:lang w:val="zh-TW" w:bidi="zh-TW"/>
        </w:rPr>
        <w:t xml:space="preserve">    </w:t>
      </w:r>
      <w:r>
        <w:rPr>
          <w:rFonts w:ascii="Times New Roman" w:eastAsia="SimSun" w:hint="eastAsia"/>
          <w:szCs w:val="20"/>
          <w:lang w:val="zh-TW" w:bidi="zh-TW"/>
        </w:rPr>
        <w:t>根据</w:t>
      </w:r>
      <w:r w:rsidR="00767CDA">
        <w:rPr>
          <w:rFonts w:ascii="Times New Roman" w:eastAsia="SimSun" w:hint="eastAsia"/>
        </w:rPr>
        <w:t>《</w:t>
      </w:r>
      <w:r w:rsidR="00767CDA" w:rsidRPr="00B653FE">
        <w:rPr>
          <w:rFonts w:ascii="Times New Roman" w:eastAsia="SimSun" w:hint="eastAsia"/>
        </w:rPr>
        <w:t>收购管理办法》</w:t>
      </w:r>
      <w:r>
        <w:rPr>
          <w:rFonts w:ascii="Times New Roman" w:eastAsia="SimSun" w:hint="eastAsia"/>
          <w:szCs w:val="20"/>
          <w:lang w:val="zh-TW" w:bidi="zh-TW"/>
        </w:rPr>
        <w:t>第六十三条投资者可以免于发出要约的情形之“（三）经上市公司股东会非关联股东批准，投资者取得上市公司向其发行的新股，导致其在该公司拥有权益的股份超过该公司已发行股份的</w:t>
      </w:r>
      <w:r>
        <w:rPr>
          <w:rFonts w:ascii="Times New Roman" w:eastAsia="SimSun"/>
          <w:szCs w:val="20"/>
          <w:lang w:val="zh-TW" w:bidi="zh-TW"/>
        </w:rPr>
        <w:t>30%</w:t>
      </w:r>
      <w:r>
        <w:rPr>
          <w:rFonts w:ascii="Times New Roman" w:eastAsia="SimSun"/>
          <w:szCs w:val="20"/>
          <w:lang w:val="zh-TW" w:bidi="zh-TW"/>
        </w:rPr>
        <w:t>，投资者承诺</w:t>
      </w:r>
      <w:r>
        <w:rPr>
          <w:rFonts w:ascii="Times New Roman" w:eastAsia="SimSun"/>
          <w:szCs w:val="20"/>
          <w:lang w:val="zh-TW" w:bidi="zh-TW"/>
        </w:rPr>
        <w:t>3</w:t>
      </w:r>
      <w:r>
        <w:rPr>
          <w:rFonts w:ascii="Times New Roman" w:eastAsia="SimSun"/>
          <w:szCs w:val="20"/>
          <w:lang w:val="zh-TW" w:bidi="zh-TW"/>
        </w:rPr>
        <w:t>年内</w:t>
      </w:r>
      <w:r>
        <w:rPr>
          <w:rFonts w:ascii="Times New Roman" w:eastAsia="SimSun" w:hint="eastAsia"/>
          <w:szCs w:val="20"/>
          <w:lang w:val="zh-TW" w:bidi="zh-TW"/>
        </w:rPr>
        <w:t>不转让本次向其发行的新股，且公司股东会同意投资者免于发出要约”的相关规定，本次发行对象</w:t>
      </w:r>
      <w:r>
        <w:rPr>
          <w:rFonts w:ascii="Times New Roman" w:eastAsia="SimSun" w:hint="eastAsia"/>
          <w:lang w:val="zh-TW" w:bidi="zh-TW"/>
        </w:rPr>
        <w:t>鼎耘产业</w:t>
      </w:r>
      <w:r>
        <w:rPr>
          <w:rFonts w:ascii="Times New Roman" w:eastAsia="SimSun" w:hint="eastAsia"/>
          <w:szCs w:val="20"/>
          <w:lang w:val="zh-TW" w:bidi="zh-TW"/>
        </w:rPr>
        <w:t>已承诺</w:t>
      </w:r>
      <w:ins w:id="164" w:author="KWM" w:date="2025-11-18T03:38:00Z">
        <w:r w:rsidR="00E73B4B">
          <w:rPr>
            <w:rFonts w:ascii="Times New Roman" w:eastAsia="SimSun" w:hint="eastAsia"/>
            <w:szCs w:val="20"/>
            <w:lang w:val="zh-TW" w:bidi="zh-TW"/>
          </w:rPr>
          <w:t>，</w:t>
        </w:r>
        <w:bookmarkStart w:id="165" w:name="_Hlk214331080"/>
        <w:commentRangeStart w:id="166"/>
        <w:r w:rsidR="00E73B4B" w:rsidRPr="00E73B4B">
          <w:rPr>
            <w:rFonts w:ascii="Times New Roman" w:eastAsia="SimSun" w:hint="eastAsia"/>
            <w:szCs w:val="20"/>
            <w:highlight w:val="yellow"/>
            <w:lang w:val="zh-TW" w:bidi="zh-TW"/>
            <w:rPrChange w:id="167" w:author="KWM" w:date="2025-11-18T03:39:00Z">
              <w:rPr>
                <w:rFonts w:ascii="Times New Roman" w:eastAsia="SimSun" w:hint="eastAsia"/>
                <w:szCs w:val="20"/>
                <w:lang w:val="zh-TW" w:bidi="zh-TW"/>
              </w:rPr>
            </w:rPrChange>
          </w:rPr>
          <w:t>若其及一</w:t>
        </w:r>
      </w:ins>
      <w:commentRangeEnd w:id="166"/>
      <w:ins w:id="168" w:author="KWM" w:date="2025-11-18T03:39:00Z">
        <w:r w:rsidR="00E73B4B">
          <w:rPr>
            <w:rStyle w:val="CommentReference"/>
            <w:rFonts w:asciiTheme="minorHAnsi" w:eastAsiaTheme="minorEastAsia" w:hAnsiTheme="minorHAnsi" w:cstheme="minorBidi"/>
            <w:color w:val="auto"/>
            <w:kern w:val="2"/>
          </w:rPr>
          <w:commentReference w:id="166"/>
        </w:r>
      </w:ins>
      <w:ins w:id="169" w:author="KWM" w:date="2025-11-18T03:38:00Z">
        <w:r w:rsidR="00E73B4B" w:rsidRPr="00E73B4B">
          <w:rPr>
            <w:rFonts w:ascii="Times New Roman" w:eastAsia="SimSun" w:hint="eastAsia"/>
            <w:szCs w:val="20"/>
            <w:highlight w:val="yellow"/>
            <w:lang w:val="zh-TW" w:bidi="zh-TW"/>
            <w:rPrChange w:id="170" w:author="KWM" w:date="2025-11-18T03:39:00Z">
              <w:rPr>
                <w:rFonts w:ascii="Times New Roman" w:eastAsia="SimSun" w:hint="eastAsia"/>
                <w:szCs w:val="20"/>
                <w:lang w:val="zh-TW" w:bidi="zh-TW"/>
              </w:rPr>
            </w:rPrChange>
          </w:rPr>
          <w:t>致行动人鼎耘科技在上市公司拥有权益的股份数超过上市公司届时已发行股份总数</w:t>
        </w:r>
        <w:r w:rsidR="00E73B4B" w:rsidRPr="00E73B4B">
          <w:rPr>
            <w:rFonts w:ascii="Times New Roman" w:eastAsia="SimSun"/>
            <w:szCs w:val="20"/>
            <w:highlight w:val="yellow"/>
            <w:lang w:val="zh-TW" w:bidi="zh-TW"/>
            <w:rPrChange w:id="171" w:author="KWM" w:date="2025-11-18T03:39:00Z">
              <w:rPr>
                <w:rFonts w:ascii="Times New Roman" w:eastAsia="SimSun"/>
                <w:szCs w:val="20"/>
                <w:lang w:val="zh-TW" w:bidi="zh-TW"/>
              </w:rPr>
            </w:rPrChange>
          </w:rPr>
          <w:t>30%</w:t>
        </w:r>
        <w:r w:rsidR="00E73B4B" w:rsidRPr="00E73B4B">
          <w:rPr>
            <w:rFonts w:ascii="Times New Roman" w:eastAsia="SimSun" w:hint="eastAsia"/>
            <w:szCs w:val="20"/>
            <w:highlight w:val="yellow"/>
            <w:lang w:val="zh-TW" w:bidi="zh-TW"/>
            <w:rPrChange w:id="172" w:author="KWM" w:date="2025-11-18T03:39:00Z">
              <w:rPr>
                <w:rFonts w:ascii="Times New Roman" w:eastAsia="SimSun" w:hint="eastAsia"/>
                <w:szCs w:val="20"/>
                <w:lang w:val="zh-TW" w:bidi="zh-TW"/>
              </w:rPr>
            </w:rPrChange>
          </w:rPr>
          <w:t>的</w:t>
        </w:r>
      </w:ins>
      <w:ins w:id="173" w:author="KWM" w:date="2025-11-18T03:39:00Z">
        <w:r w:rsidR="00E73B4B" w:rsidRPr="00E73B4B">
          <w:rPr>
            <w:rFonts w:ascii="Times New Roman" w:eastAsia="SimSun" w:hint="eastAsia"/>
            <w:szCs w:val="20"/>
            <w:highlight w:val="yellow"/>
            <w:lang w:val="zh-TW" w:bidi="zh-TW"/>
            <w:rPrChange w:id="174" w:author="KWM" w:date="2025-11-18T03:39:00Z">
              <w:rPr>
                <w:rFonts w:ascii="Times New Roman" w:eastAsia="SimSun" w:hint="eastAsia"/>
                <w:szCs w:val="20"/>
                <w:lang w:val="zh-TW" w:bidi="zh-TW"/>
              </w:rPr>
            </w:rPrChange>
          </w:rPr>
          <w:t>，</w:t>
        </w:r>
        <w:bookmarkEnd w:id="165"/>
        <w:r w:rsidR="00E73B4B" w:rsidRPr="00E73B4B">
          <w:rPr>
            <w:rFonts w:ascii="Times New Roman" w:eastAsia="SimSun" w:hint="eastAsia"/>
            <w:szCs w:val="20"/>
            <w:highlight w:val="yellow"/>
            <w:lang w:val="zh-TW" w:bidi="zh-TW"/>
            <w:rPrChange w:id="175" w:author="KWM" w:date="2025-11-18T03:39:00Z">
              <w:rPr>
                <w:rFonts w:ascii="Times New Roman" w:eastAsia="SimSun" w:hint="eastAsia"/>
                <w:szCs w:val="20"/>
                <w:lang w:val="zh-TW" w:bidi="zh-TW"/>
              </w:rPr>
            </w:rPrChange>
          </w:rPr>
          <w:t>其自</w:t>
        </w:r>
      </w:ins>
      <w:r>
        <w:rPr>
          <w:rFonts w:ascii="Times New Roman" w:eastAsia="SimSun" w:hint="eastAsia"/>
          <w:szCs w:val="20"/>
          <w:lang w:val="zh-TW" w:bidi="zh-TW"/>
        </w:rPr>
        <w:t>本次发行中所取得的股份自本次发行完成之日起</w:t>
      </w:r>
      <w:r>
        <w:rPr>
          <w:rFonts w:ascii="Times New Roman" w:eastAsia="SimSun"/>
          <w:szCs w:val="20"/>
          <w:lang w:val="zh-TW" w:bidi="zh-TW"/>
        </w:rPr>
        <w:t>36</w:t>
      </w:r>
      <w:r>
        <w:rPr>
          <w:rFonts w:ascii="Times New Roman" w:eastAsia="SimSun"/>
          <w:szCs w:val="20"/>
          <w:lang w:val="zh-TW" w:bidi="zh-TW"/>
        </w:rPr>
        <w:t>个月内不转让、出售或者以其他任何方式处置，待公司股东会非关联股东</w:t>
      </w:r>
      <w:r>
        <w:rPr>
          <w:rFonts w:ascii="Times New Roman" w:eastAsia="SimSun" w:hint="eastAsia"/>
          <w:szCs w:val="20"/>
          <w:lang w:val="zh-TW" w:bidi="zh-TW"/>
        </w:rPr>
        <w:t>批准后，可免于发出要约。</w:t>
      </w:r>
      <w:del w:id="176" w:author="KWM" w:date="2025-11-18T03:29:00Z">
        <w:r w:rsidDel="00CF36EB">
          <w:rPr>
            <w:rFonts w:ascii="Times New Roman" w:eastAsia="SimSun" w:hint="eastAsia"/>
            <w:szCs w:val="20"/>
            <w:lang w:val="zh-TW" w:bidi="zh-TW"/>
          </w:rPr>
          <w:delText>公司董事会已提请股东会批准认购对象免于发出要约</w:delText>
        </w:r>
        <w:r w:rsidDel="00CF36EB">
          <w:rPr>
            <w:rFonts w:asciiTheme="minorEastAsia" w:hAnsiTheme="minorEastAsia" w:hint="eastAsia"/>
            <w:szCs w:val="20"/>
            <w:lang w:val="zh-TW" w:bidi="zh-TW"/>
          </w:rPr>
          <w:delText>。</w:delText>
        </w:r>
      </w:del>
    </w:p>
    <w:p w14:paraId="6E0D748E" w14:textId="77777777" w:rsidR="005F680D" w:rsidRDefault="004C1CEC" w:rsidP="00E7526E">
      <w:pPr>
        <w:pStyle w:val="Default"/>
        <w:snapToGrid w:val="0"/>
        <w:spacing w:beforeLines="50" w:before="156" w:line="360" w:lineRule="auto"/>
        <w:ind w:firstLineChars="200" w:firstLine="480"/>
        <w:jc w:val="both"/>
        <w:rPr>
          <w:rFonts w:ascii="Times New Roman" w:eastAsia="PMingLiU"/>
          <w:szCs w:val="20"/>
          <w:lang w:val="zh-TW" w:bidi="zh-TW"/>
        </w:rPr>
      </w:pPr>
      <w:r w:rsidRPr="005F680D">
        <w:rPr>
          <w:rFonts w:ascii="Times New Roman" w:eastAsia="PMingLiU"/>
          <w:szCs w:val="20"/>
          <w:lang w:val="zh-TW" w:bidi="zh-TW"/>
          <w:rPrChange w:id="177" w:author="KWM" w:date="2025-11-18T03:52:00Z">
            <w:rPr>
              <w:rFonts w:asciiTheme="minorEastAsia" w:hAnsiTheme="minorEastAsia"/>
              <w:szCs w:val="20"/>
              <w:lang w:val="zh-TW" w:bidi="zh-TW"/>
            </w:rPr>
          </w:rPrChange>
        </w:rPr>
        <w:t>3</w:t>
      </w:r>
      <w:del w:id="178" w:author="KWM" w:date="2025-11-18T03:52:00Z">
        <w:r w:rsidR="005F680D" w:rsidRPr="005F680D" w:rsidDel="005F680D">
          <w:rPr>
            <w:rFonts w:asciiTheme="minorEastAsia" w:eastAsiaTheme="minorEastAsia" w:hAnsiTheme="minorEastAsia" w:hint="eastAsia"/>
            <w:szCs w:val="20"/>
            <w:lang w:val="zh-TW" w:bidi="zh-TW"/>
            <w:rPrChange w:id="179" w:author="KWM" w:date="2025-11-18T03:52:00Z">
              <w:rPr>
                <w:rFonts w:asciiTheme="minorEastAsia" w:hAnsiTheme="minorEastAsia" w:hint="eastAsia"/>
                <w:szCs w:val="20"/>
                <w:lang w:val="zh-TW" w:bidi="zh-TW"/>
              </w:rPr>
            </w:rPrChange>
          </w:rPr>
          <w:delText>、</w:delText>
        </w:r>
      </w:del>
      <w:bookmarkStart w:id="180" w:name="bookmark156"/>
      <w:ins w:id="181" w:author="KWM" w:date="2025-11-18T03:52:00Z">
        <w:r w:rsidR="005F680D">
          <w:rPr>
            <w:rFonts w:asciiTheme="minorEastAsia" w:eastAsiaTheme="minorEastAsia" w:hAnsiTheme="minorEastAsia" w:hint="eastAsia"/>
            <w:szCs w:val="20"/>
            <w:lang w:val="zh-TW" w:bidi="zh-TW"/>
          </w:rPr>
          <w:t>、</w:t>
        </w:r>
      </w:ins>
      <w:r w:rsidR="005F680D" w:rsidRPr="005F680D">
        <w:rPr>
          <w:rFonts w:ascii="Times New Roman" w:eastAsia="PMingLiU" w:hint="eastAsia"/>
          <w:szCs w:val="20"/>
          <w:lang w:val="zh-TW" w:bidi="zh-TW"/>
          <w:rPrChange w:id="182" w:author="KWM" w:date="2025-11-18T03:52:00Z">
            <w:rPr>
              <w:rFonts w:ascii="Times New Roman" w:eastAsia="SimSun" w:hint="eastAsia"/>
              <w:szCs w:val="20"/>
              <w:lang w:val="zh-TW" w:bidi="zh-TW"/>
            </w:rPr>
          </w:rPrChange>
        </w:rPr>
        <w:t>由于</w:t>
      </w:r>
      <w:r w:rsidR="005F680D">
        <w:rPr>
          <w:rFonts w:ascii="Times New Roman" w:eastAsia="SimSun" w:hint="eastAsia"/>
          <w:szCs w:val="20"/>
          <w:lang w:val="zh-TW" w:bidi="zh-TW"/>
        </w:rPr>
        <w:t>李红星先生为公司董事长，其通过控制的鼎耘产业</w:t>
      </w:r>
      <w:r w:rsidR="005F680D" w:rsidRPr="00BB2915">
        <w:rPr>
          <w:rFonts w:ascii="Times New Roman" w:eastAsia="SimSun" w:hint="eastAsia"/>
          <w:szCs w:val="20"/>
          <w:lang w:val="zh-TW" w:bidi="zh-TW"/>
        </w:rPr>
        <w:t>认购本次发行的股票成为公司的实际控制人构成</w:t>
      </w:r>
      <w:r w:rsidR="005F680D">
        <w:rPr>
          <w:rFonts w:ascii="Times New Roman" w:eastAsia="SimSun" w:hint="eastAsia"/>
        </w:rPr>
        <w:t>《</w:t>
      </w:r>
      <w:r w:rsidR="005F680D" w:rsidRPr="00B653FE">
        <w:rPr>
          <w:rFonts w:ascii="Times New Roman" w:eastAsia="SimSun" w:hint="eastAsia"/>
        </w:rPr>
        <w:t>收购管理办法》</w:t>
      </w:r>
      <w:r w:rsidR="005F680D" w:rsidRPr="00BB2915">
        <w:rPr>
          <w:rFonts w:ascii="Times New Roman" w:eastAsia="SimSun" w:hint="eastAsia"/>
          <w:szCs w:val="20"/>
          <w:lang w:val="zh-TW" w:bidi="zh-TW"/>
        </w:rPr>
        <w:t>第五十一条规定的管理层收购。</w:t>
      </w:r>
      <w:r w:rsidR="005F680D">
        <w:rPr>
          <w:rFonts w:ascii="Times New Roman" w:eastAsia="SimSun" w:hint="eastAsia"/>
          <w:szCs w:val="20"/>
          <w:lang w:val="zh-TW" w:bidi="zh-TW"/>
        </w:rPr>
        <w:t>本次发行尚需履行《收购管理办法》规定的相关程序，包括</w:t>
      </w:r>
      <w:del w:id="183" w:author="KWM" w:date="2025-11-18T03:30:00Z">
        <w:r w:rsidR="005F680D" w:rsidDel="00CF36EB">
          <w:rPr>
            <w:rFonts w:ascii="Times New Roman" w:eastAsia="SimSun" w:hint="eastAsia"/>
            <w:szCs w:val="20"/>
            <w:lang w:val="zh-TW" w:bidi="zh-TW"/>
          </w:rPr>
          <w:delText>但不限于</w:delText>
        </w:r>
      </w:del>
      <w:r w:rsidR="005F680D" w:rsidRPr="00BB2915">
        <w:rPr>
          <w:rFonts w:ascii="Times New Roman" w:eastAsia="SimSun" w:hint="eastAsia"/>
          <w:szCs w:val="20"/>
          <w:lang w:val="zh-TW" w:bidi="zh-TW"/>
        </w:rPr>
        <w:t>聘请符合《证券法》规定的资产评估机构提供公司的资产评估报告、公司董事会非关联董事作出决议且取得</w:t>
      </w:r>
      <w:r w:rsidR="005F680D" w:rsidRPr="00BB2915">
        <w:rPr>
          <w:rFonts w:ascii="Times New Roman" w:eastAsia="SimSun"/>
          <w:szCs w:val="20"/>
          <w:lang w:val="zh-TW" w:bidi="zh-TW"/>
        </w:rPr>
        <w:t xml:space="preserve"> 2/3 </w:t>
      </w:r>
      <w:r w:rsidR="005F680D" w:rsidRPr="00BB2915">
        <w:rPr>
          <w:rFonts w:ascii="Times New Roman" w:eastAsia="SimSun"/>
          <w:szCs w:val="20"/>
          <w:lang w:val="zh-TW" w:bidi="zh-TW"/>
        </w:rPr>
        <w:t>以上</w:t>
      </w:r>
      <w:r w:rsidR="005F680D" w:rsidRPr="00BB2915">
        <w:rPr>
          <w:rFonts w:ascii="Times New Roman" w:eastAsia="SimSun" w:hint="eastAsia"/>
          <w:szCs w:val="20"/>
          <w:lang w:val="zh-TW" w:bidi="zh-TW"/>
        </w:rPr>
        <w:t>的独立董事同意、独立财务顾问就本次交易出具专业意见以及公司股东会</w:t>
      </w:r>
      <w:r w:rsidR="005F680D">
        <w:rPr>
          <w:rFonts w:ascii="Times New Roman" w:eastAsia="SimSun" w:hint="eastAsia"/>
          <w:szCs w:val="20"/>
          <w:lang w:val="zh-TW" w:bidi="zh-TW"/>
        </w:rPr>
        <w:t>非关联股东审议通过</w:t>
      </w:r>
      <w:ins w:id="184" w:author="KWM" w:date="2025-11-18T03:35:00Z">
        <w:r w:rsidR="005F680D">
          <w:rPr>
            <w:rFonts w:ascii="Times New Roman" w:eastAsia="SimSun" w:hint="eastAsia"/>
            <w:szCs w:val="20"/>
            <w:lang w:val="zh-TW" w:bidi="zh-TW"/>
          </w:rPr>
          <w:t>等</w:t>
        </w:r>
      </w:ins>
      <w:r w:rsidR="005F680D" w:rsidRPr="00BB2915">
        <w:rPr>
          <w:rFonts w:ascii="Times New Roman" w:eastAsia="SimSun" w:hint="eastAsia"/>
          <w:szCs w:val="20"/>
          <w:lang w:val="zh-TW" w:bidi="zh-TW"/>
        </w:rPr>
        <w:t>。</w:t>
      </w:r>
    </w:p>
    <w:p w14:paraId="4D267DEB" w14:textId="4281E2DD" w:rsidR="00560C6D" w:rsidRDefault="005F680D" w:rsidP="00E7526E">
      <w:pPr>
        <w:pStyle w:val="Default"/>
        <w:snapToGrid w:val="0"/>
        <w:spacing w:beforeLines="50" w:before="156" w:line="360" w:lineRule="auto"/>
        <w:ind w:firstLineChars="200" w:firstLine="480"/>
        <w:jc w:val="both"/>
        <w:rPr>
          <w:rFonts w:ascii="Times New Roman" w:eastAsia="PMingLiU"/>
          <w:szCs w:val="20"/>
          <w:lang w:val="zh-TW" w:bidi="zh-TW"/>
        </w:rPr>
      </w:pPr>
      <w:ins w:id="185" w:author="KWM" w:date="2025-11-18T03:31:00Z">
        <w:r>
          <w:rPr>
            <w:rFonts w:ascii="Times New Roman" w:eastAsia="PMingLiU"/>
            <w:szCs w:val="20"/>
            <w:lang w:val="zh-TW" w:bidi="zh-TW"/>
          </w:rPr>
          <w:t>4</w:t>
        </w:r>
        <w:r>
          <w:rPr>
            <w:rFonts w:ascii="Times New Roman" w:eastAsia="SimSun" w:hint="eastAsia"/>
            <w:szCs w:val="20"/>
            <w:lang w:val="zh-TW" w:bidi="zh-TW"/>
          </w:rPr>
          <w:t>、</w:t>
        </w:r>
      </w:ins>
      <w:ins w:id="186" w:author="KWM" w:date="2025-11-18T03:51:00Z">
        <w:r>
          <w:rPr>
            <w:rFonts w:ascii="Times New Roman" w:eastAsia="SimSun" w:hint="eastAsia"/>
          </w:rPr>
          <w:t>本次发行尚需</w:t>
        </w:r>
        <w:r w:rsidRPr="002C4CE8">
          <w:rPr>
            <w:rFonts w:ascii="Times New Roman" w:eastAsia="SimSun" w:hint="eastAsia"/>
          </w:rPr>
          <w:t>履行</w:t>
        </w:r>
      </w:ins>
      <w:ins w:id="187" w:author="Han Zewei" w:date="2025-11-18T07:23:00Z" w16du:dateUtc="2025-11-17T23:23:00Z">
        <w:r w:rsidR="00F402E9">
          <w:rPr>
            <w:rFonts w:ascii="Times New Roman" w:eastAsia="SimSun" w:hint="eastAsia"/>
          </w:rPr>
          <w:t>的程序包括按照</w:t>
        </w:r>
      </w:ins>
      <w:ins w:id="188" w:author="KWM" w:date="2025-11-18T03:51:00Z">
        <w:r w:rsidRPr="002C4CE8">
          <w:rPr>
            <w:rFonts w:ascii="Times New Roman" w:eastAsia="SimSun" w:hint="eastAsia"/>
          </w:rPr>
          <w:t>《上市公司收购管理办法》规定的管理层收购相关程序</w:t>
        </w:r>
      </w:ins>
      <w:ins w:id="189" w:author="KWM" w:date="2025-11-18T03:54:00Z">
        <w:r w:rsidR="000C35B0">
          <w:rPr>
            <w:rFonts w:ascii="Times New Roman" w:eastAsia="SimSun" w:hint="eastAsia"/>
          </w:rPr>
          <w:t>、</w:t>
        </w:r>
      </w:ins>
      <w:ins w:id="190" w:author="KWM" w:date="2025-11-18T03:51:00Z">
        <w:r>
          <w:rPr>
            <w:rFonts w:ascii="Times New Roman" w:eastAsia="SimSun" w:hint="eastAsia"/>
          </w:rPr>
          <w:t>取得公司股东会的批准并</w:t>
        </w:r>
      </w:ins>
      <w:ins w:id="191" w:author="Han Zewei" w:date="2025-11-18T07:23:00Z" w16du:dateUtc="2025-11-17T23:23:00Z">
        <w:r w:rsidR="00F402E9">
          <w:rPr>
            <w:rFonts w:ascii="Times New Roman" w:eastAsia="SimSun" w:hint="eastAsia"/>
          </w:rPr>
          <w:t>经非关联股东</w:t>
        </w:r>
      </w:ins>
      <w:ins w:id="192" w:author="KWM" w:date="2025-11-18T03:51:00Z">
        <w:r>
          <w:rPr>
            <w:rFonts w:ascii="Times New Roman" w:eastAsia="SimSun" w:hint="eastAsia"/>
          </w:rPr>
          <w:t>同意认购</w:t>
        </w:r>
        <w:r>
          <w:rPr>
            <w:rFonts w:ascii="Times New Roman" w:eastAsia="SimSun" w:hint="eastAsia"/>
            <w:szCs w:val="20"/>
            <w:lang w:bidi="zh-TW"/>
          </w:rPr>
          <w:t>对象</w:t>
        </w:r>
        <w:r>
          <w:rPr>
            <w:rFonts w:ascii="Times New Roman" w:eastAsia="SimSun" w:hint="eastAsia"/>
          </w:rPr>
          <w:t>免于发出要约、深圳</w:t>
        </w:r>
        <w:r w:rsidRPr="002C4CE8">
          <w:rPr>
            <w:rFonts w:ascii="Times New Roman" w:eastAsia="SimSun" w:hint="eastAsia"/>
          </w:rPr>
          <w:t>证券交易所（以下称“</w:t>
        </w:r>
        <w:r>
          <w:rPr>
            <w:rFonts w:ascii="Times New Roman" w:eastAsia="SimSun" w:hint="eastAsia"/>
          </w:rPr>
          <w:t>深</w:t>
        </w:r>
        <w:r w:rsidRPr="002C4CE8">
          <w:rPr>
            <w:rFonts w:ascii="Times New Roman" w:eastAsia="SimSun" w:hint="eastAsia"/>
          </w:rPr>
          <w:t>交所”）的审核通过</w:t>
        </w:r>
      </w:ins>
      <w:ins w:id="193" w:author="KWM" w:date="2025-11-18T03:54:00Z">
        <w:del w:id="194" w:author="Han Zewei" w:date="2025-11-18T07:23:00Z" w16du:dateUtc="2025-11-17T23:23:00Z">
          <w:r w:rsidR="000C35B0" w:rsidRPr="00BB2915" w:rsidDel="00F402E9">
            <w:rPr>
              <w:rFonts w:ascii="Times New Roman" w:eastAsia="SimSun" w:hint="eastAsia"/>
              <w:szCs w:val="20"/>
              <w:lang w:val="zh-TW" w:bidi="zh-TW"/>
            </w:rPr>
            <w:delText>并获得</w:delText>
          </w:r>
        </w:del>
      </w:ins>
      <w:ins w:id="195" w:author="Han Zewei" w:date="2025-11-18T07:23:00Z" w16du:dateUtc="2025-11-17T23:23:00Z">
        <w:r w:rsidR="00F402E9">
          <w:rPr>
            <w:rFonts w:ascii="Times New Roman" w:eastAsia="SimSun" w:hint="eastAsia"/>
            <w:szCs w:val="20"/>
            <w:lang w:val="zh-TW" w:bidi="zh-TW"/>
          </w:rPr>
          <w:t>、</w:t>
        </w:r>
      </w:ins>
      <w:ins w:id="196" w:author="KWM" w:date="2025-11-18T03:51:00Z">
        <w:r>
          <w:rPr>
            <w:rFonts w:ascii="Times New Roman" w:eastAsia="SimSun" w:hint="eastAsia"/>
          </w:rPr>
          <w:t>中</w:t>
        </w:r>
        <w:r w:rsidRPr="002C4CE8">
          <w:rPr>
            <w:rFonts w:ascii="Times New Roman" w:eastAsia="SimSun" w:hint="eastAsia"/>
          </w:rPr>
          <w:t>国证券监督管理委员会（以下称“中国证监会”）</w:t>
        </w:r>
        <w:r>
          <w:rPr>
            <w:rFonts w:ascii="Times New Roman" w:eastAsia="SimSun" w:hint="eastAsia"/>
          </w:rPr>
          <w:t>作出</w:t>
        </w:r>
        <w:r w:rsidRPr="002C4CE8">
          <w:rPr>
            <w:rFonts w:ascii="Times New Roman" w:eastAsia="SimSun" w:hint="eastAsia"/>
          </w:rPr>
          <w:t>同意注册</w:t>
        </w:r>
      </w:ins>
      <w:ins w:id="197" w:author="KWM" w:date="2025-11-18T03:54:00Z">
        <w:r w:rsidR="000C35B0">
          <w:rPr>
            <w:rFonts w:ascii="Times New Roman" w:eastAsia="SimSun" w:hint="eastAsia"/>
          </w:rPr>
          <w:t>的</w:t>
        </w:r>
      </w:ins>
      <w:ins w:id="198" w:author="KWM" w:date="2025-11-18T03:51:00Z">
        <w:r w:rsidRPr="002C4CE8">
          <w:rPr>
            <w:rFonts w:ascii="Times New Roman" w:eastAsia="SimSun" w:hint="eastAsia"/>
          </w:rPr>
          <w:t>批复</w:t>
        </w:r>
      </w:ins>
      <w:ins w:id="199" w:author="Han Zewei" w:date="2025-11-18T07:23:00Z" w16du:dateUtc="2025-11-17T23:23:00Z">
        <w:r w:rsidR="00F402E9">
          <w:rPr>
            <w:rFonts w:ascii="Times New Roman" w:eastAsia="SimSun" w:hint="eastAsia"/>
          </w:rPr>
          <w:t>等</w:t>
        </w:r>
      </w:ins>
      <w:ins w:id="200" w:author="KWM" w:date="2025-11-18T03:51:00Z">
        <w:r>
          <w:rPr>
            <w:rFonts w:ascii="Times New Roman" w:eastAsia="SimSun" w:hint="eastAsia"/>
          </w:rPr>
          <w:t>。</w:t>
        </w:r>
      </w:ins>
      <w:ins w:id="201" w:author="KWM" w:date="2025-11-18T03:57:00Z">
        <w:r w:rsidR="00984616" w:rsidRPr="002C4CE8">
          <w:rPr>
            <w:rFonts w:ascii="Times New Roman" w:eastAsia="SimSun" w:hint="eastAsia"/>
          </w:rPr>
          <w:t>上述</w:t>
        </w:r>
        <w:r w:rsidR="00984616">
          <w:rPr>
            <w:rFonts w:ascii="Times New Roman" w:eastAsia="SimSun" w:hint="eastAsia"/>
          </w:rPr>
          <w:t>审批或注册</w:t>
        </w:r>
        <w:r w:rsidR="00984616" w:rsidRPr="002C4CE8">
          <w:rPr>
            <w:rFonts w:ascii="Times New Roman" w:eastAsia="SimSun" w:hint="eastAsia"/>
          </w:rPr>
          <w:t>事宜均为本次发行的前提条件，</w:t>
        </w:r>
        <w:r w:rsidR="00984616">
          <w:rPr>
            <w:rFonts w:ascii="Times New Roman" w:eastAsia="SimSun" w:hint="eastAsia"/>
          </w:rPr>
          <w:t>本次发行</w:t>
        </w:r>
        <w:r w:rsidR="00984616" w:rsidRPr="002C4CE8">
          <w:rPr>
            <w:rFonts w:ascii="Times New Roman" w:eastAsia="SimSun" w:hint="eastAsia"/>
          </w:rPr>
          <w:t>能否取得</w:t>
        </w:r>
        <w:r w:rsidR="00984616">
          <w:rPr>
            <w:rFonts w:ascii="Times New Roman" w:eastAsia="SimSun" w:hint="eastAsia"/>
          </w:rPr>
          <w:t>审批和注册</w:t>
        </w:r>
        <w:r w:rsidR="00984616" w:rsidRPr="002C4CE8">
          <w:rPr>
            <w:rFonts w:ascii="Times New Roman" w:eastAsia="SimSun" w:hint="eastAsia"/>
          </w:rPr>
          <w:t>以及最终取得</w:t>
        </w:r>
        <w:r w:rsidR="00984616">
          <w:rPr>
            <w:rFonts w:ascii="Times New Roman" w:eastAsia="SimSun" w:hint="eastAsia"/>
          </w:rPr>
          <w:t>审批或注册的</w:t>
        </w:r>
        <w:r w:rsidR="00984616" w:rsidRPr="002C4CE8">
          <w:rPr>
            <w:rFonts w:ascii="Times New Roman" w:eastAsia="SimSun" w:hint="eastAsia"/>
          </w:rPr>
          <w:t>时间存在一定的不确定性。</w:t>
        </w:r>
      </w:ins>
      <w:del w:id="202" w:author="KWM" w:date="2025-11-18T03:32:00Z">
        <w:r w:rsidRPr="00BB2915" w:rsidDel="00E73B4B">
          <w:rPr>
            <w:rFonts w:ascii="Times New Roman" w:eastAsia="SimSun" w:hint="eastAsia"/>
            <w:szCs w:val="20"/>
            <w:lang w:val="zh-TW" w:bidi="zh-TW"/>
          </w:rPr>
          <w:delText>根据有关法律法规规定，本次发行尚需取得公司股东会的批准</w:delText>
        </w:r>
        <w:r w:rsidRPr="00655C05" w:rsidDel="00E73B4B">
          <w:rPr>
            <w:rFonts w:ascii="Times New Roman" w:eastAsia="SimSun" w:hint="eastAsia"/>
            <w:lang w:val="zh-TW" w:bidi="zh-TW"/>
          </w:rPr>
          <w:delText>并同意认购对象免于发出要约</w:delText>
        </w:r>
        <w:r w:rsidRPr="00BB2915" w:rsidDel="00E73B4B">
          <w:rPr>
            <w:rFonts w:ascii="Times New Roman" w:eastAsia="SimSun" w:hint="eastAsia"/>
            <w:szCs w:val="20"/>
            <w:lang w:val="zh-TW" w:bidi="zh-TW"/>
          </w:rPr>
          <w:delText>、经深交所审核通过并获得中国证监会同意注册的批复。</w:delText>
        </w:r>
        <w:bookmarkEnd w:id="180"/>
        <w:r w:rsidR="00560C6D" w:rsidDel="00E73B4B">
          <w:rPr>
            <w:rFonts w:ascii="Times New Roman" w:eastAsia="SimSun" w:hint="eastAsia"/>
            <w:szCs w:val="20"/>
            <w:lang w:val="zh-TW" w:bidi="zh-TW"/>
          </w:rPr>
          <w:delText>履行完成前述相关程序后，公司将依法向深交所和中国证券登记结算有限责任公司申请办理股票发行、登记与上市等事宜，完成本次发行全部呈报批准程序。</w:delText>
        </w:r>
      </w:del>
    </w:p>
    <w:p w14:paraId="58B9854C" w14:textId="77777777" w:rsidR="00DE2884" w:rsidRDefault="00E73B4B" w:rsidP="00E7526E">
      <w:pPr>
        <w:pStyle w:val="Default"/>
        <w:snapToGrid w:val="0"/>
        <w:spacing w:beforeLines="50" w:before="156" w:line="360" w:lineRule="auto"/>
        <w:ind w:firstLineChars="200" w:firstLine="480"/>
        <w:jc w:val="both"/>
        <w:rPr>
          <w:rFonts w:ascii="Times New Roman" w:eastAsia="SimSun"/>
        </w:rPr>
      </w:pPr>
      <w:ins w:id="203" w:author="KWM" w:date="2025-11-18T03:33:00Z">
        <w:r w:rsidRPr="00B653FE">
          <w:rPr>
            <w:rFonts w:ascii="Times New Roman" w:eastAsia="SimSun" w:hint="eastAsia"/>
          </w:rPr>
          <w:lastRenderedPageBreak/>
          <w:t>公司将根据进展对股份变动后续事宜及时履行信息披露义务。本次发行及</w:t>
        </w:r>
        <w:r>
          <w:rPr>
            <w:rFonts w:ascii="Times New Roman" w:eastAsia="SimSun" w:hint="eastAsia"/>
          </w:rPr>
          <w:t>相关</w:t>
        </w:r>
        <w:r w:rsidRPr="00B653FE">
          <w:rPr>
            <w:rFonts w:ascii="Times New Roman" w:eastAsia="SimSun" w:hint="eastAsia"/>
          </w:rPr>
          <w:t>事项是</w:t>
        </w:r>
        <w:r>
          <w:rPr>
            <w:rFonts w:ascii="Times New Roman" w:eastAsia="SimSun" w:hint="eastAsia"/>
          </w:rPr>
          <w:t>否能够最终完成尚存在一定的不确定性，</w:t>
        </w:r>
      </w:ins>
      <w:del w:id="204" w:author="KWM" w:date="2025-11-18T03:34:00Z">
        <w:r w:rsidR="00560C6D" w:rsidDel="00E73B4B">
          <w:rPr>
            <w:rFonts w:ascii="Times New Roman" w:eastAsia="SimSun" w:hint="eastAsia"/>
            <w:szCs w:val="20"/>
            <w:lang w:val="zh-TW" w:bidi="zh-TW"/>
          </w:rPr>
          <w:delText>能否取得上述批准或核准，以及最终取得批准或核准的时间均存在不确定性</w:delText>
        </w:r>
        <w:r w:rsidR="002C787C" w:rsidDel="00E73B4B">
          <w:rPr>
            <w:rFonts w:ascii="Times New Roman" w:eastAsia="SimSun"/>
          </w:rPr>
          <w:delText>。</w:delText>
        </w:r>
      </w:del>
      <w:r w:rsidR="002C787C">
        <w:rPr>
          <w:rFonts w:ascii="Times New Roman" w:eastAsia="SimSun"/>
        </w:rPr>
        <w:t>公司将根据本次发行的进展及时履行信息披露义务，敬请广大投资者注意投资风险。</w:t>
      </w:r>
    </w:p>
    <w:p w14:paraId="603BA826" w14:textId="77777777" w:rsidR="00DE2884" w:rsidRDefault="00DE2884">
      <w:pPr>
        <w:pStyle w:val="Default"/>
        <w:snapToGrid w:val="0"/>
        <w:spacing w:beforeLines="100" w:before="312" w:line="360" w:lineRule="auto"/>
        <w:ind w:firstLineChars="200" w:firstLine="480"/>
        <w:jc w:val="both"/>
        <w:rPr>
          <w:rFonts w:ascii="Times New Roman" w:eastAsia="SimSun"/>
        </w:rPr>
      </w:pPr>
    </w:p>
    <w:p w14:paraId="6BAE9717" w14:textId="77777777" w:rsidR="00DE2884" w:rsidRDefault="002C787C">
      <w:pPr>
        <w:pStyle w:val="Default"/>
        <w:snapToGrid w:val="0"/>
        <w:spacing w:beforeLines="100" w:before="312" w:line="360" w:lineRule="auto"/>
        <w:ind w:firstLineChars="200" w:firstLine="480"/>
        <w:jc w:val="both"/>
        <w:rPr>
          <w:rFonts w:ascii="Times New Roman" w:eastAsia="SimSun"/>
        </w:rPr>
      </w:pPr>
      <w:r>
        <w:rPr>
          <w:rFonts w:ascii="Times New Roman" w:eastAsia="SimSun"/>
        </w:rPr>
        <w:t>特此公告。</w:t>
      </w:r>
    </w:p>
    <w:p w14:paraId="23E72CAB" w14:textId="77777777" w:rsidR="00DE2884" w:rsidRDefault="00DE2884">
      <w:pPr>
        <w:autoSpaceDE w:val="0"/>
        <w:autoSpaceDN w:val="0"/>
        <w:adjustRightInd w:val="0"/>
        <w:snapToGrid w:val="0"/>
        <w:spacing w:line="360" w:lineRule="auto"/>
        <w:ind w:firstLineChars="200" w:firstLine="482"/>
        <w:outlineLvl w:val="0"/>
        <w:rPr>
          <w:rFonts w:ascii="Times New Roman" w:eastAsia="SimSun" w:hAnsi="Times New Roman" w:cs="Times New Roman"/>
          <w:b/>
          <w:sz w:val="24"/>
        </w:rPr>
      </w:pPr>
    </w:p>
    <w:p w14:paraId="76A95164" w14:textId="77777777" w:rsidR="00560C6D" w:rsidRDefault="00560C6D">
      <w:pPr>
        <w:autoSpaceDE w:val="0"/>
        <w:autoSpaceDN w:val="0"/>
        <w:adjustRightInd w:val="0"/>
        <w:snapToGrid w:val="0"/>
        <w:spacing w:line="360" w:lineRule="auto"/>
        <w:ind w:firstLineChars="200" w:firstLine="482"/>
        <w:outlineLvl w:val="0"/>
        <w:rPr>
          <w:rFonts w:ascii="Times New Roman" w:eastAsia="SimSun" w:hAnsi="Times New Roman" w:cs="Times New Roman"/>
          <w:b/>
          <w:sz w:val="24"/>
        </w:rPr>
      </w:pPr>
    </w:p>
    <w:p w14:paraId="58A46F26" w14:textId="77777777" w:rsidR="00DE2884" w:rsidRDefault="00560C6D">
      <w:pPr>
        <w:pStyle w:val="Default"/>
        <w:snapToGrid w:val="0"/>
        <w:spacing w:line="360" w:lineRule="auto"/>
        <w:ind w:firstLineChars="200" w:firstLine="480"/>
        <w:jc w:val="right"/>
        <w:rPr>
          <w:rFonts w:ascii="Times New Roman" w:eastAsia="SimSun"/>
        </w:rPr>
      </w:pPr>
      <w:r>
        <w:rPr>
          <w:rFonts w:ascii="Times New Roman" w:eastAsia="SimSun" w:hint="eastAsia"/>
        </w:rPr>
        <w:t>四川汇源光通信</w:t>
      </w:r>
      <w:r w:rsidR="002C787C">
        <w:rPr>
          <w:rFonts w:ascii="Times New Roman" w:eastAsia="SimSun"/>
        </w:rPr>
        <w:t>股份有限公司董事会</w:t>
      </w:r>
    </w:p>
    <w:p w14:paraId="3748EE88" w14:textId="77777777" w:rsidR="00DE2884" w:rsidRDefault="00560C6D">
      <w:pPr>
        <w:spacing w:line="360" w:lineRule="auto"/>
        <w:ind w:firstLine="420"/>
        <w:jc w:val="right"/>
        <w:rPr>
          <w:rFonts w:ascii="Times New Roman" w:eastAsia="SimSun" w:hAnsi="Times New Roman" w:cs="Times New Roman"/>
          <w:sz w:val="24"/>
        </w:rPr>
      </w:pPr>
      <w:r>
        <w:rPr>
          <w:rFonts w:ascii="Times New Roman" w:eastAsia="SimSun" w:hAnsi="Times New Roman" w:cs="Times New Roman"/>
          <w:color w:val="000000"/>
          <w:sz w:val="24"/>
        </w:rPr>
        <w:t>2025</w:t>
      </w:r>
      <w:r w:rsidR="002C787C">
        <w:rPr>
          <w:rFonts w:ascii="Times New Roman" w:eastAsia="SimSun" w:hAnsi="Times New Roman" w:cs="Times New Roman"/>
          <w:color w:val="000000"/>
          <w:sz w:val="24"/>
        </w:rPr>
        <w:t>年</w:t>
      </w:r>
      <w:r w:rsidR="0099609A">
        <w:rPr>
          <w:rFonts w:ascii="Times New Roman" w:eastAsia="SimSun" w:hAnsi="Times New Roman" w:cs="Times New Roman" w:hint="eastAsia"/>
          <w:color w:val="000000"/>
          <w:sz w:val="24"/>
        </w:rPr>
        <w:t>1</w:t>
      </w:r>
      <w:r w:rsidR="0099609A">
        <w:rPr>
          <w:rFonts w:ascii="Times New Roman" w:eastAsia="SimSun" w:hAnsi="Times New Roman" w:cs="Times New Roman"/>
          <w:color w:val="000000"/>
          <w:sz w:val="24"/>
        </w:rPr>
        <w:t>1</w:t>
      </w:r>
      <w:r w:rsidR="00B21FB2">
        <w:rPr>
          <w:rFonts w:ascii="Times New Roman" w:eastAsia="SimSun" w:hAnsi="Times New Roman" w:cs="Times New Roman"/>
          <w:color w:val="000000"/>
          <w:sz w:val="24"/>
        </w:rPr>
        <w:t>月</w:t>
      </w:r>
      <w:r w:rsidR="00B21FB2">
        <w:rPr>
          <w:rFonts w:ascii="Times New Roman" w:eastAsia="SimSun" w:hAnsi="Times New Roman" w:cs="Times New Roman" w:hint="eastAsia"/>
          <w:color w:val="000000"/>
          <w:sz w:val="24"/>
        </w:rPr>
        <w:t>1</w:t>
      </w:r>
      <w:r w:rsidR="00B21FB2">
        <w:rPr>
          <w:rFonts w:ascii="Times New Roman" w:eastAsia="SimSun" w:hAnsi="Times New Roman" w:cs="Times New Roman"/>
          <w:color w:val="000000"/>
          <w:sz w:val="24"/>
        </w:rPr>
        <w:t>8</w:t>
      </w:r>
      <w:r w:rsidR="002C787C">
        <w:rPr>
          <w:rFonts w:ascii="Times New Roman" w:eastAsia="SimSun" w:hAnsi="Times New Roman" w:cs="Times New Roman"/>
          <w:color w:val="000000"/>
          <w:sz w:val="24"/>
        </w:rPr>
        <w:t>日</w:t>
      </w:r>
    </w:p>
    <w:p w14:paraId="03F39633" w14:textId="77777777" w:rsidR="00DE2884" w:rsidRDefault="00DE2884">
      <w:pPr>
        <w:spacing w:line="360" w:lineRule="auto"/>
        <w:rPr>
          <w:rFonts w:ascii="Times New Roman" w:eastAsia="SimSun" w:hAnsi="Times New Roman" w:cs="Times New Roman"/>
          <w:sz w:val="24"/>
        </w:rPr>
      </w:pPr>
    </w:p>
    <w:sectPr w:rsidR="00DE288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6" w:author="KWM" w:date="2025-11-18T03:39:00Z" w:initials="KWM">
    <w:p w14:paraId="76ABC66C" w14:textId="77777777" w:rsidR="00E73B4B" w:rsidRDefault="00E73B4B">
      <w:pPr>
        <w:pStyle w:val="CommentText"/>
      </w:pPr>
      <w:r>
        <w:rPr>
          <w:rStyle w:val="CommentReference"/>
        </w:rPr>
        <w:annotationRef/>
      </w:r>
      <w:r>
        <w:rPr>
          <w:rFonts w:hint="eastAsia"/>
        </w:rPr>
        <w:t>麻烦所有公告检查核对一致，</w:t>
      </w:r>
      <w:r>
        <w:rPr>
          <w:rFonts w:hint="eastAsia"/>
        </w:rPr>
        <w:t>3</w:t>
      </w:r>
      <w:r>
        <w:t>0%</w:t>
      </w:r>
      <w:r>
        <w:rPr>
          <w:rFonts w:hint="eastAsia"/>
        </w:rPr>
        <w:t>是锁定</w:t>
      </w:r>
      <w:r>
        <w:rPr>
          <w:rFonts w:hint="eastAsia"/>
        </w:rPr>
        <w:t>3</w:t>
      </w:r>
      <w:r>
        <w:t>6</w:t>
      </w:r>
      <w:r>
        <w:rPr>
          <w:rFonts w:hint="eastAsia"/>
        </w:rPr>
        <w:t>个月的前提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BC6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BC66C" w16cid:durableId="2CC668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8680" w14:textId="77777777" w:rsidR="00F27B78" w:rsidRDefault="00F27B78" w:rsidP="00FA630A">
      <w:r>
        <w:separator/>
      </w:r>
    </w:p>
  </w:endnote>
  <w:endnote w:type="continuationSeparator" w:id="0">
    <w:p w14:paraId="733721AE" w14:textId="77777777" w:rsidR="00F27B78" w:rsidRDefault="00F27B78" w:rsidP="00FA6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_GB2312">
    <w:altName w:val="楷体"/>
    <w:panose1 w:val="02010609030101010101"/>
    <w:charset w:val="86"/>
    <w:family w:val="modern"/>
    <w:pitch w:val="fixed"/>
    <w:sig w:usb0="00000001" w:usb1="080E0000" w:usb2="00000010" w:usb3="00000000" w:csb0="00040001" w:csb1="00000000"/>
  </w:font>
  <w:font w:name="SimHei">
    <w:altName w:val="黑体"/>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6155" w14:textId="77777777" w:rsidR="00F27B78" w:rsidRDefault="00F27B78" w:rsidP="00FA630A">
      <w:r>
        <w:separator/>
      </w:r>
    </w:p>
  </w:footnote>
  <w:footnote w:type="continuationSeparator" w:id="0">
    <w:p w14:paraId="24763832" w14:textId="77777777" w:rsidR="00F27B78" w:rsidRDefault="00F27B78" w:rsidP="00FA630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WM">
    <w15:presenceInfo w15:providerId="None" w15:userId="KWM"/>
  </w15:person>
  <w15:person w15:author="Han Zewei">
    <w15:presenceInfo w15:providerId="None" w15:userId="Han Ze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Q2Y2Q2YTdiOWRlMjEwZjc1OWFjNWE3NTEwYjlhYzYifQ=="/>
  </w:docVars>
  <w:rsids>
    <w:rsidRoot w:val="40605B21"/>
    <w:rsid w:val="000010E2"/>
    <w:rsid w:val="00006EFB"/>
    <w:rsid w:val="000769A4"/>
    <w:rsid w:val="000C35B0"/>
    <w:rsid w:val="00137F36"/>
    <w:rsid w:val="00222119"/>
    <w:rsid w:val="00261907"/>
    <w:rsid w:val="00266040"/>
    <w:rsid w:val="002C4CE8"/>
    <w:rsid w:val="002C787C"/>
    <w:rsid w:val="0033273A"/>
    <w:rsid w:val="00377D82"/>
    <w:rsid w:val="00396450"/>
    <w:rsid w:val="00396891"/>
    <w:rsid w:val="003A37B6"/>
    <w:rsid w:val="003F3CEB"/>
    <w:rsid w:val="004C1CEC"/>
    <w:rsid w:val="00503DF4"/>
    <w:rsid w:val="00521D5D"/>
    <w:rsid w:val="00550B61"/>
    <w:rsid w:val="00560C6D"/>
    <w:rsid w:val="005B3ECC"/>
    <w:rsid w:val="005F680D"/>
    <w:rsid w:val="00662CC5"/>
    <w:rsid w:val="006A0781"/>
    <w:rsid w:val="006A5EFA"/>
    <w:rsid w:val="006E5FD4"/>
    <w:rsid w:val="00767CDA"/>
    <w:rsid w:val="00827A98"/>
    <w:rsid w:val="008440BC"/>
    <w:rsid w:val="00882EF7"/>
    <w:rsid w:val="008C341F"/>
    <w:rsid w:val="00943371"/>
    <w:rsid w:val="00984616"/>
    <w:rsid w:val="00991E06"/>
    <w:rsid w:val="0099609A"/>
    <w:rsid w:val="00A72C53"/>
    <w:rsid w:val="00AF1EE5"/>
    <w:rsid w:val="00B21FB2"/>
    <w:rsid w:val="00B26D7F"/>
    <w:rsid w:val="00B653FE"/>
    <w:rsid w:val="00BA466D"/>
    <w:rsid w:val="00C04109"/>
    <w:rsid w:val="00CF36EB"/>
    <w:rsid w:val="00D8441F"/>
    <w:rsid w:val="00DE2884"/>
    <w:rsid w:val="00E73B4B"/>
    <w:rsid w:val="00E7526E"/>
    <w:rsid w:val="00EB7C55"/>
    <w:rsid w:val="00EC378B"/>
    <w:rsid w:val="00F27B78"/>
    <w:rsid w:val="00F402E9"/>
    <w:rsid w:val="00F64099"/>
    <w:rsid w:val="00F72F05"/>
    <w:rsid w:val="00F80E10"/>
    <w:rsid w:val="00FA630A"/>
    <w:rsid w:val="00FE38D3"/>
    <w:rsid w:val="011F083F"/>
    <w:rsid w:val="013813DD"/>
    <w:rsid w:val="018C349A"/>
    <w:rsid w:val="01C818E3"/>
    <w:rsid w:val="02EE4FE9"/>
    <w:rsid w:val="03167A76"/>
    <w:rsid w:val="035713CD"/>
    <w:rsid w:val="04636D8F"/>
    <w:rsid w:val="060F72E9"/>
    <w:rsid w:val="061B4713"/>
    <w:rsid w:val="07E93DF5"/>
    <w:rsid w:val="081F09F5"/>
    <w:rsid w:val="08364F1B"/>
    <w:rsid w:val="0849007F"/>
    <w:rsid w:val="0A1367AB"/>
    <w:rsid w:val="0A374368"/>
    <w:rsid w:val="0B543D2D"/>
    <w:rsid w:val="0D8B4E10"/>
    <w:rsid w:val="0D9C31C7"/>
    <w:rsid w:val="0D9C4F4F"/>
    <w:rsid w:val="0DDD097F"/>
    <w:rsid w:val="0F475794"/>
    <w:rsid w:val="10D645AD"/>
    <w:rsid w:val="111D33C6"/>
    <w:rsid w:val="11905CFA"/>
    <w:rsid w:val="12110788"/>
    <w:rsid w:val="1383243F"/>
    <w:rsid w:val="138F62B5"/>
    <w:rsid w:val="141679C7"/>
    <w:rsid w:val="14D948C1"/>
    <w:rsid w:val="150A7C32"/>
    <w:rsid w:val="15557B28"/>
    <w:rsid w:val="161B2D1F"/>
    <w:rsid w:val="16270BC8"/>
    <w:rsid w:val="16E52175"/>
    <w:rsid w:val="177A188B"/>
    <w:rsid w:val="17855F6B"/>
    <w:rsid w:val="17ED489A"/>
    <w:rsid w:val="180E3F7A"/>
    <w:rsid w:val="18E23E62"/>
    <w:rsid w:val="190C7E76"/>
    <w:rsid w:val="197302A7"/>
    <w:rsid w:val="1A9810CB"/>
    <w:rsid w:val="1ACC0BA1"/>
    <w:rsid w:val="1B334300"/>
    <w:rsid w:val="1C275D99"/>
    <w:rsid w:val="1D117240"/>
    <w:rsid w:val="1E641368"/>
    <w:rsid w:val="1F445E19"/>
    <w:rsid w:val="1F4644A0"/>
    <w:rsid w:val="1F5C3F05"/>
    <w:rsid w:val="1F6C7270"/>
    <w:rsid w:val="1F974FE3"/>
    <w:rsid w:val="1FB03CC9"/>
    <w:rsid w:val="20232D1B"/>
    <w:rsid w:val="216966F5"/>
    <w:rsid w:val="2257606F"/>
    <w:rsid w:val="22795F88"/>
    <w:rsid w:val="238706C4"/>
    <w:rsid w:val="23917192"/>
    <w:rsid w:val="245B2AAB"/>
    <w:rsid w:val="25282CE2"/>
    <w:rsid w:val="25853B30"/>
    <w:rsid w:val="26393AF0"/>
    <w:rsid w:val="27A44741"/>
    <w:rsid w:val="27BA0D2A"/>
    <w:rsid w:val="27F566D8"/>
    <w:rsid w:val="28225B25"/>
    <w:rsid w:val="28946AA3"/>
    <w:rsid w:val="296163AF"/>
    <w:rsid w:val="2BE3099D"/>
    <w:rsid w:val="2C415772"/>
    <w:rsid w:val="2C715226"/>
    <w:rsid w:val="2C8A0E29"/>
    <w:rsid w:val="2DE13EE9"/>
    <w:rsid w:val="2DE55377"/>
    <w:rsid w:val="2E816E1C"/>
    <w:rsid w:val="2ED96328"/>
    <w:rsid w:val="2EFC27F8"/>
    <w:rsid w:val="2F503401"/>
    <w:rsid w:val="2F59517A"/>
    <w:rsid w:val="2F615AC7"/>
    <w:rsid w:val="2F8226E0"/>
    <w:rsid w:val="30183F1A"/>
    <w:rsid w:val="305174A1"/>
    <w:rsid w:val="31223694"/>
    <w:rsid w:val="31437B80"/>
    <w:rsid w:val="31C34ED0"/>
    <w:rsid w:val="325B7878"/>
    <w:rsid w:val="32622592"/>
    <w:rsid w:val="329A113E"/>
    <w:rsid w:val="32CF0FD2"/>
    <w:rsid w:val="32F074DD"/>
    <w:rsid w:val="32F83CD2"/>
    <w:rsid w:val="333F64A1"/>
    <w:rsid w:val="33A057DC"/>
    <w:rsid w:val="34245FD6"/>
    <w:rsid w:val="34AF7D1A"/>
    <w:rsid w:val="350427D9"/>
    <w:rsid w:val="355D4E11"/>
    <w:rsid w:val="359249DA"/>
    <w:rsid w:val="35BE7813"/>
    <w:rsid w:val="36450E20"/>
    <w:rsid w:val="36A35399"/>
    <w:rsid w:val="370202D6"/>
    <w:rsid w:val="375D41CA"/>
    <w:rsid w:val="37BA12EC"/>
    <w:rsid w:val="38507FE7"/>
    <w:rsid w:val="3A6430E0"/>
    <w:rsid w:val="3A7351DE"/>
    <w:rsid w:val="3AFD5F5D"/>
    <w:rsid w:val="3B5A10F2"/>
    <w:rsid w:val="3B947713"/>
    <w:rsid w:val="3C3F2BE0"/>
    <w:rsid w:val="3CEA09F1"/>
    <w:rsid w:val="3D7C2E2A"/>
    <w:rsid w:val="3DBC5BDB"/>
    <w:rsid w:val="3DDC172F"/>
    <w:rsid w:val="3DED1AD4"/>
    <w:rsid w:val="3E0A4A86"/>
    <w:rsid w:val="3E15625C"/>
    <w:rsid w:val="3F2E5C67"/>
    <w:rsid w:val="3FBE3094"/>
    <w:rsid w:val="40605B21"/>
    <w:rsid w:val="41313F14"/>
    <w:rsid w:val="41BB5B98"/>
    <w:rsid w:val="41E05817"/>
    <w:rsid w:val="429D47A7"/>
    <w:rsid w:val="430928D7"/>
    <w:rsid w:val="43732DF8"/>
    <w:rsid w:val="43AC7EB8"/>
    <w:rsid w:val="44757E1F"/>
    <w:rsid w:val="447F7E8E"/>
    <w:rsid w:val="44C07EE2"/>
    <w:rsid w:val="45045908"/>
    <w:rsid w:val="454067D9"/>
    <w:rsid w:val="45C73B96"/>
    <w:rsid w:val="46B84AE6"/>
    <w:rsid w:val="46F750B2"/>
    <w:rsid w:val="473C75DB"/>
    <w:rsid w:val="475F2B7B"/>
    <w:rsid w:val="47D91B5E"/>
    <w:rsid w:val="48C35CAE"/>
    <w:rsid w:val="48D824D9"/>
    <w:rsid w:val="48FD5632"/>
    <w:rsid w:val="493C339F"/>
    <w:rsid w:val="49600533"/>
    <w:rsid w:val="49F86043"/>
    <w:rsid w:val="4AA23934"/>
    <w:rsid w:val="4AB35F6D"/>
    <w:rsid w:val="4AE35398"/>
    <w:rsid w:val="4B8D2895"/>
    <w:rsid w:val="4CB47DC3"/>
    <w:rsid w:val="4D0C2F5B"/>
    <w:rsid w:val="4EB1292B"/>
    <w:rsid w:val="4F1566A7"/>
    <w:rsid w:val="50195786"/>
    <w:rsid w:val="50BB37A6"/>
    <w:rsid w:val="50D30A18"/>
    <w:rsid w:val="50F6153A"/>
    <w:rsid w:val="51746401"/>
    <w:rsid w:val="52CA3415"/>
    <w:rsid w:val="53172903"/>
    <w:rsid w:val="55453DA8"/>
    <w:rsid w:val="562D248C"/>
    <w:rsid w:val="563248C5"/>
    <w:rsid w:val="56C80106"/>
    <w:rsid w:val="56DF1399"/>
    <w:rsid w:val="57145721"/>
    <w:rsid w:val="57EA1863"/>
    <w:rsid w:val="583678D1"/>
    <w:rsid w:val="58644EA7"/>
    <w:rsid w:val="591B0E06"/>
    <w:rsid w:val="59294B6B"/>
    <w:rsid w:val="593529AC"/>
    <w:rsid w:val="59A07D9A"/>
    <w:rsid w:val="5A1209BC"/>
    <w:rsid w:val="5A76346C"/>
    <w:rsid w:val="5B0C2506"/>
    <w:rsid w:val="5B302137"/>
    <w:rsid w:val="5B304E07"/>
    <w:rsid w:val="5B472A74"/>
    <w:rsid w:val="5C156161"/>
    <w:rsid w:val="5C883037"/>
    <w:rsid w:val="5D2574C4"/>
    <w:rsid w:val="5DA41DDA"/>
    <w:rsid w:val="5DD922FF"/>
    <w:rsid w:val="5E1358E5"/>
    <w:rsid w:val="5E711CD9"/>
    <w:rsid w:val="5EB501A6"/>
    <w:rsid w:val="5F0053FB"/>
    <w:rsid w:val="60132396"/>
    <w:rsid w:val="6021098F"/>
    <w:rsid w:val="6064030A"/>
    <w:rsid w:val="60E77C29"/>
    <w:rsid w:val="616101DD"/>
    <w:rsid w:val="621921E0"/>
    <w:rsid w:val="621B4B8C"/>
    <w:rsid w:val="62572C53"/>
    <w:rsid w:val="627F16A2"/>
    <w:rsid w:val="63187CAA"/>
    <w:rsid w:val="635646CF"/>
    <w:rsid w:val="63670597"/>
    <w:rsid w:val="63E85BCD"/>
    <w:rsid w:val="64417B62"/>
    <w:rsid w:val="64CA2D5A"/>
    <w:rsid w:val="66990C0E"/>
    <w:rsid w:val="66D576E5"/>
    <w:rsid w:val="671C5CE0"/>
    <w:rsid w:val="681323A2"/>
    <w:rsid w:val="68421A1D"/>
    <w:rsid w:val="68801223"/>
    <w:rsid w:val="68881A3C"/>
    <w:rsid w:val="68E349C5"/>
    <w:rsid w:val="6919306C"/>
    <w:rsid w:val="69A0734B"/>
    <w:rsid w:val="6B5B0893"/>
    <w:rsid w:val="6C175356"/>
    <w:rsid w:val="6C322C5E"/>
    <w:rsid w:val="6CB243FC"/>
    <w:rsid w:val="6CC01146"/>
    <w:rsid w:val="6D357DD2"/>
    <w:rsid w:val="6D4A5501"/>
    <w:rsid w:val="6ECF55C1"/>
    <w:rsid w:val="6ED24067"/>
    <w:rsid w:val="6F303077"/>
    <w:rsid w:val="6F75363A"/>
    <w:rsid w:val="6FC57811"/>
    <w:rsid w:val="6FF111B6"/>
    <w:rsid w:val="700F2C9F"/>
    <w:rsid w:val="70344EAE"/>
    <w:rsid w:val="706E1059"/>
    <w:rsid w:val="709E340F"/>
    <w:rsid w:val="71080BF1"/>
    <w:rsid w:val="71C67FCD"/>
    <w:rsid w:val="72044B37"/>
    <w:rsid w:val="72247BD2"/>
    <w:rsid w:val="723B3B8B"/>
    <w:rsid w:val="72AD7D64"/>
    <w:rsid w:val="72F95AA2"/>
    <w:rsid w:val="73733A5B"/>
    <w:rsid w:val="741557A0"/>
    <w:rsid w:val="74971DDB"/>
    <w:rsid w:val="760C2DB9"/>
    <w:rsid w:val="762D1D1D"/>
    <w:rsid w:val="77415F17"/>
    <w:rsid w:val="784C3B00"/>
    <w:rsid w:val="785B3C8D"/>
    <w:rsid w:val="78B31AEA"/>
    <w:rsid w:val="7A272C97"/>
    <w:rsid w:val="7A4017B7"/>
    <w:rsid w:val="7C355F65"/>
    <w:rsid w:val="7C8653C9"/>
    <w:rsid w:val="7C9C2524"/>
    <w:rsid w:val="7CEF5373"/>
    <w:rsid w:val="7D204E13"/>
    <w:rsid w:val="7D453B2A"/>
    <w:rsid w:val="7D612CBA"/>
    <w:rsid w:val="7D970973"/>
    <w:rsid w:val="7DFF65A9"/>
    <w:rsid w:val="7F2E20AA"/>
    <w:rsid w:val="7F4C5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93445"/>
  <w15:docId w15:val="{BCE87EE1-1DE4-408E-88D4-9141F7E0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customStyle="1" w:styleId="Default">
    <w:name w:val="Default"/>
    <w:qFormat/>
    <w:pPr>
      <w:widowControl w:val="0"/>
      <w:autoSpaceDE w:val="0"/>
      <w:autoSpaceDN w:val="0"/>
      <w:adjustRightInd w:val="0"/>
    </w:pPr>
    <w:rPr>
      <w:rFonts w:ascii="KaiTi_GB2312" w:eastAsia="KaiTi_GB2312"/>
      <w:color w:val="000000"/>
      <w:sz w:val="24"/>
      <w:szCs w:val="24"/>
    </w:rPr>
  </w:style>
  <w:style w:type="character" w:customStyle="1" w:styleId="HeaderChar">
    <w:name w:val="Header Char"/>
    <w:basedOn w:val="DefaultParagraphFont"/>
    <w:link w:val="Header"/>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paragraph" w:customStyle="1" w:styleId="G">
    <w:name w:val="G表格"/>
    <w:basedOn w:val="Normal"/>
    <w:qFormat/>
    <w:pPr>
      <w:widowControl/>
      <w:jc w:val="left"/>
    </w:pPr>
    <w:rPr>
      <w:rFonts w:ascii="Times New Roman" w:hAnsi="Times New Roman"/>
    </w:rPr>
  </w:style>
  <w:style w:type="paragraph" w:styleId="BalloonText">
    <w:name w:val="Balloon Text"/>
    <w:basedOn w:val="Normal"/>
    <w:link w:val="BalloonTextChar"/>
    <w:rsid w:val="00FA630A"/>
    <w:rPr>
      <w:sz w:val="18"/>
      <w:szCs w:val="18"/>
    </w:rPr>
  </w:style>
  <w:style w:type="character" w:customStyle="1" w:styleId="BalloonTextChar">
    <w:name w:val="Balloon Text Char"/>
    <w:basedOn w:val="DefaultParagraphFont"/>
    <w:link w:val="BalloonText"/>
    <w:rsid w:val="00FA630A"/>
    <w:rPr>
      <w:rFonts w:asciiTheme="minorHAnsi" w:eastAsiaTheme="minorEastAsia" w:hAnsiTheme="minorHAnsi" w:cstheme="minorBidi"/>
      <w:kern w:val="2"/>
      <w:sz w:val="18"/>
      <w:szCs w:val="18"/>
    </w:rPr>
  </w:style>
  <w:style w:type="paragraph" w:styleId="TOC3">
    <w:name w:val="toc 3"/>
    <w:basedOn w:val="Normal"/>
    <w:next w:val="Normal"/>
    <w:uiPriority w:val="39"/>
    <w:unhideWhenUsed/>
    <w:qFormat/>
    <w:rsid w:val="00560C6D"/>
    <w:pPr>
      <w:tabs>
        <w:tab w:val="right" w:leader="dot" w:pos="8290"/>
      </w:tabs>
      <w:spacing w:line="360" w:lineRule="auto"/>
      <w:ind w:leftChars="400" w:left="840"/>
    </w:pPr>
    <w:rPr>
      <w:rFonts w:ascii="Times New Roman" w:eastAsia="SimSun" w:hAnsi="Times New Roman" w:cs="Times New Roman"/>
      <w:b/>
      <w:bCs/>
      <w:kern w:val="0"/>
      <w:sz w:val="24"/>
      <w:szCs w:val="21"/>
      <w:lang w:val="zh-TW" w:eastAsia="zh-TW" w:bidi="zh-TW"/>
    </w:rPr>
  </w:style>
  <w:style w:type="paragraph" w:customStyle="1" w:styleId="G0">
    <w:name w:val="G正文"/>
    <w:basedOn w:val="Normal"/>
    <w:qFormat/>
    <w:rsid w:val="00B21FB2"/>
    <w:pPr>
      <w:widowControl/>
      <w:spacing w:beforeLines="50" w:before="50" w:afterLines="50" w:after="50" w:line="360" w:lineRule="auto"/>
      <w:ind w:firstLineChars="200" w:firstLine="200"/>
      <w:jc w:val="left"/>
    </w:pPr>
    <w:rPr>
      <w:rFonts w:ascii="Times New Roman" w:eastAsia="SimSun" w:hAnsi="Times New Roman" w:cs="Times New Roman"/>
      <w:sz w:val="24"/>
    </w:rPr>
  </w:style>
  <w:style w:type="character" w:styleId="CommentReference">
    <w:name w:val="annotation reference"/>
    <w:basedOn w:val="DefaultParagraphFont"/>
    <w:semiHidden/>
    <w:unhideWhenUsed/>
    <w:rsid w:val="00CF36EB"/>
    <w:rPr>
      <w:sz w:val="21"/>
      <w:szCs w:val="21"/>
    </w:rPr>
  </w:style>
  <w:style w:type="paragraph" w:styleId="CommentText">
    <w:name w:val="annotation text"/>
    <w:basedOn w:val="Normal"/>
    <w:link w:val="CommentTextChar"/>
    <w:semiHidden/>
    <w:unhideWhenUsed/>
    <w:rsid w:val="00CF36EB"/>
    <w:pPr>
      <w:jc w:val="left"/>
    </w:pPr>
  </w:style>
  <w:style w:type="character" w:customStyle="1" w:styleId="CommentTextChar">
    <w:name w:val="Comment Text Char"/>
    <w:basedOn w:val="DefaultParagraphFont"/>
    <w:link w:val="CommentText"/>
    <w:semiHidden/>
    <w:rsid w:val="00CF36EB"/>
    <w:rPr>
      <w:rFonts w:asciiTheme="minorHAnsi" w:eastAsiaTheme="minorEastAsia" w:hAnsiTheme="minorHAnsi" w:cstheme="minorBidi"/>
      <w:kern w:val="2"/>
      <w:sz w:val="21"/>
      <w:szCs w:val="24"/>
    </w:rPr>
  </w:style>
  <w:style w:type="paragraph" w:styleId="CommentSubject">
    <w:name w:val="annotation subject"/>
    <w:basedOn w:val="CommentText"/>
    <w:next w:val="CommentText"/>
    <w:link w:val="CommentSubjectChar"/>
    <w:semiHidden/>
    <w:unhideWhenUsed/>
    <w:rsid w:val="00CF36EB"/>
    <w:rPr>
      <w:b/>
      <w:bCs/>
    </w:rPr>
  </w:style>
  <w:style w:type="character" w:customStyle="1" w:styleId="CommentSubjectChar">
    <w:name w:val="Comment Subject Char"/>
    <w:basedOn w:val="CommentTextChar"/>
    <w:link w:val="CommentSubject"/>
    <w:semiHidden/>
    <w:rsid w:val="00CF36EB"/>
    <w:rPr>
      <w:rFonts w:asciiTheme="minorHAnsi" w:eastAsiaTheme="minorEastAsia" w:hAnsiTheme="minorHAnsi" w:cstheme="minorBidi"/>
      <w:b/>
      <w:bCs/>
      <w:kern w:val="2"/>
      <w:sz w:val="21"/>
      <w:szCs w:val="24"/>
    </w:rPr>
  </w:style>
  <w:style w:type="paragraph" w:styleId="Revision">
    <w:name w:val="Revision"/>
    <w:hidden/>
    <w:uiPriority w:val="99"/>
    <w:unhideWhenUsed/>
    <w:rsid w:val="00EB7C55"/>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656130">
      <w:bodyDiv w:val="1"/>
      <w:marLeft w:val="0"/>
      <w:marRight w:val="0"/>
      <w:marTop w:val="0"/>
      <w:marBottom w:val="0"/>
      <w:divBdr>
        <w:top w:val="none" w:sz="0" w:space="0" w:color="auto"/>
        <w:left w:val="none" w:sz="0" w:space="0" w:color="auto"/>
        <w:bottom w:val="none" w:sz="0" w:space="0" w:color="auto"/>
        <w:right w:val="none" w:sz="0" w:space="0" w:color="auto"/>
      </w:divBdr>
    </w:div>
    <w:div w:id="866067336">
      <w:bodyDiv w:val="1"/>
      <w:marLeft w:val="0"/>
      <w:marRight w:val="0"/>
      <w:marTop w:val="0"/>
      <w:marBottom w:val="0"/>
      <w:divBdr>
        <w:top w:val="none" w:sz="0" w:space="0" w:color="auto"/>
        <w:left w:val="none" w:sz="0" w:space="0" w:color="auto"/>
        <w:bottom w:val="none" w:sz="0" w:space="0" w:color="auto"/>
        <w:right w:val="none" w:sz="0" w:space="0" w:color="auto"/>
      </w:divBdr>
    </w:div>
    <w:div w:id="1418985621">
      <w:bodyDiv w:val="1"/>
      <w:marLeft w:val="0"/>
      <w:marRight w:val="0"/>
      <w:marTop w:val="0"/>
      <w:marBottom w:val="0"/>
      <w:divBdr>
        <w:top w:val="none" w:sz="0" w:space="0" w:color="auto"/>
        <w:left w:val="none" w:sz="0" w:space="0" w:color="auto"/>
        <w:bottom w:val="none" w:sz="0" w:space="0" w:color="auto"/>
        <w:right w:val="none" w:sz="0" w:space="0" w:color="auto"/>
      </w:divBdr>
    </w:div>
    <w:div w:id="1434277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suuuu</dc:creator>
  <cp:lastModifiedBy>Han Zewei</cp:lastModifiedBy>
  <cp:revision>3</cp:revision>
  <dcterms:created xsi:type="dcterms:W3CDTF">2025-11-17T23:16:00Z</dcterms:created>
  <dcterms:modified xsi:type="dcterms:W3CDTF">2025-11-17T23:23:00Z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65F5FD855868460AA2D165D5373B1B3F_11</vt:lpwstr>
  </property>
</Properties>
</file>